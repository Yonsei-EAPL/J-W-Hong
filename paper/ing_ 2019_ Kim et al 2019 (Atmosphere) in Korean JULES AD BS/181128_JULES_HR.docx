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A50B34" w14:textId="77A97AA0" w:rsidR="006105C3" w:rsidRPr="00734E8C" w:rsidRDefault="002831C8" w:rsidP="00ED1C03">
      <w:pPr>
        <w:widowControl/>
        <w:wordWrap/>
        <w:spacing w:after="0" w:line="480" w:lineRule="auto"/>
        <w:outlineLvl w:val="0"/>
        <w:rPr>
          <w:rFonts w:ascii="바탕" w:eastAsia="바탕" w:hAnsi="바탕" w:cs="Times New Roman"/>
          <w:sz w:val="32"/>
          <w:szCs w:val="32"/>
        </w:rPr>
      </w:pPr>
      <w:r w:rsidRPr="00734E8C">
        <w:rPr>
          <w:rFonts w:ascii="바탕" w:eastAsia="바탕" w:hAnsi="바탕" w:cs="Times New Roman" w:hint="eastAsia"/>
          <w:b/>
          <w:bCs/>
          <w:sz w:val="32"/>
          <w:szCs w:val="32"/>
        </w:rPr>
        <w:t xml:space="preserve">보성과 안동의 </w:t>
      </w:r>
      <w:r w:rsidR="00E70CF8" w:rsidRPr="00734E8C">
        <w:rPr>
          <w:rFonts w:ascii="바탕" w:eastAsia="바탕" w:hAnsi="바탕" w:cs="Times New Roman" w:hint="eastAsia"/>
          <w:b/>
          <w:bCs/>
          <w:sz w:val="32"/>
          <w:szCs w:val="32"/>
        </w:rPr>
        <w:t xml:space="preserve">농경지에서 </w:t>
      </w:r>
      <w:r w:rsidR="00ED1C03" w:rsidRPr="00734E8C">
        <w:rPr>
          <w:rFonts w:ascii="바탕" w:eastAsia="바탕" w:hAnsi="바탕" w:cs="Times New Roman" w:hint="eastAsia"/>
          <w:b/>
          <w:bCs/>
          <w:sz w:val="32"/>
          <w:szCs w:val="32"/>
        </w:rPr>
        <w:t xml:space="preserve">직접 </w:t>
      </w:r>
      <w:r w:rsidR="006105C3" w:rsidRPr="00734E8C">
        <w:rPr>
          <w:rFonts w:ascii="바탕" w:eastAsia="바탕" w:hAnsi="바탕" w:cs="Times New Roman" w:hint="eastAsia"/>
          <w:b/>
          <w:bCs/>
          <w:sz w:val="32"/>
          <w:szCs w:val="32"/>
        </w:rPr>
        <w:t>관측</w:t>
      </w:r>
      <w:r w:rsidR="00ED1C03" w:rsidRPr="00734E8C">
        <w:rPr>
          <w:rFonts w:ascii="바탕" w:eastAsia="바탕" w:hAnsi="바탕" w:cs="Times New Roman" w:hint="eastAsia"/>
          <w:b/>
          <w:bCs/>
          <w:sz w:val="32"/>
          <w:szCs w:val="32"/>
        </w:rPr>
        <w:t xml:space="preserve">한 플럭스 </w:t>
      </w:r>
      <w:r w:rsidR="006105C3" w:rsidRPr="00734E8C">
        <w:rPr>
          <w:rFonts w:ascii="바탕" w:eastAsia="바탕" w:hAnsi="바탕" w:cs="Times New Roman" w:hint="eastAsia"/>
          <w:b/>
          <w:bCs/>
          <w:sz w:val="32"/>
          <w:szCs w:val="32"/>
        </w:rPr>
        <w:t>자료 기반의 J</w:t>
      </w:r>
      <w:r w:rsidR="006105C3" w:rsidRPr="00734E8C">
        <w:rPr>
          <w:rFonts w:ascii="바탕" w:eastAsia="바탕" w:hAnsi="바탕" w:cs="Times New Roman"/>
          <w:b/>
          <w:bCs/>
          <w:sz w:val="32"/>
          <w:szCs w:val="32"/>
        </w:rPr>
        <w:t xml:space="preserve">ULES </w:t>
      </w:r>
      <w:r w:rsidR="006105C3" w:rsidRPr="00734E8C">
        <w:rPr>
          <w:rFonts w:ascii="바탕" w:eastAsia="바탕" w:hAnsi="바탕" w:cs="Times New Roman" w:hint="eastAsia"/>
          <w:b/>
          <w:bCs/>
          <w:sz w:val="32"/>
          <w:szCs w:val="32"/>
        </w:rPr>
        <w:t>지면</w:t>
      </w:r>
      <w:r w:rsidR="005542E3" w:rsidRPr="00734E8C">
        <w:rPr>
          <w:rFonts w:ascii="바탕" w:eastAsia="바탕" w:hAnsi="바탕" w:cs="Times New Roman" w:hint="eastAsia"/>
          <w:b/>
          <w:bCs/>
          <w:sz w:val="32"/>
          <w:szCs w:val="32"/>
        </w:rPr>
        <w:t xml:space="preserve"> </w:t>
      </w:r>
      <w:r w:rsidR="006105C3" w:rsidRPr="00734E8C">
        <w:rPr>
          <w:rFonts w:ascii="바탕" w:eastAsia="바탕" w:hAnsi="바탕" w:cs="Times New Roman" w:hint="eastAsia"/>
          <w:b/>
          <w:bCs/>
          <w:sz w:val="32"/>
          <w:szCs w:val="32"/>
        </w:rPr>
        <w:t>모델</w:t>
      </w:r>
      <w:r w:rsidR="00E71A73" w:rsidRPr="00734E8C">
        <w:rPr>
          <w:rFonts w:ascii="바탕" w:eastAsia="바탕" w:hAnsi="바탕" w:cs="Times New Roman" w:hint="eastAsia"/>
          <w:b/>
          <w:bCs/>
          <w:sz w:val="32"/>
          <w:szCs w:val="32"/>
        </w:rPr>
        <w:t xml:space="preserve">의 </w:t>
      </w:r>
      <w:r w:rsidR="006105C3" w:rsidRPr="00734E8C">
        <w:rPr>
          <w:rFonts w:ascii="바탕" w:eastAsia="바탕" w:hAnsi="바탕" w:cs="Times New Roman" w:hint="eastAsia"/>
          <w:b/>
          <w:bCs/>
          <w:sz w:val="32"/>
          <w:szCs w:val="32"/>
        </w:rPr>
        <w:t>모의 성능</w:t>
      </w:r>
      <w:r w:rsidR="006105C3" w:rsidRPr="00734E8C">
        <w:rPr>
          <w:rFonts w:ascii="바탕" w:eastAsia="바탕" w:hAnsi="바탕" w:cs="Times New Roman"/>
          <w:b/>
          <w:bCs/>
          <w:sz w:val="32"/>
          <w:szCs w:val="32"/>
        </w:rPr>
        <w:t xml:space="preserve"> </w:t>
      </w:r>
      <w:r w:rsidR="006105C3" w:rsidRPr="00734E8C">
        <w:rPr>
          <w:rFonts w:ascii="바탕" w:eastAsia="바탕" w:hAnsi="바탕" w:cs="Times New Roman" w:hint="eastAsia"/>
          <w:b/>
          <w:bCs/>
          <w:sz w:val="32"/>
          <w:szCs w:val="32"/>
        </w:rPr>
        <w:t>분석</w:t>
      </w:r>
    </w:p>
    <w:p w14:paraId="1BA50B35" w14:textId="77777777" w:rsidR="00687DD5" w:rsidRPr="00734E8C" w:rsidRDefault="00687DD5" w:rsidP="00194588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</w:p>
    <w:p w14:paraId="1BA50B36" w14:textId="77777777" w:rsidR="00687DD5" w:rsidRPr="00734E8C" w:rsidRDefault="006105C3" w:rsidP="00194588">
      <w:pPr>
        <w:widowControl/>
        <w:wordWrap/>
        <w:spacing w:after="0" w:line="480" w:lineRule="auto"/>
        <w:rPr>
          <w:rFonts w:ascii="바탕" w:eastAsia="바탕" w:hAnsi="바탕" w:cs="Times New Roman"/>
          <w:b/>
          <w:bCs/>
          <w:sz w:val="22"/>
          <w:szCs w:val="22"/>
        </w:rPr>
      </w:pPr>
      <w:r w:rsidRPr="00734E8C">
        <w:rPr>
          <w:rFonts w:ascii="바탕" w:eastAsia="바탕" w:hAnsi="바탕" w:cs="Times New Roman" w:hint="eastAsia"/>
          <w:b/>
          <w:bCs/>
          <w:sz w:val="22"/>
          <w:szCs w:val="22"/>
        </w:rPr>
        <w:t>김혜리</w:t>
      </w:r>
      <w:r w:rsidRPr="00734E8C">
        <w:rPr>
          <w:rFonts w:ascii="바탕" w:eastAsia="바탕" w:hAnsi="바탕" w:cs="Times New Roman"/>
          <w:b/>
          <w:bCs/>
          <w:sz w:val="22"/>
          <w:szCs w:val="22"/>
          <w:vertAlign w:val="superscript"/>
        </w:rPr>
        <w:t>1)</w:t>
      </w:r>
      <w:r w:rsidRPr="00734E8C">
        <w:rPr>
          <w:rFonts w:ascii="바탕" w:eastAsia="바탕" w:hAnsi="바탕" w:cs="Times New Roman" w:hint="eastAsia"/>
          <w:b/>
          <w:bCs/>
          <w:sz w:val="22"/>
          <w:szCs w:val="22"/>
        </w:rPr>
        <w:t>,</w:t>
      </w:r>
      <w:r w:rsidRPr="00734E8C">
        <w:rPr>
          <w:rFonts w:ascii="바탕" w:eastAsia="바탕" w:hAnsi="바탕" w:cs="Times New Roman"/>
          <w:b/>
          <w:bCs/>
          <w:sz w:val="22"/>
          <w:szCs w:val="22"/>
        </w:rPr>
        <w:t xml:space="preserve"> </w:t>
      </w:r>
      <w:r w:rsidR="003853BD" w:rsidRPr="00734E8C">
        <w:rPr>
          <w:rFonts w:ascii="바탕" w:eastAsia="바탕" w:hAnsi="바탕" w:cs="Times New Roman"/>
          <w:b/>
          <w:bCs/>
          <w:sz w:val="22"/>
          <w:szCs w:val="22"/>
        </w:rPr>
        <w:t>홍제우</w:t>
      </w:r>
      <w:r w:rsidR="003853BD" w:rsidRPr="00734E8C">
        <w:rPr>
          <w:rFonts w:ascii="바탕" w:eastAsia="바탕" w:hAnsi="바탕" w:cs="Times New Roman"/>
          <w:b/>
          <w:bCs/>
          <w:sz w:val="22"/>
          <w:szCs w:val="22"/>
          <w:vertAlign w:val="superscript"/>
        </w:rPr>
        <w:t>2)</w:t>
      </w:r>
      <w:r w:rsidR="00687DD5" w:rsidRPr="00734E8C">
        <w:rPr>
          <w:rFonts w:ascii="바탕" w:eastAsia="바탕" w:hAnsi="바탕" w:cs="Times New Roman"/>
          <w:b/>
          <w:bCs/>
          <w:sz w:val="22"/>
          <w:szCs w:val="22"/>
        </w:rPr>
        <w:t xml:space="preserve">, </w:t>
      </w:r>
      <w:r w:rsidRPr="00734E8C">
        <w:rPr>
          <w:rFonts w:ascii="바탕" w:eastAsia="바탕" w:hAnsi="바탕" w:cs="Times New Roman" w:hint="eastAsia"/>
          <w:b/>
          <w:bCs/>
          <w:sz w:val="22"/>
          <w:szCs w:val="22"/>
        </w:rPr>
        <w:t>임윤진</w:t>
      </w:r>
      <w:r w:rsidRPr="00734E8C">
        <w:rPr>
          <w:rFonts w:ascii="바탕" w:eastAsia="바탕" w:hAnsi="바탕" w:cs="Times New Roman"/>
          <w:b/>
          <w:bCs/>
          <w:sz w:val="22"/>
          <w:szCs w:val="22"/>
          <w:vertAlign w:val="superscript"/>
        </w:rPr>
        <w:t>1)</w:t>
      </w:r>
      <w:r w:rsidRPr="00734E8C">
        <w:rPr>
          <w:rFonts w:ascii="바탕" w:eastAsia="바탕" w:hAnsi="바탕" w:cs="Times New Roman" w:hint="eastAsia"/>
          <w:b/>
          <w:bCs/>
          <w:sz w:val="22"/>
          <w:szCs w:val="22"/>
        </w:rPr>
        <w:t>,</w:t>
      </w:r>
      <w:r w:rsidRPr="00734E8C">
        <w:rPr>
          <w:rFonts w:ascii="바탕" w:eastAsia="바탕" w:hAnsi="바탕" w:cs="Times New Roman"/>
          <w:b/>
          <w:bCs/>
          <w:sz w:val="22"/>
          <w:szCs w:val="22"/>
        </w:rPr>
        <w:t xml:space="preserve"> </w:t>
      </w:r>
      <w:r w:rsidR="003853BD" w:rsidRPr="00734E8C">
        <w:rPr>
          <w:rFonts w:ascii="바탕" w:eastAsia="바탕" w:hAnsi="바탕" w:cs="Times New Roman"/>
          <w:b/>
          <w:bCs/>
          <w:sz w:val="22"/>
          <w:szCs w:val="22"/>
        </w:rPr>
        <w:t>홍진규</w:t>
      </w:r>
      <w:r w:rsidR="004936CA" w:rsidRPr="00734E8C">
        <w:rPr>
          <w:rFonts w:ascii="바탕" w:eastAsia="바탕" w:hAnsi="바탕" w:cs="Times New Roman" w:hint="eastAsia"/>
          <w:b/>
          <w:bCs/>
          <w:sz w:val="22"/>
          <w:szCs w:val="22"/>
          <w:vertAlign w:val="superscript"/>
        </w:rPr>
        <w:t>2</w:t>
      </w:r>
      <w:r w:rsidR="00687DD5" w:rsidRPr="00734E8C">
        <w:rPr>
          <w:rFonts w:ascii="바탕" w:eastAsia="바탕" w:hAnsi="바탕" w:cs="Times New Roman"/>
          <w:b/>
          <w:bCs/>
          <w:sz w:val="22"/>
          <w:szCs w:val="22"/>
          <w:vertAlign w:val="superscript"/>
        </w:rPr>
        <w:t>),*</w:t>
      </w:r>
      <w:r w:rsidR="005B15F8" w:rsidRPr="00734E8C">
        <w:rPr>
          <w:rFonts w:ascii="바탕" w:eastAsia="바탕" w:hAnsi="바탕" w:cs="Times New Roman"/>
          <w:b/>
          <w:bCs/>
          <w:sz w:val="22"/>
          <w:szCs w:val="22"/>
        </w:rPr>
        <w:t xml:space="preserve">, </w:t>
      </w:r>
      <w:r w:rsidRPr="00734E8C">
        <w:rPr>
          <w:rFonts w:ascii="바탕" w:eastAsia="바탕" w:hAnsi="바탕" w:cs="Times New Roman" w:hint="eastAsia"/>
          <w:b/>
          <w:bCs/>
          <w:sz w:val="22"/>
          <w:szCs w:val="22"/>
        </w:rPr>
        <w:t>박영산</w:t>
      </w:r>
      <w:r w:rsidRPr="00734E8C">
        <w:rPr>
          <w:rFonts w:ascii="바탕" w:eastAsia="바탕" w:hAnsi="바탕" w:cs="Times New Roman"/>
          <w:b/>
          <w:bCs/>
          <w:sz w:val="22"/>
          <w:szCs w:val="22"/>
          <w:vertAlign w:val="superscript"/>
        </w:rPr>
        <w:t>3)</w:t>
      </w:r>
      <w:r w:rsidRPr="00734E8C">
        <w:rPr>
          <w:rFonts w:ascii="바탕" w:eastAsia="바탕" w:hAnsi="바탕" w:cs="Times New Roman" w:hint="eastAsia"/>
          <w:b/>
          <w:bCs/>
          <w:sz w:val="22"/>
          <w:szCs w:val="22"/>
        </w:rPr>
        <w:t>,</w:t>
      </w:r>
      <w:r w:rsidRPr="00734E8C">
        <w:rPr>
          <w:rFonts w:ascii="바탕" w:eastAsia="바탕" w:hAnsi="바탕" w:cs="Times New Roman"/>
          <w:b/>
          <w:bCs/>
          <w:sz w:val="22"/>
          <w:szCs w:val="22"/>
        </w:rPr>
        <w:t xml:space="preserve"> </w:t>
      </w:r>
      <w:r w:rsidRPr="00734E8C">
        <w:rPr>
          <w:rFonts w:ascii="바탕" w:eastAsia="바탕" w:hAnsi="바탕" w:cs="Times New Roman" w:hint="eastAsia"/>
          <w:b/>
          <w:bCs/>
          <w:sz w:val="22"/>
          <w:szCs w:val="22"/>
        </w:rPr>
        <w:t>김윤재</w:t>
      </w:r>
      <w:r w:rsidRPr="00734E8C">
        <w:rPr>
          <w:rFonts w:ascii="바탕" w:eastAsia="바탕" w:hAnsi="바탕" w:cs="Times New Roman"/>
          <w:b/>
          <w:bCs/>
          <w:sz w:val="22"/>
          <w:szCs w:val="22"/>
          <w:vertAlign w:val="superscript"/>
        </w:rPr>
        <w:t>1)</w:t>
      </w:r>
    </w:p>
    <w:p w14:paraId="1BA50B37" w14:textId="77777777" w:rsidR="00EA20D7" w:rsidRPr="00734E8C" w:rsidRDefault="00687DD5" w:rsidP="00194588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734E8C">
        <w:rPr>
          <w:rFonts w:ascii="바탕" w:eastAsia="바탕" w:hAnsi="바탕" w:cs="Times New Roman"/>
          <w:sz w:val="22"/>
          <w:szCs w:val="22"/>
          <w:vertAlign w:val="superscript"/>
        </w:rPr>
        <w:t>1)</w:t>
      </w:r>
      <w:r w:rsidR="006105C3" w:rsidRPr="00734E8C">
        <w:rPr>
          <w:rFonts w:ascii="바탕" w:eastAsia="바탕" w:hAnsi="바탕" w:cs="Times New Roman" w:hint="eastAsia"/>
          <w:sz w:val="22"/>
          <w:szCs w:val="22"/>
        </w:rPr>
        <w:t xml:space="preserve">국립기상과학원 </w:t>
      </w:r>
      <w:r w:rsidR="00EA20D7" w:rsidRPr="00734E8C">
        <w:rPr>
          <w:rFonts w:ascii="바탕" w:eastAsia="바탕" w:hAnsi="바탕" w:cs="Times New Roman"/>
          <w:sz w:val="22"/>
          <w:szCs w:val="22"/>
        </w:rPr>
        <w:t>지</w:t>
      </w:r>
      <w:r w:rsidR="006105C3" w:rsidRPr="00734E8C">
        <w:rPr>
          <w:rFonts w:ascii="바탕" w:eastAsia="바탕" w:hAnsi="바탕" w:cs="Times New Roman" w:hint="eastAsia"/>
          <w:sz w:val="22"/>
          <w:szCs w:val="22"/>
        </w:rPr>
        <w:t>구시스템연구과</w:t>
      </w:r>
    </w:p>
    <w:p w14:paraId="1BA50B38" w14:textId="77777777" w:rsidR="00687DD5" w:rsidRPr="00734E8C" w:rsidRDefault="00687DD5" w:rsidP="00194588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734E8C">
        <w:rPr>
          <w:rFonts w:ascii="바탕" w:eastAsia="바탕" w:hAnsi="바탕" w:cs="Times New Roman"/>
          <w:sz w:val="22"/>
          <w:szCs w:val="22"/>
          <w:vertAlign w:val="superscript"/>
        </w:rPr>
        <w:t>2)</w:t>
      </w:r>
      <w:r w:rsidR="00EA20D7" w:rsidRPr="00734E8C">
        <w:rPr>
          <w:rFonts w:ascii="바탕" w:eastAsia="바탕" w:hAnsi="바탕" w:cs="Times New Roman"/>
          <w:sz w:val="22"/>
          <w:szCs w:val="22"/>
        </w:rPr>
        <w:t>연세대학교 대기과학과/</w:t>
      </w:r>
      <w:r w:rsidR="006105C3" w:rsidRPr="00734E8C">
        <w:rPr>
          <w:rFonts w:ascii="바탕" w:eastAsia="바탕" w:hAnsi="바탕" w:cs="Times New Roman" w:hint="eastAsia"/>
          <w:sz w:val="22"/>
          <w:szCs w:val="22"/>
        </w:rPr>
        <w:t>미기상연구실</w:t>
      </w:r>
    </w:p>
    <w:p w14:paraId="1BA50B39" w14:textId="77777777" w:rsidR="005B15F8" w:rsidRPr="00734E8C" w:rsidRDefault="005B15F8" w:rsidP="00194588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734E8C">
        <w:rPr>
          <w:rFonts w:ascii="바탕" w:eastAsia="바탕" w:hAnsi="바탕" w:cs="Times New Roman" w:hint="eastAsia"/>
          <w:sz w:val="22"/>
          <w:szCs w:val="22"/>
          <w:vertAlign w:val="superscript"/>
        </w:rPr>
        <w:t>3</w:t>
      </w:r>
      <w:r w:rsidRPr="00734E8C">
        <w:rPr>
          <w:rFonts w:ascii="바탕" w:eastAsia="바탕" w:hAnsi="바탕" w:cs="Times New Roman"/>
          <w:sz w:val="22"/>
          <w:szCs w:val="22"/>
          <w:vertAlign w:val="superscript"/>
        </w:rPr>
        <w:t>)</w:t>
      </w:r>
      <w:r w:rsidR="006105C3" w:rsidRPr="00734E8C">
        <w:rPr>
          <w:rFonts w:ascii="바탕" w:eastAsia="바탕" w:hAnsi="바탕" w:cs="Times New Roman" w:hint="eastAsia"/>
          <w:sz w:val="22"/>
          <w:szCs w:val="22"/>
        </w:rPr>
        <w:t>국립기상과학원</w:t>
      </w:r>
      <w:r w:rsidRPr="00734E8C">
        <w:rPr>
          <w:rFonts w:ascii="바탕" w:eastAsia="바탕" w:hAnsi="바탕" w:cs="Times New Roman" w:hint="eastAsia"/>
          <w:sz w:val="22"/>
          <w:szCs w:val="22"/>
        </w:rPr>
        <w:t xml:space="preserve"> </w:t>
      </w:r>
      <w:r w:rsidR="006105C3" w:rsidRPr="00734E8C">
        <w:rPr>
          <w:rFonts w:ascii="바탕" w:eastAsia="바탕" w:hAnsi="바탕" w:cs="Times New Roman" w:hint="eastAsia"/>
          <w:sz w:val="22"/>
          <w:szCs w:val="22"/>
        </w:rPr>
        <w:t>관측예보연구과</w:t>
      </w:r>
    </w:p>
    <w:p w14:paraId="1BA50B3A" w14:textId="77777777" w:rsidR="00687DD5" w:rsidRPr="00734E8C" w:rsidRDefault="00687DD5" w:rsidP="00194588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</w:p>
    <w:p w14:paraId="1BA50B3C" w14:textId="471E2EC1" w:rsidR="00687DD5" w:rsidRPr="00734E8C" w:rsidRDefault="006105C3" w:rsidP="00194588">
      <w:pPr>
        <w:pStyle w:val="ad"/>
        <w:autoSpaceDE w:val="0"/>
        <w:autoSpaceDN w:val="0"/>
        <w:spacing w:line="480" w:lineRule="auto"/>
        <w:rPr>
          <w:rFonts w:cs="Times New Roman"/>
          <w:color w:val="auto"/>
          <w:sz w:val="28"/>
          <w:szCs w:val="28"/>
        </w:rPr>
      </w:pPr>
      <w:r w:rsidRPr="00734E8C">
        <w:rPr>
          <w:rFonts w:cs="Times New Roman"/>
          <w:b/>
          <w:bCs/>
          <w:color w:val="auto"/>
          <w:sz w:val="28"/>
          <w:szCs w:val="28"/>
        </w:rPr>
        <w:t>Evaluation of JULES land surface model based on in-situ observation</w:t>
      </w:r>
      <w:r w:rsidR="00CC55C4" w:rsidRPr="00734E8C">
        <w:rPr>
          <w:rFonts w:cs="Times New Roman" w:hint="eastAsia"/>
          <w:b/>
          <w:bCs/>
          <w:color w:val="auto"/>
          <w:sz w:val="28"/>
          <w:szCs w:val="28"/>
        </w:rPr>
        <w:t>s</w:t>
      </w:r>
      <w:r w:rsidR="006502BA" w:rsidRPr="00734E8C">
        <w:rPr>
          <w:rFonts w:cs="Times New Roman"/>
          <w:b/>
          <w:bCs/>
          <w:color w:val="auto"/>
          <w:sz w:val="28"/>
          <w:szCs w:val="28"/>
        </w:rPr>
        <w:t xml:space="preserve"> </w:t>
      </w:r>
      <w:r w:rsidR="006502BA" w:rsidRPr="00734E8C">
        <w:rPr>
          <w:rFonts w:cs="Times New Roman" w:hint="eastAsia"/>
          <w:b/>
          <w:bCs/>
          <w:color w:val="auto"/>
          <w:sz w:val="28"/>
          <w:szCs w:val="28"/>
        </w:rPr>
        <w:t>o</w:t>
      </w:r>
      <w:r w:rsidR="006502BA" w:rsidRPr="00734E8C">
        <w:rPr>
          <w:rFonts w:cs="Times New Roman"/>
          <w:b/>
          <w:bCs/>
          <w:color w:val="auto"/>
          <w:sz w:val="28"/>
          <w:szCs w:val="28"/>
        </w:rPr>
        <w:t xml:space="preserve">ver </w:t>
      </w:r>
      <w:r w:rsidR="002831C8" w:rsidRPr="00734E8C">
        <w:rPr>
          <w:rFonts w:cs="Times New Roman"/>
          <w:b/>
          <w:bCs/>
          <w:color w:val="auto"/>
          <w:sz w:val="28"/>
          <w:szCs w:val="28"/>
        </w:rPr>
        <w:t xml:space="preserve">BoSeong </w:t>
      </w:r>
      <w:r w:rsidRPr="00734E8C">
        <w:rPr>
          <w:rFonts w:cs="Times New Roman"/>
          <w:b/>
          <w:bCs/>
          <w:color w:val="auto"/>
          <w:sz w:val="28"/>
          <w:szCs w:val="28"/>
        </w:rPr>
        <w:t>rice-paddy</w:t>
      </w:r>
      <w:r w:rsidR="00360A6B" w:rsidRPr="00734E8C">
        <w:rPr>
          <w:rFonts w:cs="Times New Roman"/>
          <w:b/>
          <w:bCs/>
          <w:color w:val="auto"/>
          <w:sz w:val="28"/>
          <w:szCs w:val="28"/>
        </w:rPr>
        <w:t xml:space="preserve"> and</w:t>
      </w:r>
      <w:r w:rsidRPr="00734E8C">
        <w:rPr>
          <w:rFonts w:cs="Times New Roman"/>
          <w:b/>
          <w:bCs/>
          <w:color w:val="auto"/>
          <w:sz w:val="28"/>
          <w:szCs w:val="28"/>
        </w:rPr>
        <w:t xml:space="preserve"> </w:t>
      </w:r>
      <w:r w:rsidR="002831C8" w:rsidRPr="00734E8C">
        <w:rPr>
          <w:rFonts w:cs="Times New Roman"/>
          <w:b/>
          <w:bCs/>
          <w:color w:val="auto"/>
          <w:sz w:val="28"/>
          <w:szCs w:val="28"/>
        </w:rPr>
        <w:t xml:space="preserve">AnDong </w:t>
      </w:r>
      <w:r w:rsidRPr="00734E8C">
        <w:rPr>
          <w:rFonts w:cs="Times New Roman"/>
          <w:b/>
          <w:bCs/>
          <w:color w:val="auto"/>
          <w:sz w:val="28"/>
          <w:szCs w:val="28"/>
        </w:rPr>
        <w:t>cropland</w:t>
      </w:r>
    </w:p>
    <w:p w14:paraId="1BA50B3D" w14:textId="77777777" w:rsidR="00687DD5" w:rsidRPr="00734E8C" w:rsidRDefault="00687DD5" w:rsidP="00194588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</w:p>
    <w:p w14:paraId="1BA50B3E" w14:textId="727C503B" w:rsidR="006809A6" w:rsidRPr="00734E8C" w:rsidRDefault="006105C3" w:rsidP="00194588">
      <w:pPr>
        <w:widowControl/>
        <w:wordWrap/>
        <w:spacing w:after="0" w:line="480" w:lineRule="auto"/>
        <w:rPr>
          <w:rFonts w:ascii="바탕" w:eastAsia="바탕" w:hAnsi="바탕" w:cs="Times New Roman"/>
          <w:b/>
          <w:bCs/>
          <w:sz w:val="22"/>
          <w:szCs w:val="22"/>
        </w:rPr>
      </w:pPr>
      <w:r w:rsidRPr="00734E8C">
        <w:rPr>
          <w:rFonts w:ascii="바탕" w:eastAsia="바탕" w:hAnsi="바탕" w:cs="Times New Roman"/>
          <w:b/>
          <w:bCs/>
          <w:sz w:val="22"/>
          <w:szCs w:val="22"/>
        </w:rPr>
        <w:t>Hyeri Kim</w:t>
      </w:r>
      <w:r w:rsidRPr="00734E8C">
        <w:rPr>
          <w:rFonts w:ascii="바탕" w:eastAsia="바탕" w:hAnsi="바탕" w:cs="Times New Roman"/>
          <w:b/>
          <w:bCs/>
          <w:sz w:val="22"/>
          <w:szCs w:val="22"/>
          <w:vertAlign w:val="superscript"/>
        </w:rPr>
        <w:t>1)</w:t>
      </w:r>
      <w:r w:rsidRPr="00734E8C">
        <w:rPr>
          <w:rFonts w:ascii="바탕" w:eastAsia="바탕" w:hAnsi="바탕" w:cs="Times New Roman"/>
          <w:b/>
          <w:bCs/>
          <w:sz w:val="22"/>
          <w:szCs w:val="22"/>
        </w:rPr>
        <w:t xml:space="preserve">, </w:t>
      </w:r>
      <w:r w:rsidR="003853BD" w:rsidRPr="00734E8C">
        <w:rPr>
          <w:rFonts w:ascii="바탕" w:eastAsia="바탕" w:hAnsi="바탕" w:cs="Times New Roman"/>
          <w:b/>
          <w:bCs/>
          <w:sz w:val="22"/>
          <w:szCs w:val="22"/>
        </w:rPr>
        <w:t>Je-Woo Hong</w:t>
      </w:r>
      <w:r w:rsidR="003853BD" w:rsidRPr="00734E8C">
        <w:rPr>
          <w:rFonts w:ascii="바탕" w:eastAsia="바탕" w:hAnsi="바탕" w:cs="Times New Roman"/>
          <w:b/>
          <w:bCs/>
          <w:sz w:val="22"/>
          <w:szCs w:val="22"/>
          <w:vertAlign w:val="superscript"/>
        </w:rPr>
        <w:t>,2)</w:t>
      </w:r>
      <w:r w:rsidR="00687DD5" w:rsidRPr="00734E8C">
        <w:rPr>
          <w:rFonts w:ascii="바탕" w:eastAsia="바탕" w:hAnsi="바탕" w:cs="Times New Roman"/>
          <w:b/>
          <w:bCs/>
          <w:sz w:val="22"/>
          <w:szCs w:val="22"/>
        </w:rPr>
        <w:t>,</w:t>
      </w:r>
      <w:r w:rsidRPr="00734E8C">
        <w:rPr>
          <w:rFonts w:ascii="바탕" w:eastAsia="바탕" w:hAnsi="바탕" w:cs="Times New Roman"/>
          <w:b/>
          <w:bCs/>
          <w:sz w:val="22"/>
          <w:szCs w:val="22"/>
        </w:rPr>
        <w:t xml:space="preserve"> Yoonjin Lim</w:t>
      </w:r>
      <w:r w:rsidRPr="00734E8C">
        <w:rPr>
          <w:rFonts w:ascii="바탕" w:eastAsia="바탕" w:hAnsi="바탕" w:cs="Times New Roman"/>
          <w:b/>
          <w:bCs/>
          <w:sz w:val="22"/>
          <w:szCs w:val="22"/>
          <w:vertAlign w:val="superscript"/>
        </w:rPr>
        <w:t>1)</w:t>
      </w:r>
      <w:r w:rsidRPr="00734E8C">
        <w:rPr>
          <w:rFonts w:ascii="바탕" w:eastAsia="바탕" w:hAnsi="바탕" w:cs="Times New Roman"/>
          <w:b/>
          <w:bCs/>
          <w:sz w:val="22"/>
          <w:szCs w:val="22"/>
        </w:rPr>
        <w:t>,</w:t>
      </w:r>
      <w:r w:rsidR="00687DD5" w:rsidRPr="00734E8C">
        <w:rPr>
          <w:rFonts w:ascii="바탕" w:eastAsia="바탕" w:hAnsi="바탕" w:cs="Times New Roman"/>
          <w:b/>
          <w:bCs/>
          <w:sz w:val="22"/>
          <w:szCs w:val="22"/>
        </w:rPr>
        <w:t xml:space="preserve"> </w:t>
      </w:r>
      <w:r w:rsidR="003853BD" w:rsidRPr="00734E8C">
        <w:rPr>
          <w:rFonts w:ascii="바탕" w:eastAsia="바탕" w:hAnsi="바탕" w:cs="Times New Roman"/>
          <w:b/>
          <w:bCs/>
          <w:sz w:val="22"/>
          <w:szCs w:val="22"/>
        </w:rPr>
        <w:t>Jinkyu Hong</w:t>
      </w:r>
      <w:r w:rsidR="00097888" w:rsidRPr="00734E8C">
        <w:rPr>
          <w:rFonts w:ascii="바탕" w:eastAsia="바탕" w:hAnsi="바탕" w:cs="Times New Roman" w:hint="eastAsia"/>
          <w:b/>
          <w:bCs/>
          <w:sz w:val="22"/>
          <w:szCs w:val="22"/>
          <w:vertAlign w:val="superscript"/>
        </w:rPr>
        <w:t>2</w:t>
      </w:r>
      <w:r w:rsidR="00687DD5" w:rsidRPr="00734E8C">
        <w:rPr>
          <w:rFonts w:ascii="바탕" w:eastAsia="바탕" w:hAnsi="바탕" w:cs="Times New Roman"/>
          <w:b/>
          <w:bCs/>
          <w:sz w:val="22"/>
          <w:szCs w:val="22"/>
          <w:vertAlign w:val="superscript"/>
        </w:rPr>
        <w:t>),*</w:t>
      </w:r>
      <w:r w:rsidRPr="00734E8C">
        <w:rPr>
          <w:rFonts w:ascii="바탕" w:eastAsia="바탕" w:hAnsi="바탕" w:cs="Times New Roman"/>
          <w:b/>
          <w:bCs/>
          <w:sz w:val="22"/>
          <w:szCs w:val="22"/>
        </w:rPr>
        <w:t xml:space="preserve">, </w:t>
      </w:r>
      <w:r w:rsidR="00BF13CE" w:rsidRPr="00734E8C">
        <w:rPr>
          <w:rFonts w:ascii="바탕" w:eastAsia="바탕" w:hAnsi="바탕" w:cs="Times New Roman"/>
          <w:b/>
          <w:bCs/>
          <w:sz w:val="22"/>
          <w:szCs w:val="22"/>
        </w:rPr>
        <w:t>Young-san Park</w:t>
      </w:r>
      <w:r w:rsidR="00BF13CE" w:rsidRPr="00734E8C">
        <w:rPr>
          <w:rFonts w:ascii="바탕" w:eastAsia="바탕" w:hAnsi="바탕" w:cs="Times New Roman" w:hint="eastAsia"/>
          <w:b/>
          <w:bCs/>
          <w:sz w:val="22"/>
          <w:szCs w:val="22"/>
          <w:vertAlign w:val="superscript"/>
        </w:rPr>
        <w:t>3</w:t>
      </w:r>
      <w:r w:rsidR="00BF13CE" w:rsidRPr="00734E8C">
        <w:rPr>
          <w:rFonts w:ascii="바탕" w:eastAsia="바탕" w:hAnsi="바탕" w:cs="Times New Roman"/>
          <w:b/>
          <w:bCs/>
          <w:sz w:val="22"/>
          <w:szCs w:val="22"/>
          <w:vertAlign w:val="superscript"/>
        </w:rPr>
        <w:t>)</w:t>
      </w:r>
      <w:r w:rsidR="00BF13CE" w:rsidRPr="00734E8C">
        <w:rPr>
          <w:rFonts w:ascii="바탕" w:eastAsia="바탕" w:hAnsi="바탕" w:cs="Times New Roman"/>
          <w:b/>
          <w:bCs/>
          <w:sz w:val="22"/>
          <w:szCs w:val="22"/>
        </w:rPr>
        <w:t>, Yun-Jae Kim</w:t>
      </w:r>
      <w:r w:rsidR="00BF13CE" w:rsidRPr="00734E8C">
        <w:rPr>
          <w:rFonts w:ascii="바탕" w:eastAsia="바탕" w:hAnsi="바탕" w:cs="Times New Roman"/>
          <w:b/>
          <w:bCs/>
          <w:sz w:val="22"/>
          <w:szCs w:val="22"/>
          <w:vertAlign w:val="superscript"/>
        </w:rPr>
        <w:t>1)</w:t>
      </w:r>
    </w:p>
    <w:p w14:paraId="1BA50B3F" w14:textId="4C3935ED" w:rsidR="0061584D" w:rsidRPr="00734E8C" w:rsidRDefault="009C4220" w:rsidP="00194588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  <w:vertAlign w:val="superscript"/>
        </w:rPr>
      </w:pPr>
      <w:r w:rsidRPr="00734E8C">
        <w:rPr>
          <w:rFonts w:ascii="바탕" w:eastAsia="바탕" w:hAnsi="바탕" w:cs="Times New Roman"/>
          <w:sz w:val="22"/>
          <w:szCs w:val="22"/>
          <w:vertAlign w:val="superscript"/>
        </w:rPr>
        <w:t>1)</w:t>
      </w:r>
      <w:r w:rsidRPr="00734E8C">
        <w:rPr>
          <w:rFonts w:ascii="바탕" w:eastAsia="바탕" w:hAnsi="바탕" w:cs="Times New Roman"/>
          <w:sz w:val="22"/>
          <w:szCs w:val="22"/>
        </w:rPr>
        <w:t xml:space="preserve"> Earth System Research Division, National Institute of Meteorological Sciences, </w:t>
      </w:r>
      <w:r w:rsidRPr="00734E8C">
        <w:rPr>
          <w:rFonts w:ascii="바탕" w:eastAsia="바탕" w:hAnsi="바탕" w:cs="Times New Roman" w:hint="eastAsia"/>
          <w:sz w:val="22"/>
          <w:szCs w:val="22"/>
        </w:rPr>
        <w:t xml:space="preserve">Jeju 63568, </w:t>
      </w:r>
      <w:r w:rsidRPr="00734E8C">
        <w:rPr>
          <w:rFonts w:ascii="바탕" w:eastAsia="바탕" w:hAnsi="바탕" w:cs="Times New Roman"/>
          <w:sz w:val="22"/>
          <w:szCs w:val="22"/>
        </w:rPr>
        <w:t>Korea</w:t>
      </w:r>
    </w:p>
    <w:p w14:paraId="1BA50B40" w14:textId="77777777" w:rsidR="00687DD5" w:rsidRPr="00734E8C" w:rsidRDefault="00687DD5" w:rsidP="00194588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734E8C">
        <w:rPr>
          <w:rFonts w:ascii="바탕" w:eastAsia="바탕" w:hAnsi="바탕" w:cs="Times New Roman"/>
          <w:sz w:val="22"/>
          <w:szCs w:val="22"/>
          <w:vertAlign w:val="superscript"/>
        </w:rPr>
        <w:t>2)</w:t>
      </w:r>
      <w:r w:rsidR="00097888" w:rsidRPr="00734E8C">
        <w:rPr>
          <w:rFonts w:ascii="바탕" w:eastAsia="바탕" w:hAnsi="바탕" w:cs="Times New Roman"/>
          <w:sz w:val="22"/>
          <w:szCs w:val="22"/>
        </w:rPr>
        <w:t xml:space="preserve"> </w:t>
      </w:r>
      <w:r w:rsidR="00AF5A8F" w:rsidRPr="00734E8C">
        <w:rPr>
          <w:rFonts w:ascii="바탕" w:eastAsia="바탕" w:hAnsi="바탕" w:cs="Times New Roman" w:hint="eastAsia"/>
          <w:sz w:val="22"/>
          <w:szCs w:val="22"/>
        </w:rPr>
        <w:t>Ecosystem-Atmosphere Process Lab,</w:t>
      </w:r>
      <w:r w:rsidR="00097888" w:rsidRPr="00734E8C">
        <w:rPr>
          <w:rFonts w:ascii="바탕" w:eastAsia="바탕" w:hAnsi="바탕" w:cs="Times New Roman"/>
          <w:sz w:val="22"/>
          <w:szCs w:val="22"/>
        </w:rPr>
        <w:t xml:space="preserve"> Department of Atmospheric Sciences, Yonsei University, Seoul </w:t>
      </w:r>
      <w:r w:rsidR="006105C3" w:rsidRPr="00734E8C">
        <w:rPr>
          <w:rFonts w:ascii="바탕" w:eastAsia="바탕" w:hAnsi="바탕" w:cs="Times New Roman"/>
          <w:sz w:val="22"/>
          <w:szCs w:val="22"/>
        </w:rPr>
        <w:t>03722</w:t>
      </w:r>
      <w:r w:rsidR="00097888" w:rsidRPr="00734E8C">
        <w:rPr>
          <w:rFonts w:ascii="바탕" w:eastAsia="바탕" w:hAnsi="바탕" w:cs="Times New Roman"/>
          <w:sz w:val="22"/>
          <w:szCs w:val="22"/>
        </w:rPr>
        <w:t>, Korea</w:t>
      </w:r>
    </w:p>
    <w:p w14:paraId="1BA50B41" w14:textId="6AC38BF1" w:rsidR="002A565F" w:rsidRPr="00734E8C" w:rsidRDefault="00390448" w:rsidP="00194588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734E8C">
        <w:rPr>
          <w:rFonts w:ascii="바탕" w:eastAsia="바탕" w:hAnsi="바탕" w:cs="Times New Roman" w:hint="eastAsia"/>
          <w:sz w:val="22"/>
          <w:szCs w:val="22"/>
          <w:vertAlign w:val="superscript"/>
        </w:rPr>
        <w:t>3</w:t>
      </w:r>
      <w:r w:rsidRPr="00734E8C">
        <w:rPr>
          <w:rFonts w:ascii="바탕" w:eastAsia="바탕" w:hAnsi="바탕" w:cs="Times New Roman"/>
          <w:sz w:val="22"/>
          <w:szCs w:val="22"/>
          <w:vertAlign w:val="superscript"/>
        </w:rPr>
        <w:t>)</w:t>
      </w:r>
      <w:r w:rsidRPr="00734E8C">
        <w:rPr>
          <w:rFonts w:ascii="바탕" w:eastAsia="바탕" w:hAnsi="바탕" w:cs="Times New Roman"/>
          <w:sz w:val="22"/>
          <w:szCs w:val="22"/>
        </w:rPr>
        <w:t xml:space="preserve"> Observation and Forecast Research Division,</w:t>
      </w:r>
      <w:r w:rsidRPr="00734E8C">
        <w:rPr>
          <w:rFonts w:ascii="바탕" w:eastAsia="바탕" w:hAnsi="바탕" w:cs="Times New Roman" w:hint="eastAsia"/>
          <w:sz w:val="22"/>
          <w:szCs w:val="22"/>
        </w:rPr>
        <w:t xml:space="preserve"> </w:t>
      </w:r>
      <w:r w:rsidRPr="00734E8C">
        <w:rPr>
          <w:rFonts w:ascii="바탕" w:eastAsia="바탕" w:hAnsi="바탕" w:cs="Times New Roman"/>
          <w:sz w:val="22"/>
          <w:szCs w:val="22"/>
        </w:rPr>
        <w:t xml:space="preserve">National Institute of Meteorological Sciences, </w:t>
      </w:r>
      <w:r w:rsidRPr="00734E8C">
        <w:rPr>
          <w:rFonts w:ascii="바탕" w:eastAsia="바탕" w:hAnsi="바탕" w:cs="Times New Roman" w:hint="eastAsia"/>
          <w:sz w:val="22"/>
          <w:szCs w:val="22"/>
        </w:rPr>
        <w:t>Jeju 63568</w:t>
      </w:r>
      <w:r w:rsidRPr="00734E8C">
        <w:rPr>
          <w:rFonts w:ascii="바탕" w:eastAsia="바탕" w:hAnsi="바탕" w:cs="Times New Roman"/>
          <w:sz w:val="22"/>
          <w:szCs w:val="22"/>
        </w:rPr>
        <w:t>, Korea</w:t>
      </w:r>
    </w:p>
    <w:p w14:paraId="1BA50B42" w14:textId="77777777" w:rsidR="00687DD5" w:rsidRPr="00734E8C" w:rsidRDefault="00687DD5" w:rsidP="00194588">
      <w:pPr>
        <w:widowControl/>
        <w:wordWrap/>
        <w:spacing w:after="0" w:line="480" w:lineRule="auto"/>
        <w:rPr>
          <w:rFonts w:ascii="바탕" w:eastAsia="바탕" w:hAnsi="바탕" w:cs="Times New Roman"/>
          <w:color w:val="0070C0"/>
          <w:sz w:val="22"/>
          <w:szCs w:val="22"/>
        </w:rPr>
      </w:pPr>
    </w:p>
    <w:p w14:paraId="1BA50B43" w14:textId="77777777" w:rsidR="001673F1" w:rsidRPr="00734E8C" w:rsidRDefault="00C67117" w:rsidP="00194588">
      <w:pPr>
        <w:wordWrap/>
        <w:spacing w:after="0" w:line="480" w:lineRule="auto"/>
        <w:rPr>
          <w:rFonts w:ascii="바탕" w:eastAsia="바탕" w:hAnsi="바탕" w:cs="Times New Roman"/>
          <w:b/>
          <w:i/>
          <w:color w:val="FF0000"/>
          <w:sz w:val="28"/>
          <w:szCs w:val="22"/>
        </w:rPr>
      </w:pPr>
      <w:r w:rsidRPr="00734E8C">
        <w:rPr>
          <w:rFonts w:ascii="바탕" w:eastAsia="바탕" w:hAnsi="바탕" w:cs="Times New Roman"/>
          <w:sz w:val="22"/>
          <w:szCs w:val="22"/>
        </w:rPr>
        <w:t>*Corresponding A</w:t>
      </w:r>
      <w:r w:rsidR="00687DD5" w:rsidRPr="00734E8C">
        <w:rPr>
          <w:rFonts w:ascii="바탕" w:eastAsia="바탕" w:hAnsi="바탕" w:cs="Times New Roman"/>
          <w:sz w:val="22"/>
          <w:szCs w:val="22"/>
        </w:rPr>
        <w:t xml:space="preserve">uthor: </w:t>
      </w:r>
      <w:r w:rsidR="003853BD" w:rsidRPr="00734E8C">
        <w:rPr>
          <w:rFonts w:ascii="바탕" w:eastAsia="바탕" w:hAnsi="바탕" w:cs="Times New Roman"/>
          <w:sz w:val="22"/>
          <w:szCs w:val="22"/>
        </w:rPr>
        <w:t>Jinkyu Hong</w:t>
      </w:r>
      <w:r w:rsidR="00687DD5" w:rsidRPr="00734E8C">
        <w:rPr>
          <w:rFonts w:ascii="바탕" w:eastAsia="바탕" w:hAnsi="바탕" w:cs="Times New Roman"/>
          <w:sz w:val="22"/>
          <w:szCs w:val="22"/>
        </w:rPr>
        <w:t xml:space="preserve">, </w:t>
      </w:r>
      <w:r w:rsidR="00E00A98" w:rsidRPr="00734E8C">
        <w:rPr>
          <w:rFonts w:ascii="바탕" w:eastAsia="바탕" w:hAnsi="바탕" w:cs="Times New Roman" w:hint="eastAsia"/>
          <w:sz w:val="22"/>
          <w:szCs w:val="22"/>
        </w:rPr>
        <w:t>Ecosystem-Atmosphere Process Lab,</w:t>
      </w:r>
      <w:r w:rsidR="00E00A98" w:rsidRPr="00734E8C">
        <w:rPr>
          <w:rFonts w:ascii="바탕" w:eastAsia="바탕" w:hAnsi="바탕" w:cs="Times New Roman"/>
          <w:sz w:val="22"/>
          <w:szCs w:val="22"/>
        </w:rPr>
        <w:t xml:space="preserve"> Department of Atmospheric Sciences</w:t>
      </w:r>
      <w:r w:rsidR="003853BD" w:rsidRPr="00734E8C">
        <w:rPr>
          <w:rFonts w:ascii="바탕" w:eastAsia="바탕" w:hAnsi="바탕" w:cs="Times New Roman"/>
          <w:sz w:val="22"/>
          <w:szCs w:val="22"/>
        </w:rPr>
        <w:t xml:space="preserve">, Yonsei University, Seoul </w:t>
      </w:r>
      <w:r w:rsidR="006105C3" w:rsidRPr="00734E8C">
        <w:rPr>
          <w:rFonts w:ascii="바탕" w:eastAsia="바탕" w:hAnsi="바탕" w:cs="Times New Roman"/>
          <w:sz w:val="22"/>
          <w:szCs w:val="22"/>
        </w:rPr>
        <w:t>03722</w:t>
      </w:r>
      <w:r w:rsidR="003853BD" w:rsidRPr="00734E8C">
        <w:rPr>
          <w:rFonts w:ascii="바탕" w:eastAsia="바탕" w:hAnsi="바탕" w:cs="Times New Roman"/>
          <w:sz w:val="22"/>
          <w:szCs w:val="22"/>
        </w:rPr>
        <w:t>, Korea</w:t>
      </w:r>
    </w:p>
    <w:p w14:paraId="1BA50B45" w14:textId="77777777" w:rsidR="00687DD5" w:rsidRPr="00734E8C" w:rsidRDefault="00687DD5" w:rsidP="00194588">
      <w:pPr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734E8C">
        <w:rPr>
          <w:rFonts w:ascii="바탕" w:eastAsia="바탕" w:hAnsi="바탕" w:cs="Times New Roman"/>
          <w:sz w:val="22"/>
          <w:szCs w:val="22"/>
        </w:rPr>
        <w:lastRenderedPageBreak/>
        <w:t>Phone : +82-2-</w:t>
      </w:r>
      <w:r w:rsidR="003853BD" w:rsidRPr="00734E8C">
        <w:rPr>
          <w:rFonts w:ascii="바탕" w:eastAsia="바탕" w:hAnsi="바탕" w:cs="Times New Roman"/>
          <w:sz w:val="22"/>
          <w:szCs w:val="22"/>
        </w:rPr>
        <w:t>2123</w:t>
      </w:r>
      <w:r w:rsidRPr="00734E8C">
        <w:rPr>
          <w:rFonts w:ascii="바탕" w:eastAsia="바탕" w:hAnsi="바탕" w:cs="Times New Roman"/>
          <w:sz w:val="22"/>
          <w:szCs w:val="22"/>
        </w:rPr>
        <w:t>-</w:t>
      </w:r>
      <w:r w:rsidR="003853BD" w:rsidRPr="00734E8C">
        <w:rPr>
          <w:rFonts w:ascii="바탕" w:eastAsia="바탕" w:hAnsi="바탕" w:cs="Times New Roman"/>
          <w:sz w:val="22"/>
          <w:szCs w:val="22"/>
        </w:rPr>
        <w:t>5693</w:t>
      </w:r>
      <w:r w:rsidRPr="00734E8C">
        <w:rPr>
          <w:rFonts w:ascii="바탕" w:eastAsia="바탕" w:hAnsi="바탕" w:cs="Times New Roman"/>
          <w:sz w:val="22"/>
          <w:szCs w:val="22"/>
        </w:rPr>
        <w:t>, Fax : +82-2-</w:t>
      </w:r>
      <w:r w:rsidR="006105C3" w:rsidRPr="00734E8C">
        <w:rPr>
          <w:rFonts w:ascii="바탕" w:eastAsia="바탕" w:hAnsi="바탕" w:cs="Times New Roman"/>
          <w:sz w:val="22"/>
          <w:szCs w:val="22"/>
        </w:rPr>
        <w:t>365</w:t>
      </w:r>
      <w:r w:rsidRPr="00734E8C">
        <w:rPr>
          <w:rFonts w:ascii="바탕" w:eastAsia="바탕" w:hAnsi="바탕" w:cs="Times New Roman"/>
          <w:sz w:val="22"/>
          <w:szCs w:val="22"/>
        </w:rPr>
        <w:t>-</w:t>
      </w:r>
      <w:r w:rsidR="003853BD" w:rsidRPr="00734E8C">
        <w:rPr>
          <w:rFonts w:ascii="바탕" w:eastAsia="바탕" w:hAnsi="바탕" w:cs="Times New Roman"/>
          <w:sz w:val="22"/>
          <w:szCs w:val="22"/>
        </w:rPr>
        <w:t>5163</w:t>
      </w:r>
    </w:p>
    <w:p w14:paraId="1BA50B46" w14:textId="77777777" w:rsidR="006105C3" w:rsidRPr="00734E8C" w:rsidRDefault="00687DD5" w:rsidP="00194588">
      <w:pPr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734E8C">
        <w:rPr>
          <w:rFonts w:ascii="바탕" w:eastAsia="바탕" w:hAnsi="바탕" w:cs="Times New Roman"/>
          <w:sz w:val="22"/>
          <w:szCs w:val="22"/>
        </w:rPr>
        <w:t xml:space="preserve">E-mail : </w:t>
      </w:r>
      <w:r w:rsidR="006105C3" w:rsidRPr="00734E8C">
        <w:rPr>
          <w:rFonts w:ascii="바탕" w:eastAsia="바탕" w:hAnsi="바탕" w:cs="Times New Roman"/>
          <w:sz w:val="22"/>
          <w:szCs w:val="22"/>
        </w:rPr>
        <w:t>jhong@yonsei.ac.kr</w:t>
      </w:r>
    </w:p>
    <w:p w14:paraId="1BA50B47" w14:textId="77777777" w:rsidR="006105C3" w:rsidRPr="00734E8C" w:rsidRDefault="006105C3" w:rsidP="00CC55C4">
      <w:pPr>
        <w:widowControl/>
        <w:wordWrap/>
        <w:autoSpaceDE/>
        <w:autoSpaceDN/>
        <w:spacing w:after="0" w:line="240" w:lineRule="auto"/>
        <w:jc w:val="left"/>
        <w:rPr>
          <w:rFonts w:ascii="바탕" w:eastAsia="바탕" w:hAnsi="바탕" w:cs="Times New Roman"/>
          <w:sz w:val="22"/>
          <w:szCs w:val="22"/>
        </w:rPr>
      </w:pPr>
      <w:r w:rsidRPr="00734E8C">
        <w:rPr>
          <w:rFonts w:ascii="바탕" w:eastAsia="바탕" w:hAnsi="바탕" w:cs="Times New Roman"/>
          <w:sz w:val="22"/>
          <w:szCs w:val="22"/>
        </w:rPr>
        <w:br w:type="page"/>
      </w:r>
    </w:p>
    <w:p w14:paraId="1BA50B48" w14:textId="77777777" w:rsidR="00687DD5" w:rsidRPr="00734E8C" w:rsidRDefault="00687DD5" w:rsidP="008F583C">
      <w:pPr>
        <w:wordWrap/>
        <w:spacing w:after="0" w:line="480" w:lineRule="auto"/>
        <w:jc w:val="center"/>
        <w:outlineLvl w:val="0"/>
        <w:rPr>
          <w:rFonts w:ascii="바탕" w:eastAsia="바탕" w:hAnsi="바탕" w:cs="Times New Roman"/>
          <w:b/>
          <w:color w:val="FF0000"/>
          <w:sz w:val="28"/>
          <w:szCs w:val="22"/>
        </w:rPr>
      </w:pPr>
      <w:r w:rsidRPr="00734E8C">
        <w:rPr>
          <w:rFonts w:ascii="바탕" w:eastAsia="바탕" w:hAnsi="바탕" w:cs="Times New Roman"/>
          <w:b/>
          <w:bCs/>
          <w:sz w:val="22"/>
          <w:szCs w:val="22"/>
        </w:rPr>
        <w:lastRenderedPageBreak/>
        <w:t>Abstract</w:t>
      </w:r>
    </w:p>
    <w:p w14:paraId="32C3FDA7" w14:textId="0DF58DD3" w:rsidR="00C30FDB" w:rsidRDefault="001F4495" w:rsidP="00841CC5">
      <w:pPr>
        <w:shd w:val="clear" w:color="auto" w:fill="FFFFFF"/>
        <w:wordWrap/>
        <w:snapToGrid w:val="0"/>
        <w:spacing w:after="0" w:line="480" w:lineRule="auto"/>
        <w:textAlignment w:val="baseline"/>
        <w:rPr>
          <w:rFonts w:ascii="바탕" w:eastAsia="바탕" w:hAnsi="바탕" w:cs="Times New Roman"/>
          <w:sz w:val="22"/>
          <w:szCs w:val="22"/>
        </w:rPr>
      </w:pPr>
      <w:r>
        <w:rPr>
          <w:rFonts w:ascii="바탕" w:eastAsia="바탕" w:hAnsi="바탕" w:cs="Times New Roman"/>
          <w:sz w:val="22"/>
          <w:szCs w:val="22"/>
        </w:rPr>
        <w:t>Based on in-situ monitoring data, w</w:t>
      </w:r>
      <w:r w:rsidR="00A03B58">
        <w:rPr>
          <w:rFonts w:ascii="바탕" w:eastAsia="바탕" w:hAnsi="바탕" w:cs="Times New Roman"/>
          <w:sz w:val="22"/>
          <w:szCs w:val="22"/>
        </w:rPr>
        <w:t xml:space="preserve">e evaluated </w:t>
      </w:r>
      <w:del w:id="0" w:author="User" w:date="2018-11-28T15:28:00Z">
        <w:r w:rsidR="00AA3F15" w:rsidDel="00A702E2">
          <w:rPr>
            <w:rFonts w:ascii="바탕" w:eastAsia="바탕" w:hAnsi="바탕" w:cs="Times New Roman"/>
            <w:sz w:val="22"/>
            <w:szCs w:val="22"/>
          </w:rPr>
          <w:delText>a</w:delText>
        </w:r>
      </w:del>
      <w:ins w:id="1" w:author="User" w:date="2018-11-28T15:28:00Z">
        <w:r w:rsidR="00A702E2">
          <w:rPr>
            <w:rFonts w:ascii="바탕" w:eastAsia="바탕" w:hAnsi="바탕" w:cs="Times New Roman" w:hint="eastAsia"/>
            <w:sz w:val="22"/>
            <w:szCs w:val="22"/>
          </w:rPr>
          <w:t>the</w:t>
        </w:r>
      </w:ins>
      <w:r w:rsidR="00AA3F15">
        <w:rPr>
          <w:rFonts w:ascii="바탕" w:eastAsia="바탕" w:hAnsi="바탕" w:cs="Times New Roman"/>
          <w:sz w:val="22"/>
          <w:szCs w:val="22"/>
        </w:rPr>
        <w:t xml:space="preserve"> performance of Joint UK Land Environment Simulator (JULES)</w:t>
      </w:r>
      <w:r w:rsidR="00C30FDB">
        <w:rPr>
          <w:rFonts w:ascii="바탕" w:eastAsia="바탕" w:hAnsi="바탕" w:cs="Times New Roman"/>
          <w:sz w:val="22"/>
          <w:szCs w:val="22"/>
        </w:rPr>
        <w:t xml:space="preserve"> on the surface energy balance for rice-paddy</w:t>
      </w:r>
      <w:r w:rsidR="00C40EA3">
        <w:rPr>
          <w:rFonts w:ascii="바탕" w:eastAsia="바탕" w:hAnsi="바탕" w:cs="Times New Roman"/>
          <w:sz w:val="22"/>
          <w:szCs w:val="22"/>
        </w:rPr>
        <w:t xml:space="preserve"> </w:t>
      </w:r>
      <w:r w:rsidR="00C30FDB">
        <w:rPr>
          <w:rFonts w:ascii="바탕" w:eastAsia="바탕" w:hAnsi="바탕" w:cs="Times New Roman"/>
          <w:sz w:val="22"/>
          <w:szCs w:val="22"/>
        </w:rPr>
        <w:t>and cropland in Korea</w:t>
      </w:r>
      <w:r w:rsidR="00B209C6">
        <w:rPr>
          <w:rFonts w:ascii="바탕" w:eastAsia="바탕" w:hAnsi="바탕" w:cs="Times New Roman"/>
          <w:sz w:val="22"/>
          <w:szCs w:val="22"/>
        </w:rPr>
        <w:t xml:space="preserve"> </w:t>
      </w:r>
      <w:r w:rsidR="008B2941">
        <w:rPr>
          <w:rFonts w:ascii="바탕" w:eastAsia="바탕" w:hAnsi="바탕" w:cs="Times New Roman"/>
          <w:sz w:val="22"/>
          <w:szCs w:val="22"/>
        </w:rPr>
        <w:t xml:space="preserve">with </w:t>
      </w:r>
      <w:del w:id="2" w:author="User" w:date="2018-11-28T15:28:00Z">
        <w:r w:rsidR="008B2941" w:rsidDel="00A702E2">
          <w:rPr>
            <w:rFonts w:ascii="바탕" w:eastAsia="바탕" w:hAnsi="바탕" w:cs="Times New Roman"/>
            <w:sz w:val="22"/>
            <w:szCs w:val="22"/>
          </w:rPr>
          <w:delText>an</w:delText>
        </w:r>
      </w:del>
      <w:ins w:id="3" w:author="User" w:date="2018-11-28T15:28:00Z">
        <w:r w:rsidR="00A702E2">
          <w:rPr>
            <w:rFonts w:ascii="바탕" w:eastAsia="바탕" w:hAnsi="바탕" w:cs="Times New Roman" w:hint="eastAsia"/>
            <w:sz w:val="22"/>
            <w:szCs w:val="22"/>
          </w:rPr>
          <w:t>the</w:t>
        </w:r>
      </w:ins>
      <w:r w:rsidR="008B2941">
        <w:rPr>
          <w:rFonts w:ascii="바탕" w:eastAsia="바탕" w:hAnsi="바탕" w:cs="Times New Roman"/>
          <w:sz w:val="22"/>
          <w:szCs w:val="22"/>
        </w:rPr>
        <w:t xml:space="preserve"> initial and boundary condition</w:t>
      </w:r>
      <w:ins w:id="4" w:author="User" w:date="2018-11-28T15:28:00Z">
        <w:r w:rsidR="00A702E2">
          <w:rPr>
            <w:rFonts w:ascii="바탕" w:eastAsia="바탕" w:hAnsi="바탕" w:cs="Times New Roman" w:hint="eastAsia"/>
            <w:sz w:val="22"/>
            <w:szCs w:val="22"/>
          </w:rPr>
          <w:t>s</w:t>
        </w:r>
      </w:ins>
      <w:r w:rsidR="008B2941">
        <w:rPr>
          <w:rFonts w:ascii="바탕" w:eastAsia="바탕" w:hAnsi="바탕" w:cs="Times New Roman"/>
          <w:sz w:val="22"/>
          <w:szCs w:val="22"/>
        </w:rPr>
        <w:t xml:space="preserve"> of </w:t>
      </w:r>
      <w:r w:rsidR="00F674BE" w:rsidRPr="001D3225">
        <w:rPr>
          <w:rFonts w:ascii="바탕" w:eastAsia="바탕" w:hAnsi="바탕" w:cs="Times New Roman"/>
          <w:sz w:val="22"/>
          <w:szCs w:val="22"/>
        </w:rPr>
        <w:t>UM Local Data Assimilation and Prediction System</w:t>
      </w:r>
      <w:r w:rsidR="00F674BE">
        <w:rPr>
          <w:rFonts w:ascii="바탕" w:eastAsia="바탕" w:hAnsi="바탕" w:cs="Times New Roman"/>
          <w:sz w:val="22"/>
          <w:szCs w:val="22"/>
        </w:rPr>
        <w:t xml:space="preserve"> (</w:t>
      </w:r>
      <w:r w:rsidR="008B2941">
        <w:rPr>
          <w:rFonts w:ascii="바탕" w:eastAsia="바탕" w:hAnsi="바탕" w:cs="Times New Roman"/>
          <w:sz w:val="22"/>
          <w:szCs w:val="22"/>
        </w:rPr>
        <w:t>LDAPS</w:t>
      </w:r>
      <w:r w:rsidR="00F674BE">
        <w:rPr>
          <w:rFonts w:ascii="바탕" w:eastAsia="바탕" w:hAnsi="바탕" w:cs="Times New Roman"/>
          <w:sz w:val="22"/>
          <w:szCs w:val="22"/>
        </w:rPr>
        <w:t>)</w:t>
      </w:r>
      <w:r w:rsidR="009411A6">
        <w:rPr>
          <w:rFonts w:ascii="바탕" w:eastAsia="바탕" w:hAnsi="바탕" w:cs="Times New Roman"/>
          <w:sz w:val="22"/>
          <w:szCs w:val="22"/>
        </w:rPr>
        <w:t xml:space="preserve"> (JULES-G) and </w:t>
      </w:r>
      <w:del w:id="5" w:author="User" w:date="2018-11-28T15:28:00Z">
        <w:r w:rsidR="009411A6" w:rsidDel="00A702E2">
          <w:rPr>
            <w:rFonts w:ascii="바탕" w:eastAsia="바탕" w:hAnsi="바탕" w:cs="Times New Roman"/>
            <w:sz w:val="22"/>
            <w:szCs w:val="22"/>
          </w:rPr>
          <w:delText>it</w:delText>
        </w:r>
      </w:del>
      <w:ins w:id="6" w:author="User" w:date="2018-11-28T15:28:00Z">
        <w:r w:rsidR="00A702E2">
          <w:rPr>
            <w:rFonts w:ascii="바탕" w:eastAsia="바탕" w:hAnsi="바탕" w:cs="Times New Roman" w:hint="eastAsia"/>
            <w:sz w:val="22"/>
            <w:szCs w:val="22"/>
          </w:rPr>
          <w:t>those</w:t>
        </w:r>
      </w:ins>
      <w:r w:rsidR="009411A6">
        <w:rPr>
          <w:rFonts w:ascii="바탕" w:eastAsia="바탕" w:hAnsi="바탕" w:cs="Times New Roman"/>
          <w:sz w:val="22"/>
          <w:szCs w:val="22"/>
        </w:rPr>
        <w:t xml:space="preserve"> of high-resolution ancillary data (JULES-L)</w:t>
      </w:r>
      <w:r w:rsidR="00C30FDB">
        <w:rPr>
          <w:rFonts w:ascii="바탕" w:eastAsia="바탕" w:hAnsi="바탕" w:cs="Times New Roman"/>
          <w:sz w:val="22"/>
          <w:szCs w:val="22"/>
        </w:rPr>
        <w:t xml:space="preserve">. </w:t>
      </w:r>
      <w:r w:rsidR="00CE73D7">
        <w:rPr>
          <w:rFonts w:ascii="바탕" w:eastAsia="바탕" w:hAnsi="바탕" w:cs="Times New Roman"/>
          <w:sz w:val="22"/>
          <w:szCs w:val="22"/>
        </w:rPr>
        <w:t xml:space="preserve">For this experiment, we employed the one-year </w:t>
      </w:r>
      <w:r w:rsidR="00E2062A">
        <w:rPr>
          <w:rFonts w:ascii="바탕" w:eastAsia="바탕" w:hAnsi="바탕" w:cs="Times New Roman"/>
          <w:sz w:val="22"/>
          <w:szCs w:val="22"/>
        </w:rPr>
        <w:t xml:space="preserve">(March 2015 – February 2016) </w:t>
      </w:r>
      <w:r w:rsidR="00CE73D7">
        <w:rPr>
          <w:rFonts w:ascii="바탕" w:eastAsia="바탕" w:hAnsi="바탕" w:cs="Times New Roman"/>
          <w:sz w:val="22"/>
          <w:szCs w:val="22"/>
        </w:rPr>
        <w:t>observation of eddy-covariance fluxes</w:t>
      </w:r>
      <w:r w:rsidR="00E2062A">
        <w:rPr>
          <w:rFonts w:ascii="바탕" w:eastAsia="바탕" w:hAnsi="바탕" w:cs="Times New Roman"/>
          <w:sz w:val="22"/>
          <w:szCs w:val="22"/>
        </w:rPr>
        <w:t xml:space="preserve"> and soil moisture content </w:t>
      </w:r>
      <w:r w:rsidR="00D20324">
        <w:rPr>
          <w:rFonts w:ascii="바탕" w:eastAsia="바탕" w:hAnsi="바탕" w:cs="Times New Roman"/>
          <w:sz w:val="22"/>
          <w:szCs w:val="22"/>
        </w:rPr>
        <w:t>from a double-cropping rice-paddy in BoSeong and a cropland</w:t>
      </w:r>
      <w:ins w:id="7" w:author="User" w:date="2018-11-28T15:28:00Z">
        <w:r w:rsidR="00A702E2">
          <w:rPr>
            <w:rFonts w:ascii="바탕" w:eastAsia="바탕" w:hAnsi="바탕" w:cs="Times New Roman" w:hint="eastAsia"/>
            <w:sz w:val="22"/>
            <w:szCs w:val="22"/>
          </w:rPr>
          <w:t xml:space="preserve"> in</w:t>
        </w:r>
      </w:ins>
      <w:r w:rsidR="00D20324">
        <w:rPr>
          <w:rFonts w:ascii="바탕" w:eastAsia="바탕" w:hAnsi="바탕" w:cs="Times New Roman"/>
          <w:sz w:val="22"/>
          <w:szCs w:val="22"/>
        </w:rPr>
        <w:t xml:space="preserve"> AnDong</w:t>
      </w:r>
      <w:r w:rsidR="00456BE4">
        <w:rPr>
          <w:rFonts w:ascii="바탕" w:eastAsia="바탕" w:hAnsi="바탕" w:cs="Times New Roman"/>
          <w:sz w:val="22"/>
          <w:szCs w:val="22"/>
        </w:rPr>
        <w:t>.</w:t>
      </w:r>
      <w:r w:rsidR="00660379">
        <w:rPr>
          <w:rFonts w:ascii="바탕" w:eastAsia="바탕" w:hAnsi="바탕" w:cs="Times New Roman"/>
          <w:sz w:val="22"/>
          <w:szCs w:val="22"/>
        </w:rPr>
        <w:t xml:space="preserve"> </w:t>
      </w:r>
      <w:r w:rsidR="004536CC">
        <w:rPr>
          <w:rFonts w:ascii="바탕" w:eastAsia="바탕" w:hAnsi="바탕" w:cs="Times New Roman"/>
          <w:sz w:val="22"/>
          <w:szCs w:val="22"/>
        </w:rPr>
        <w:t xml:space="preserve">Our results shed </w:t>
      </w:r>
      <w:r w:rsidR="004467C1">
        <w:rPr>
          <w:rFonts w:ascii="바탕" w:eastAsia="바탕" w:hAnsi="바탕" w:cs="Times New Roman"/>
          <w:sz w:val="22"/>
          <w:szCs w:val="22"/>
        </w:rPr>
        <w:t xml:space="preserve">a light on </w:t>
      </w:r>
      <w:r w:rsidR="00CD38DD">
        <w:rPr>
          <w:rFonts w:ascii="바탕" w:eastAsia="바탕" w:hAnsi="바탕" w:cs="Times New Roman"/>
          <w:sz w:val="22"/>
          <w:szCs w:val="22"/>
        </w:rPr>
        <w:t xml:space="preserve">that </w:t>
      </w:r>
      <w:r w:rsidR="004B5FC6">
        <w:rPr>
          <w:rFonts w:ascii="바탕" w:eastAsia="바탕" w:hAnsi="바탕" w:cs="Times New Roman"/>
          <w:sz w:val="22"/>
          <w:szCs w:val="22"/>
        </w:rPr>
        <w:t xml:space="preserve">1) </w:t>
      </w:r>
      <w:r w:rsidR="004467C1">
        <w:rPr>
          <w:rFonts w:ascii="바탕" w:eastAsia="바탕" w:hAnsi="바탕" w:cs="Times New Roman"/>
          <w:sz w:val="22"/>
          <w:szCs w:val="22"/>
        </w:rPr>
        <w:t>t</w:t>
      </w:r>
      <w:r w:rsidR="00031D86">
        <w:rPr>
          <w:rFonts w:ascii="바탕" w:eastAsia="바탕" w:hAnsi="바탕" w:cs="Times New Roman"/>
          <w:sz w:val="22"/>
          <w:szCs w:val="22"/>
        </w:rPr>
        <w:t xml:space="preserve">he </w:t>
      </w:r>
      <w:r w:rsidR="00BF1C71">
        <w:rPr>
          <w:rFonts w:ascii="바탕" w:eastAsia="바탕" w:hAnsi="바탕" w:cs="Times New Roman"/>
          <w:sz w:val="22"/>
          <w:szCs w:val="22"/>
        </w:rPr>
        <w:t>improvement</w:t>
      </w:r>
      <w:r w:rsidR="0018217B">
        <w:rPr>
          <w:rFonts w:ascii="바탕" w:eastAsia="바탕" w:hAnsi="바탕" w:cs="Times New Roman"/>
          <w:sz w:val="22"/>
          <w:szCs w:val="22"/>
        </w:rPr>
        <w:t xml:space="preserve"> of </w:t>
      </w:r>
      <w:r w:rsidR="00031D86">
        <w:rPr>
          <w:rFonts w:ascii="바탕" w:eastAsia="바탕" w:hAnsi="바탕" w:cs="Times New Roman"/>
          <w:sz w:val="22"/>
          <w:szCs w:val="22"/>
        </w:rPr>
        <w:t>land</w:t>
      </w:r>
      <w:r w:rsidR="008871D2">
        <w:rPr>
          <w:rFonts w:ascii="바탕" w:eastAsia="바탕" w:hAnsi="바탕" w:cs="Times New Roman"/>
          <w:sz w:val="22"/>
          <w:szCs w:val="22"/>
        </w:rPr>
        <w:t xml:space="preserve"> scheme for the </w:t>
      </w:r>
      <w:r w:rsidR="00BF1C71">
        <w:rPr>
          <w:rFonts w:ascii="바탕" w:eastAsia="바탕" w:hAnsi="바탕" w:cs="Times New Roman"/>
          <w:sz w:val="22"/>
          <w:szCs w:val="22"/>
        </w:rPr>
        <w:t xml:space="preserve">flood-irrigated </w:t>
      </w:r>
      <w:r w:rsidR="008871D2">
        <w:rPr>
          <w:rFonts w:ascii="바탕" w:eastAsia="바탕" w:hAnsi="바탕" w:cs="Times New Roman"/>
          <w:sz w:val="22"/>
          <w:szCs w:val="22"/>
        </w:rPr>
        <w:t xml:space="preserve">rice-paddy </w:t>
      </w:r>
      <w:r w:rsidR="00AC60EF">
        <w:rPr>
          <w:rFonts w:ascii="바탕" w:eastAsia="바탕" w:hAnsi="바탕" w:cs="Times New Roman"/>
          <w:sz w:val="22"/>
          <w:szCs w:val="22"/>
        </w:rPr>
        <w:t xml:space="preserve">and 2) </w:t>
      </w:r>
      <w:r w:rsidR="00737AE7">
        <w:rPr>
          <w:rFonts w:ascii="바탕" w:eastAsia="바탕" w:hAnsi="바탕" w:cs="Times New Roman"/>
          <w:sz w:val="22"/>
          <w:szCs w:val="22"/>
        </w:rPr>
        <w:t xml:space="preserve">the construction of appropriate high-resolution ancillary data </w:t>
      </w:r>
      <w:r w:rsidR="008871D2">
        <w:rPr>
          <w:rFonts w:ascii="바탕" w:eastAsia="바탕" w:hAnsi="바탕" w:cs="Times New Roman"/>
          <w:sz w:val="22"/>
          <w:szCs w:val="22"/>
        </w:rPr>
        <w:t xml:space="preserve">should be </w:t>
      </w:r>
      <w:r w:rsidR="004B5FC6">
        <w:rPr>
          <w:rFonts w:ascii="바탕" w:eastAsia="바탕" w:hAnsi="바탕" w:cs="Times New Roman"/>
          <w:sz w:val="22"/>
          <w:szCs w:val="22"/>
        </w:rPr>
        <w:t>considered</w:t>
      </w:r>
      <w:r w:rsidR="008871D2">
        <w:rPr>
          <w:rFonts w:ascii="바탕" w:eastAsia="바탕" w:hAnsi="바탕" w:cs="Times New Roman"/>
          <w:sz w:val="22"/>
          <w:szCs w:val="22"/>
        </w:rPr>
        <w:t xml:space="preserve"> in the future research</w:t>
      </w:r>
      <w:r w:rsidR="00BB1EF6">
        <w:rPr>
          <w:rFonts w:ascii="바탕" w:eastAsia="바탕" w:hAnsi="바탕" w:cs="Times New Roman"/>
          <w:sz w:val="22"/>
          <w:szCs w:val="22"/>
        </w:rPr>
        <w:t>.</w:t>
      </w:r>
    </w:p>
    <w:p w14:paraId="1BA50B4B" w14:textId="77777777" w:rsidR="004E2E9C" w:rsidRPr="00734E8C" w:rsidRDefault="004E2E9C" w:rsidP="00CC55C4">
      <w:pPr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</w:p>
    <w:p w14:paraId="1BA50B4C" w14:textId="34C36C1C" w:rsidR="00687DD5" w:rsidRPr="00734E8C" w:rsidRDefault="00687DD5" w:rsidP="00CC55C4">
      <w:pPr>
        <w:pStyle w:val="ad"/>
        <w:autoSpaceDE w:val="0"/>
        <w:autoSpaceDN w:val="0"/>
        <w:spacing w:line="480" w:lineRule="auto"/>
        <w:rPr>
          <w:rFonts w:cs="Times New Roman"/>
          <w:color w:val="auto"/>
          <w:sz w:val="22"/>
          <w:szCs w:val="22"/>
        </w:rPr>
      </w:pPr>
      <w:r w:rsidRPr="00734E8C">
        <w:rPr>
          <w:rFonts w:cs="Times New Roman"/>
          <w:b/>
          <w:bCs/>
          <w:color w:val="auto"/>
          <w:sz w:val="22"/>
          <w:szCs w:val="22"/>
        </w:rPr>
        <w:t>Key words:</w:t>
      </w:r>
      <w:r w:rsidR="006750DB" w:rsidRPr="00734E8C">
        <w:rPr>
          <w:rFonts w:cs="Times New Roman"/>
          <w:color w:val="auto"/>
          <w:sz w:val="22"/>
          <w:szCs w:val="22"/>
        </w:rPr>
        <w:t xml:space="preserve"> </w:t>
      </w:r>
      <w:r w:rsidR="006105C3" w:rsidRPr="00734E8C">
        <w:rPr>
          <w:rFonts w:cs="Times New Roman"/>
          <w:color w:val="auto"/>
          <w:sz w:val="22"/>
          <w:szCs w:val="22"/>
        </w:rPr>
        <w:t>LSM</w:t>
      </w:r>
      <w:r w:rsidR="003853BD" w:rsidRPr="00734E8C">
        <w:rPr>
          <w:rFonts w:cs="Times New Roman"/>
          <w:color w:val="auto"/>
          <w:sz w:val="22"/>
          <w:szCs w:val="22"/>
        </w:rPr>
        <w:t xml:space="preserve">, </w:t>
      </w:r>
      <w:r w:rsidR="006105C3" w:rsidRPr="00734E8C">
        <w:rPr>
          <w:rFonts w:cs="Times New Roman"/>
          <w:color w:val="auto"/>
          <w:sz w:val="22"/>
          <w:szCs w:val="22"/>
        </w:rPr>
        <w:t>JULES</w:t>
      </w:r>
      <w:r w:rsidR="003853BD" w:rsidRPr="00734E8C">
        <w:rPr>
          <w:rFonts w:cs="Times New Roman"/>
          <w:color w:val="auto"/>
          <w:sz w:val="22"/>
          <w:szCs w:val="22"/>
        </w:rPr>
        <w:t xml:space="preserve">, </w:t>
      </w:r>
      <w:r w:rsidR="006105C3" w:rsidRPr="00734E8C">
        <w:rPr>
          <w:rFonts w:cs="Times New Roman"/>
          <w:color w:val="auto"/>
          <w:sz w:val="22"/>
          <w:szCs w:val="22"/>
        </w:rPr>
        <w:t>UM</w:t>
      </w:r>
      <w:r w:rsidR="0028371C" w:rsidRPr="00734E8C">
        <w:rPr>
          <w:rFonts w:cs="Times New Roman"/>
          <w:color w:val="auto"/>
          <w:sz w:val="22"/>
          <w:szCs w:val="22"/>
        </w:rPr>
        <w:t xml:space="preserve">, </w:t>
      </w:r>
      <w:r w:rsidR="006105C3" w:rsidRPr="00734E8C">
        <w:rPr>
          <w:rFonts w:cs="Times New Roman"/>
          <w:color w:val="auto"/>
          <w:sz w:val="22"/>
          <w:szCs w:val="22"/>
        </w:rPr>
        <w:t>Flux</w:t>
      </w:r>
      <w:r w:rsidR="00E8028F" w:rsidRPr="00734E8C">
        <w:rPr>
          <w:rFonts w:cs="Times New Roman"/>
          <w:color w:val="auto"/>
          <w:sz w:val="22"/>
          <w:szCs w:val="22"/>
        </w:rPr>
        <w:t>, Observation</w:t>
      </w:r>
    </w:p>
    <w:p w14:paraId="1BA50B4D" w14:textId="77777777" w:rsidR="00AE1809" w:rsidRPr="00734E8C" w:rsidRDefault="00687DD5" w:rsidP="008F583C">
      <w:pPr>
        <w:wordWrap/>
        <w:spacing w:after="0" w:line="480" w:lineRule="auto"/>
        <w:jc w:val="left"/>
        <w:outlineLvl w:val="0"/>
        <w:rPr>
          <w:rFonts w:ascii="바탕" w:eastAsia="바탕" w:hAnsi="바탕" w:cs="Times New Roman"/>
          <w:b/>
          <w:color w:val="FF0000"/>
          <w:sz w:val="24"/>
          <w:szCs w:val="24"/>
        </w:rPr>
      </w:pPr>
      <w:r w:rsidRPr="00734E8C">
        <w:rPr>
          <w:rFonts w:ascii="바탕" w:eastAsia="바탕" w:hAnsi="바탕" w:cs="Times New Roman"/>
          <w:b/>
          <w:bCs/>
          <w:sz w:val="22"/>
          <w:szCs w:val="22"/>
        </w:rPr>
        <w:br w:type="page"/>
      </w:r>
      <w:r w:rsidRPr="00734E8C">
        <w:rPr>
          <w:rFonts w:ascii="바탕" w:eastAsia="바탕" w:hAnsi="바탕" w:cs="Times New Roman"/>
          <w:b/>
          <w:bCs/>
          <w:sz w:val="22"/>
          <w:szCs w:val="22"/>
        </w:rPr>
        <w:lastRenderedPageBreak/>
        <w:t>1. 서론</w:t>
      </w:r>
    </w:p>
    <w:p w14:paraId="00577CA0" w14:textId="42F99C7F" w:rsidR="00640E10" w:rsidRPr="00A133DE" w:rsidRDefault="0078081A" w:rsidP="00640E10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  <w:shd w:val="clear" w:color="auto" w:fill="FFFFFF"/>
        </w:rPr>
      </w:pPr>
      <w:r w:rsidRPr="00734E8C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지면</w:t>
      </w:r>
      <w:r w:rsidRPr="00734E8C">
        <w:rPr>
          <w:rFonts w:ascii="바탕" w:eastAsia="바탕" w:hAnsi="바탕" w:cs="Times New Roman"/>
          <w:sz w:val="22"/>
          <w:szCs w:val="22"/>
          <w:shd w:val="clear" w:color="auto" w:fill="FFFFFF"/>
        </w:rPr>
        <w:t>-</w:t>
      </w:r>
      <w:r w:rsidRPr="00734E8C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대기간 </w:t>
      </w:r>
      <w:r w:rsidR="009D7B55" w:rsidRPr="00734E8C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상호작용</w:t>
      </w:r>
      <w:r w:rsidRPr="00734E8C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의 이해는 정확한 기상/기후 예측을 위한 선결과제이다.</w:t>
      </w:r>
      <w:r w:rsidR="00125E1F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</w:t>
      </w:r>
      <w:r w:rsidR="00640E10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지면모델은</w:t>
      </w:r>
      <w:r w:rsidR="00640E10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전통적으로 기상</w:t>
      </w:r>
      <w:r w:rsidR="0051114E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-</w:t>
      </w:r>
      <w:r w:rsidR="00640E10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기후</w:t>
      </w:r>
      <w:r w:rsidR="0051114E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 </w:t>
      </w:r>
      <w:r w:rsidR="00640E10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예측모델의 하층경계조건을 담당하는 지면과정을 통계-물리적으로 구현</w:t>
      </w:r>
      <w:r w:rsidR="00BC7CC1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하여</w:t>
      </w:r>
      <w:r w:rsidR="00640E10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</w:t>
      </w:r>
      <w:r w:rsidR="00686F70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지면으로부터 </w:t>
      </w:r>
      <w:r w:rsidR="00640E10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대기</w:t>
      </w:r>
      <w:r w:rsidR="00686F70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로</w:t>
      </w:r>
      <w:r w:rsidR="00640E10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</w:t>
      </w:r>
      <w:r w:rsidR="00933904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에너지</w:t>
      </w:r>
      <w:r w:rsidR="00BE0511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, </w:t>
      </w:r>
      <w:r w:rsidR="00640E10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수증기</w:t>
      </w:r>
      <w:r w:rsidR="00BE0511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, </w:t>
      </w:r>
      <w:r w:rsidR="00640E10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운동량을 </w:t>
      </w:r>
      <w:r w:rsidR="0051114E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공급</w:t>
      </w:r>
      <w:r w:rsidR="0051114E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하는</w:t>
      </w:r>
      <w:r w:rsidR="00640E10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역할을 해왔다. 지난 십년 동안, 기상</w:t>
      </w:r>
      <w:r w:rsidR="007C6B70">
        <w:rPr>
          <w:rFonts w:ascii="바탕" w:eastAsia="바탕" w:hAnsi="바탕" w:cs="Times New Roman"/>
          <w:sz w:val="22"/>
          <w:szCs w:val="22"/>
          <w:shd w:val="clear" w:color="auto" w:fill="FFFFFF"/>
        </w:rPr>
        <w:t>/</w:t>
      </w:r>
      <w:r w:rsidR="00640E10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기후 예측모델의 </w:t>
      </w:r>
      <w:r w:rsidR="0051114E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발</w:t>
      </w:r>
      <w:r w:rsidR="0051114E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전</w:t>
      </w:r>
      <w:r w:rsidR="00640E10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(대기 역학 및 구름 물리과정의 이해</w:t>
      </w:r>
      <w:r w:rsidR="0051114E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도</w:t>
      </w:r>
      <w:r w:rsidR="00640E10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증가 및 상세화된 표현 가능) 및 모델의 해상도 향상에 따라서 비균질 지면과정의 중요성에 대한 </w:t>
      </w:r>
      <w:r w:rsidR="0051114E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연구(고해상도 지면모델 개발, 지면 상태에 따른 </w:t>
      </w:r>
      <w:r w:rsidR="00343BE2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불확도 저감</w:t>
      </w:r>
      <w:r w:rsidR="0051114E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연구)</w:t>
      </w:r>
      <w:r w:rsidR="0051114E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들</w:t>
      </w:r>
      <w:r w:rsidR="00640E10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이 활발히 </w:t>
      </w:r>
      <w:r w:rsidR="0051114E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진행되어</w:t>
      </w:r>
      <w:r w:rsidR="00640E10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왔으며, 탄소</w:t>
      </w:r>
      <w:r w:rsidR="00B74FCF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 순환 및</w:t>
      </w:r>
      <w:r w:rsidR="00B74FCF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</w:t>
      </w:r>
      <w:r w:rsidR="00640E10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생지화학적</w:t>
      </w:r>
      <w:r w:rsidR="00640E10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과정까지도 지면모델을 통해 표현하기 위한 노력들</w:t>
      </w:r>
      <w:r w:rsidR="00C33846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을</w:t>
      </w:r>
      <w:r w:rsidR="00640E10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시도</w:t>
      </w:r>
      <w:r w:rsidR="00C33846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하</w:t>
      </w:r>
      <w:r w:rsidR="00640E10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고 있다.</w:t>
      </w:r>
    </w:p>
    <w:p w14:paraId="3754B70E" w14:textId="5EC639A6" w:rsidR="00640E10" w:rsidRPr="00A133DE" w:rsidRDefault="00640E10" w:rsidP="00640E10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  <w:shd w:val="clear" w:color="auto" w:fill="FFFFFF"/>
        </w:rPr>
      </w:pPr>
      <w:r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기상청은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2010년부터 영국기상청의</w:t>
      </w:r>
      <w:r w:rsidR="002F6D54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Unified Model</w:t>
      </w:r>
      <w:r w:rsidR="002F6D54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(UM)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을 현업모델로 </w:t>
      </w:r>
      <w:r w:rsidR="00F24222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운영 중이며,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</w:t>
      </w:r>
      <w:r w:rsidR="00F24222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대기-지면 모델과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해양-해빙 모델을 결합한</w:t>
      </w:r>
      <w:r w:rsidR="002F6D54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Global Seasonal Forecast System</w:t>
      </w:r>
      <w:r w:rsidR="002F6D54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(GloSea5) </w:t>
      </w:r>
      <w:r w:rsidR="00F24222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와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</w:t>
      </w:r>
      <w:r w:rsidR="00F24222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에어로솔 등 대기화학모델까지 결합한</w:t>
      </w:r>
      <w:r w:rsidR="002F6D54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</w:t>
      </w:r>
      <w:r w:rsidR="00965DB3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The UK Earth System Modelling Project</w:t>
      </w:r>
      <w:r w:rsidR="002F6D54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(UKESM)</w:t>
      </w:r>
      <w:r w:rsidR="00F24222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을 통해 초단기/단기/중기</w:t>
      </w:r>
      <w:r w:rsidR="00F24222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/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장기</w:t>
      </w:r>
      <w:r w:rsidR="00F24222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 예보 자료를 생산하고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, 기후변화 전망까지 모의하는 시스템을 구축하여 현업 운영 중에 있다. 이들 시스템의 지면물리과정을 담당하는 모델은 Joint UK Land Environment Simulator(JULES)</w:t>
      </w:r>
      <w:r w:rsidR="008128F8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로</w:t>
      </w:r>
      <w:r w:rsidR="008128F8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,</w:t>
      </w:r>
      <w:r w:rsidR="002F6D54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</w:t>
      </w:r>
      <w:r w:rsidR="008F6678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이 지면모델</w:t>
      </w:r>
      <w:r w:rsidR="00B459E3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의 구성은</w:t>
      </w:r>
      <w:r w:rsidR="008F6678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 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Met Office Surface Exchange Scheme(MOSES; Cox et al., 1999; Essery et al., 2003)을 토대로 지면에서의 에너지 수지 방정식에 식생</w:t>
      </w:r>
      <w:r w:rsidR="00EC6FA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역학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모</w:t>
      </w:r>
      <w:r w:rsidR="001A47BA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델(d</w:t>
      </w:r>
      <w:r w:rsidR="001A47BA">
        <w:rPr>
          <w:rFonts w:ascii="바탕" w:eastAsia="바탕" w:hAnsi="바탕" w:cs="Times New Roman"/>
          <w:sz w:val="22"/>
          <w:szCs w:val="22"/>
          <w:shd w:val="clear" w:color="auto" w:fill="FFFFFF"/>
        </w:rPr>
        <w:t>ynamic vegetation model)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, 토양에서의 탄소순환, 도시</w:t>
      </w:r>
      <w:r w:rsidR="001A47BA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군락모델</w:t>
      </w:r>
      <w:r w:rsidR="001A47BA">
        <w:rPr>
          <w:rFonts w:ascii="바탕" w:eastAsia="바탕" w:hAnsi="바탕" w:cs="Times New Roman"/>
          <w:sz w:val="22"/>
          <w:szCs w:val="22"/>
          <w:shd w:val="clear" w:color="auto" w:fill="FFFFFF"/>
        </w:rPr>
        <w:t>(urban canopy model)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등을 탑재하여 장기적인 </w:t>
      </w:r>
      <w:r w:rsidR="00474FF3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에너지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/물순환 연구에도 적용이 </w:t>
      </w:r>
      <w:r w:rsidR="008128F8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가능</w:t>
      </w:r>
      <w:r w:rsidR="00D27F8C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하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다. 최근에는 모델 내에서의 수문순환 </w:t>
      </w:r>
      <w:r w:rsidR="008128F8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모의 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및 대기-해양 결합 </w:t>
      </w:r>
      <w:r w:rsidR="008128F8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성능 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향상을 </w:t>
      </w:r>
      <w:r w:rsidR="008128F8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위한 지면모델 개선 </w:t>
      </w:r>
      <w:r w:rsidR="0064222B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연구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들</w:t>
      </w:r>
      <w:r w:rsidR="0064222B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을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시작</w:t>
      </w:r>
      <w:r w:rsidR="0064222B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하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고 </w:t>
      </w:r>
      <w:r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있다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.</w:t>
      </w:r>
    </w:p>
    <w:p w14:paraId="47FF5F04" w14:textId="34B3A0AF" w:rsidR="00640E10" w:rsidRPr="00A133DE" w:rsidRDefault="00640E10" w:rsidP="00640E10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  <w:shd w:val="clear" w:color="auto" w:fill="FFFFFF"/>
        </w:rPr>
      </w:pP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JULES 지면모델은 영국</w:t>
      </w:r>
      <w:r w:rsidR="001D333C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 기상청(</w:t>
      </w:r>
      <w:r w:rsidR="001D333C">
        <w:rPr>
          <w:rFonts w:ascii="바탕" w:eastAsia="바탕" w:hAnsi="바탕" w:cs="Times New Roman"/>
          <w:sz w:val="22"/>
          <w:szCs w:val="22"/>
          <w:shd w:val="clear" w:color="auto" w:fill="FFFFFF"/>
        </w:rPr>
        <w:t>MetOffice)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에서 </w:t>
      </w:r>
      <w:r w:rsidR="001D333C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개발</w:t>
      </w:r>
      <w:r w:rsidR="001D333C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하여</w:t>
      </w:r>
      <w:r w:rsidR="001D333C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 </w:t>
      </w:r>
      <w:r w:rsidR="00A67CF2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주로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영국</w:t>
      </w:r>
      <w:r w:rsidR="00A22CD3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 또는 유럽 </w:t>
      </w:r>
      <w:r w:rsidR="004D5C8C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에서의 경계층 내 기상현상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과 관련</w:t>
      </w:r>
      <w:r w:rsidR="00D957ED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하여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많은 연구</w:t>
      </w:r>
      <w:r w:rsidR="002750D1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에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</w:t>
      </w:r>
      <w:r w:rsidR="002750D1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활용</w:t>
      </w:r>
      <w:r w:rsidR="00A67CF2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되어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왔다</w:t>
      </w:r>
      <w:r w:rsidR="00A67CF2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(</w:t>
      </w:r>
      <w:r w:rsidR="00A22CD3" w:rsidRPr="00A22CD3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Bohnenstengel </w:t>
      </w:r>
      <w:r w:rsidR="00A22CD3">
        <w:rPr>
          <w:rFonts w:ascii="바탕" w:eastAsia="바탕" w:hAnsi="바탕" w:cs="Times New Roman"/>
          <w:sz w:val="22"/>
          <w:szCs w:val="22"/>
          <w:shd w:val="clear" w:color="auto" w:fill="FFFFFF"/>
        </w:rPr>
        <w:lastRenderedPageBreak/>
        <w:t>et al., 2011</w:t>
      </w:r>
      <w:r w:rsidR="00F616F9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, 2014</w:t>
      </w:r>
      <w:r w:rsidR="00A22CD3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; </w:t>
      </w:r>
      <w:r w:rsidR="00A22CD3" w:rsidRPr="00A22CD3">
        <w:rPr>
          <w:rFonts w:ascii="바탕" w:eastAsia="바탕" w:hAnsi="바탕" w:cs="Times New Roman"/>
          <w:sz w:val="22"/>
          <w:szCs w:val="22"/>
          <w:shd w:val="clear" w:color="auto" w:fill="FFFFFF"/>
        </w:rPr>
        <w:t>Gudmundsson et al., 2012</w:t>
      </w:r>
      <w:r w:rsidR="00A22CD3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; </w:t>
      </w:r>
      <w:r w:rsidR="00A22CD3" w:rsidRPr="00A22CD3">
        <w:rPr>
          <w:rFonts w:ascii="바탕" w:eastAsia="바탕" w:hAnsi="바탕" w:cs="Times New Roman"/>
          <w:sz w:val="22"/>
          <w:szCs w:val="22"/>
          <w:shd w:val="clear" w:color="auto" w:fill="FFFFFF"/>
        </w:rPr>
        <w:t>Van den Hoof et al., 2013</w:t>
      </w:r>
      <w:r w:rsidR="00A22CD3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; </w:t>
      </w:r>
      <w:r w:rsidR="00F616F9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 </w:t>
      </w:r>
      <w:r w:rsidR="00A22CD3" w:rsidRPr="00A22CD3">
        <w:rPr>
          <w:rFonts w:ascii="바탕" w:eastAsia="바탕" w:hAnsi="바탕" w:cs="Times New Roman"/>
          <w:sz w:val="22"/>
          <w:szCs w:val="22"/>
          <w:shd w:val="clear" w:color="auto" w:fill="FFFFFF"/>
        </w:rPr>
        <w:t>Weedon et al., 2015</w:t>
      </w:r>
      <w:r w:rsidR="00A67CF2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)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. 국내에서는 총일차생산량 등에 대한 검증(장지현 등</w:t>
      </w:r>
      <w:r w:rsidR="000728EB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, </w:t>
      </w:r>
      <w:r w:rsidR="00910F53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2010</w:t>
      </w:r>
      <w:r w:rsidR="000728EB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;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</w:t>
      </w:r>
      <w:r w:rsidR="00613973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Park et al., 2018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), 현업모델의 프레임 내에서의 초기화 과정에 대한 연구(</w:t>
      </w:r>
      <w:r w:rsidR="00186E76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서은교 등, 2016) 등</w:t>
      </w:r>
      <w:r w:rsidR="00347720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에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</w:t>
      </w:r>
      <w:r w:rsidR="00347720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활용</w:t>
      </w:r>
      <w:r w:rsidR="00C34F11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해</w:t>
      </w:r>
      <w:r w:rsidR="00347720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왔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다. 그러나 검증에 관한 연구들은 특정 </w:t>
      </w:r>
      <w:r w:rsidR="00276933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관측지</w:t>
      </w:r>
      <w:r w:rsidR="00097D1B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를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중심으로 관심 대상</w:t>
      </w:r>
      <w:r w:rsidR="0013075C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의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</w:t>
      </w:r>
      <w:r w:rsidR="00097D1B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일부 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출력변수에 대해 개략적인 검증</w:t>
      </w:r>
      <w:r w:rsidR="00097D1B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만</w:t>
      </w:r>
      <w:r w:rsidR="00210C1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을 수행했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으며, 현업</w:t>
      </w:r>
      <w:r w:rsidR="00097D1B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 운영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에서 </w:t>
      </w:r>
      <w:r w:rsidR="00097D1B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사용</w:t>
      </w:r>
      <w:r w:rsidR="00D51F48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하</w:t>
      </w:r>
      <w:r w:rsidR="00097D1B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는 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설정들이 JULES 모델에서 어떻게 작동하는</w:t>
      </w:r>
      <w:r w:rsidR="00097D1B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지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진단하고 개선하기 위한 </w:t>
      </w:r>
      <w:r w:rsidR="00097D1B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노력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은 상대적으로 이루어지지 않고 있다.</w:t>
      </w:r>
    </w:p>
    <w:p w14:paraId="2C88C588" w14:textId="42198AF1" w:rsidR="00640E10" w:rsidRPr="00A133DE" w:rsidRDefault="00640E10" w:rsidP="00640E10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  <w:shd w:val="clear" w:color="auto" w:fill="FFFFFF"/>
        </w:rPr>
      </w:pPr>
      <w:r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본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연구에서는 국립기상과학원</w:t>
      </w:r>
      <w:r w:rsidR="003531C3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에서 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운영 중인 안동, 보성</w:t>
      </w:r>
      <w:r w:rsidR="003531C3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 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관측지점에 대한 JULES 지면모델의 모의 성능을 분석하고 국내 식생-토양 환경에 대한 모의시 주의해야 할 점들을 점검해 보고자 하였다. 단순히 결과 값들에 대한 검증 뿐 아니라</w:t>
      </w:r>
      <w:r w:rsidR="0093296E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JULES 지면모델이 초단기-장기 예측을 위한 </w:t>
      </w:r>
      <w:r w:rsidR="0093296E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현업모델에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탑재되어 널리 활용되고 </w:t>
      </w:r>
      <w:r w:rsidR="0093296E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있는</w:t>
      </w:r>
      <w:r w:rsidR="0093296E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 상황에서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, 이에 대한 검증 결과를 진단하고 개선하기 위한 방안을 모색하는 것이 필요한 시점이다. 특히 </w:t>
      </w:r>
      <w:r w:rsidR="0093296E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응용</w:t>
      </w:r>
      <w:r w:rsidR="0093296E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기상연구를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위한 </w:t>
      </w:r>
      <w:r w:rsidR="0093296E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모델</w:t>
      </w:r>
      <w:r w:rsidR="0093296E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은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300</w:t>
      </w:r>
      <w:r w:rsidR="0093296E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 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m</w:t>
      </w:r>
      <w:r w:rsidR="0093296E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의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</w:t>
      </w:r>
      <w:r w:rsidR="0093296E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고</w:t>
      </w:r>
      <w:r w:rsidR="0093296E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해상도</w:t>
      </w:r>
      <w:r w:rsidR="0093296E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에 달하고, 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초단기</w:t>
      </w:r>
      <w:r w:rsidR="0093296E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예보의 경우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1.5 km</w:t>
      </w:r>
      <w:r w:rsidR="0093296E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의 해상도를 가지며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, </w:t>
      </w:r>
      <w:r w:rsidR="0093296E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나아가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전지구 모델까지도 10</w:t>
      </w:r>
      <w:r w:rsidR="0093296E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 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km 해상도로 제공되고 있는 상황에서 지면모델의 현업</w:t>
      </w:r>
      <w:r w:rsidR="0093296E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 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설정 진단은 필수적이라 할 수 있다. 단기-</w:t>
      </w:r>
      <w:r w:rsidR="0093296E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장기</w:t>
      </w:r>
      <w:r w:rsidR="0093296E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 예보에 이르는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활용 뿐만 아니라</w:t>
      </w:r>
      <w:r w:rsidR="0093296E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 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농업/수문/산림 등의 </w:t>
      </w:r>
      <w:r w:rsidR="0093296E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영역에서도 </w:t>
      </w:r>
      <w:r w:rsidR="0093296E"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JULES 지면모델</w:t>
      </w:r>
      <w:r w:rsidR="0093296E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 xml:space="preserve">의 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활용 사례가 늘</w:t>
      </w:r>
      <w:r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어나고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있기 때문에 오랫동안 관측된 자료에 대하여 국내 대표 식생/토양 환경에 대한 검증 결과는 JULES</w:t>
      </w:r>
      <w:r w:rsidR="0093296E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를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활용하는 연구진들에게 기초자료로</w:t>
      </w:r>
      <w:r w:rsidR="0093296E" w:rsidRPr="00A133DE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써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활용 가치가 높을 것</w:t>
      </w:r>
      <w:r w:rsidR="0026796D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이라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 xml:space="preserve"> 판단</w:t>
      </w:r>
      <w:r w:rsidR="0073133F">
        <w:rPr>
          <w:rFonts w:ascii="바탕" w:eastAsia="바탕" w:hAnsi="바탕" w:cs="Times New Roman" w:hint="eastAsia"/>
          <w:sz w:val="22"/>
          <w:szCs w:val="22"/>
          <w:shd w:val="clear" w:color="auto" w:fill="FFFFFF"/>
        </w:rPr>
        <w:t>한</w:t>
      </w:r>
      <w:r w:rsidRPr="00A133DE">
        <w:rPr>
          <w:rFonts w:ascii="바탕" w:eastAsia="바탕" w:hAnsi="바탕" w:cs="Times New Roman"/>
          <w:sz w:val="22"/>
          <w:szCs w:val="22"/>
          <w:shd w:val="clear" w:color="auto" w:fill="FFFFFF"/>
        </w:rPr>
        <w:t>다.</w:t>
      </w:r>
    </w:p>
    <w:p w14:paraId="1BA50B4F" w14:textId="77777777" w:rsidR="008F583C" w:rsidRPr="00A133DE" w:rsidRDefault="008F583C">
      <w:pPr>
        <w:widowControl/>
        <w:wordWrap/>
        <w:autoSpaceDE/>
        <w:autoSpaceDN/>
        <w:spacing w:after="0" w:line="240" w:lineRule="auto"/>
        <w:jc w:val="left"/>
        <w:rPr>
          <w:rFonts w:ascii="바탕" w:eastAsia="바탕" w:hAnsi="바탕" w:cs="Times New Roman"/>
          <w:b/>
          <w:bCs/>
          <w:color w:val="000000"/>
          <w:kern w:val="0"/>
          <w:sz w:val="22"/>
          <w:szCs w:val="22"/>
        </w:rPr>
      </w:pPr>
      <w:r w:rsidRPr="00A133DE">
        <w:rPr>
          <w:rFonts w:ascii="바탕" w:eastAsia="바탕" w:hAnsi="바탕" w:cs="Times New Roman"/>
          <w:b/>
          <w:bCs/>
          <w:sz w:val="22"/>
          <w:szCs w:val="22"/>
        </w:rPr>
        <w:br w:type="page"/>
      </w:r>
    </w:p>
    <w:p w14:paraId="1BA50B50" w14:textId="77777777" w:rsidR="00847C0E" w:rsidRPr="00A133DE" w:rsidRDefault="00847C0E" w:rsidP="008F583C">
      <w:pPr>
        <w:wordWrap/>
        <w:spacing w:after="0" w:line="480" w:lineRule="auto"/>
        <w:jc w:val="left"/>
        <w:outlineLvl w:val="0"/>
        <w:rPr>
          <w:rFonts w:ascii="바탕" w:eastAsia="바탕" w:hAnsi="바탕" w:cs="Times New Roman"/>
          <w:b/>
          <w:color w:val="FF0000"/>
          <w:sz w:val="24"/>
          <w:szCs w:val="24"/>
        </w:rPr>
      </w:pPr>
      <w:r w:rsidRPr="00A133DE">
        <w:rPr>
          <w:rFonts w:ascii="바탕" w:eastAsia="바탕" w:hAnsi="바탕" w:cs="Times New Roman"/>
          <w:b/>
          <w:bCs/>
          <w:sz w:val="22"/>
          <w:szCs w:val="22"/>
        </w:rPr>
        <w:lastRenderedPageBreak/>
        <w:t xml:space="preserve">2. </w:t>
      </w:r>
      <w:r w:rsidR="00466236" w:rsidRPr="00A133DE">
        <w:rPr>
          <w:rFonts w:ascii="바탕" w:eastAsia="바탕" w:hAnsi="바탕" w:cs="Times New Roman" w:hint="eastAsia"/>
          <w:b/>
          <w:bCs/>
          <w:sz w:val="22"/>
          <w:szCs w:val="22"/>
        </w:rPr>
        <w:t>자</w:t>
      </w:r>
      <w:r w:rsidRPr="00A133DE">
        <w:rPr>
          <w:rFonts w:ascii="바탕" w:eastAsia="바탕" w:hAnsi="바탕" w:cs="Times New Roman"/>
          <w:b/>
          <w:bCs/>
          <w:sz w:val="22"/>
          <w:szCs w:val="22"/>
        </w:rPr>
        <w:t>료 및 방법</w:t>
      </w:r>
    </w:p>
    <w:p w14:paraId="2FDBE06F" w14:textId="3CC91A31" w:rsidR="00BC30D7" w:rsidRPr="00A133DE" w:rsidRDefault="00847C0E" w:rsidP="008F583C">
      <w:pPr>
        <w:pStyle w:val="ad"/>
        <w:autoSpaceDE w:val="0"/>
        <w:autoSpaceDN w:val="0"/>
        <w:spacing w:line="480" w:lineRule="auto"/>
        <w:outlineLvl w:val="1"/>
        <w:rPr>
          <w:rFonts w:cs="Times New Roman"/>
          <w:b/>
          <w:sz w:val="22"/>
          <w:szCs w:val="22"/>
        </w:rPr>
      </w:pPr>
      <w:r w:rsidRPr="00A133DE">
        <w:rPr>
          <w:rFonts w:cs="Times New Roman"/>
          <w:b/>
          <w:sz w:val="22"/>
          <w:szCs w:val="22"/>
        </w:rPr>
        <w:t xml:space="preserve">2.1. </w:t>
      </w:r>
      <w:r w:rsidR="00BC30D7" w:rsidRPr="00A133DE">
        <w:rPr>
          <w:rFonts w:cs="Times New Roman" w:hint="eastAsia"/>
          <w:b/>
          <w:sz w:val="22"/>
          <w:szCs w:val="22"/>
        </w:rPr>
        <w:t>연구지역 소개</w:t>
      </w:r>
    </w:p>
    <w:p w14:paraId="44BFCD03" w14:textId="7540589D" w:rsidR="007C57AB" w:rsidRPr="00A133DE" w:rsidRDefault="007C57AB" w:rsidP="00581B47">
      <w:pPr>
        <w:pStyle w:val="ad"/>
        <w:autoSpaceDE w:val="0"/>
        <w:autoSpaceDN w:val="0"/>
        <w:spacing w:line="480" w:lineRule="auto"/>
        <w:rPr>
          <w:rFonts w:cs="Times New Roman"/>
          <w:sz w:val="22"/>
          <w:szCs w:val="22"/>
        </w:rPr>
      </w:pPr>
    </w:p>
    <w:p w14:paraId="18011F14" w14:textId="77777777" w:rsidR="007C57AB" w:rsidRPr="00A133DE" w:rsidRDefault="007C57AB" w:rsidP="007C57AB">
      <w:pPr>
        <w:pStyle w:val="ad"/>
        <w:autoSpaceDE w:val="0"/>
        <w:autoSpaceDN w:val="0"/>
        <w:spacing w:line="480" w:lineRule="auto"/>
        <w:rPr>
          <w:rFonts w:cs="Times New Roman"/>
          <w:sz w:val="22"/>
          <w:szCs w:val="22"/>
        </w:rPr>
      </w:pPr>
      <w:r w:rsidRPr="00A133DE">
        <w:rPr>
          <w:rFonts w:cs="Times New Roman" w:hint="eastAsia"/>
          <w:sz w:val="22"/>
          <w:szCs w:val="22"/>
        </w:rPr>
        <w:t>(</w:t>
      </w:r>
      <w:r w:rsidRPr="00A133DE">
        <w:rPr>
          <w:rFonts w:cs="Times New Roman"/>
          <w:sz w:val="22"/>
          <w:szCs w:val="22"/>
        </w:rPr>
        <w:t>Figure 1)</w:t>
      </w:r>
    </w:p>
    <w:p w14:paraId="7E120D1E" w14:textId="77777777" w:rsidR="007C57AB" w:rsidRPr="00A133DE" w:rsidRDefault="007C57AB" w:rsidP="007C57AB">
      <w:pPr>
        <w:pStyle w:val="ad"/>
        <w:autoSpaceDE w:val="0"/>
        <w:autoSpaceDN w:val="0"/>
        <w:spacing w:line="480" w:lineRule="auto"/>
        <w:rPr>
          <w:rFonts w:cs="Times New Roman"/>
          <w:sz w:val="22"/>
          <w:szCs w:val="22"/>
        </w:rPr>
      </w:pPr>
      <w:r w:rsidRPr="00A133DE">
        <w:rPr>
          <w:rFonts w:cs="Times New Roman" w:hint="eastAsia"/>
          <w:sz w:val="22"/>
          <w:szCs w:val="22"/>
        </w:rPr>
        <w:t>(</w:t>
      </w:r>
      <w:r w:rsidRPr="00A133DE">
        <w:rPr>
          <w:rFonts w:cs="Times New Roman"/>
          <w:sz w:val="22"/>
          <w:szCs w:val="22"/>
        </w:rPr>
        <w:t>Table 1)</w:t>
      </w:r>
    </w:p>
    <w:p w14:paraId="40947AE4" w14:textId="77777777" w:rsidR="007C57AB" w:rsidRPr="00A133DE" w:rsidRDefault="007C57AB" w:rsidP="00581B47">
      <w:pPr>
        <w:pStyle w:val="ad"/>
        <w:autoSpaceDE w:val="0"/>
        <w:autoSpaceDN w:val="0"/>
        <w:spacing w:line="480" w:lineRule="auto"/>
        <w:rPr>
          <w:rFonts w:cs="Times New Roman"/>
          <w:sz w:val="22"/>
          <w:szCs w:val="22"/>
        </w:rPr>
      </w:pPr>
    </w:p>
    <w:p w14:paraId="6A3DBDD7" w14:textId="5B707DB0" w:rsidR="00E453A3" w:rsidRPr="00A133DE" w:rsidRDefault="00E453A3" w:rsidP="00581B47">
      <w:pPr>
        <w:pStyle w:val="ad"/>
        <w:autoSpaceDE w:val="0"/>
        <w:autoSpaceDN w:val="0"/>
        <w:spacing w:line="480" w:lineRule="auto"/>
        <w:rPr>
          <w:rFonts w:cs="Times New Roman"/>
          <w:sz w:val="22"/>
          <w:szCs w:val="22"/>
        </w:rPr>
      </w:pPr>
      <w:r w:rsidRPr="00A133DE">
        <w:rPr>
          <w:rFonts w:cs="Times New Roman" w:hint="eastAsia"/>
          <w:sz w:val="22"/>
          <w:szCs w:val="22"/>
        </w:rPr>
        <w:t xml:space="preserve">본 연구에서는 에디공분산 방법으로 지면 에너지 플럭스를 직접 관측하는 </w:t>
      </w:r>
      <w:r w:rsidR="00DE4A92" w:rsidRPr="00A133DE">
        <w:rPr>
          <w:rFonts w:cs="Times New Roman" w:hint="eastAsia"/>
          <w:sz w:val="22"/>
          <w:szCs w:val="22"/>
        </w:rPr>
        <w:t>보성의 이모작 논과 안동의 농경지 관측지의 관측자료를 사용하였다</w:t>
      </w:r>
      <w:r w:rsidRPr="00A133DE">
        <w:rPr>
          <w:rFonts w:cs="Times New Roman" w:hint="eastAsia"/>
          <w:sz w:val="22"/>
          <w:szCs w:val="22"/>
        </w:rPr>
        <w:t>(</w:t>
      </w:r>
      <w:r w:rsidRPr="00A133DE">
        <w:rPr>
          <w:rFonts w:cs="Times New Roman"/>
          <w:sz w:val="22"/>
          <w:szCs w:val="22"/>
        </w:rPr>
        <w:t>Fig. 1, Table 1)</w:t>
      </w:r>
      <w:r w:rsidRPr="00A133DE">
        <w:rPr>
          <w:rFonts w:cs="Times New Roman" w:hint="eastAsia"/>
          <w:sz w:val="22"/>
          <w:szCs w:val="22"/>
        </w:rPr>
        <w:t>.</w:t>
      </w:r>
      <w:r w:rsidRPr="00A133DE">
        <w:rPr>
          <w:rFonts w:cs="Times New Roman"/>
          <w:sz w:val="22"/>
          <w:szCs w:val="22"/>
        </w:rPr>
        <w:t xml:space="preserve"> </w:t>
      </w:r>
      <w:r w:rsidRPr="00A133DE">
        <w:rPr>
          <w:rFonts w:cs="Times New Roman" w:hint="eastAsia"/>
          <w:sz w:val="22"/>
          <w:szCs w:val="22"/>
        </w:rPr>
        <w:t xml:space="preserve">연구기간은 </w:t>
      </w:r>
      <w:r w:rsidR="009829C3" w:rsidRPr="00A133DE">
        <w:rPr>
          <w:rFonts w:cs="Times New Roman" w:hint="eastAsia"/>
          <w:sz w:val="22"/>
          <w:szCs w:val="22"/>
        </w:rPr>
        <w:t xml:space="preserve">계절변화를 모두 확인하면서 모델의 </w:t>
      </w:r>
      <w:r w:rsidR="009829C3" w:rsidRPr="00A133DE">
        <w:rPr>
          <w:rFonts w:cs="Times New Roman"/>
          <w:sz w:val="22"/>
          <w:szCs w:val="22"/>
        </w:rPr>
        <w:t>spin-up</w:t>
      </w:r>
      <w:r w:rsidR="009829C3" w:rsidRPr="00A133DE">
        <w:rPr>
          <w:rFonts w:cs="Times New Roman" w:hint="eastAsia"/>
          <w:sz w:val="22"/>
          <w:szCs w:val="22"/>
        </w:rPr>
        <w:t xml:space="preserve">을 고려하기 위해서 </w:t>
      </w:r>
      <w:r w:rsidR="009829C3" w:rsidRPr="00A133DE">
        <w:rPr>
          <w:rFonts w:cs="Times New Roman"/>
          <w:sz w:val="22"/>
          <w:szCs w:val="22"/>
        </w:rPr>
        <w:t>1</w:t>
      </w:r>
      <w:r w:rsidR="009829C3" w:rsidRPr="00A133DE">
        <w:rPr>
          <w:rFonts w:cs="Times New Roman" w:hint="eastAsia"/>
          <w:sz w:val="22"/>
          <w:szCs w:val="22"/>
        </w:rPr>
        <w:t>년</w:t>
      </w:r>
      <w:r w:rsidR="009829C3" w:rsidRPr="00A133DE">
        <w:rPr>
          <w:rFonts w:cs="Times New Roman"/>
          <w:sz w:val="22"/>
          <w:szCs w:val="22"/>
        </w:rPr>
        <w:t>(</w:t>
      </w:r>
      <w:r w:rsidRPr="00A133DE">
        <w:rPr>
          <w:rFonts w:cs="Times New Roman"/>
          <w:sz w:val="22"/>
          <w:szCs w:val="22"/>
        </w:rPr>
        <w:t>2015</w:t>
      </w:r>
      <w:r w:rsidRPr="00A133DE">
        <w:rPr>
          <w:rFonts w:cs="Times New Roman" w:hint="eastAsia"/>
          <w:sz w:val="22"/>
          <w:szCs w:val="22"/>
        </w:rPr>
        <w:t xml:space="preserve">년 3월 1일부터 </w:t>
      </w:r>
      <w:r w:rsidRPr="00A133DE">
        <w:rPr>
          <w:rFonts w:cs="Times New Roman"/>
          <w:sz w:val="22"/>
          <w:szCs w:val="22"/>
        </w:rPr>
        <w:t>2016</w:t>
      </w:r>
      <w:r w:rsidRPr="00A133DE">
        <w:rPr>
          <w:rFonts w:cs="Times New Roman" w:hint="eastAsia"/>
          <w:sz w:val="22"/>
          <w:szCs w:val="22"/>
        </w:rPr>
        <w:t xml:space="preserve">년 2월 </w:t>
      </w:r>
      <w:r w:rsidRPr="00A133DE">
        <w:rPr>
          <w:rFonts w:cs="Times New Roman"/>
          <w:sz w:val="22"/>
          <w:szCs w:val="22"/>
        </w:rPr>
        <w:t>29</w:t>
      </w:r>
      <w:r w:rsidRPr="00A133DE">
        <w:rPr>
          <w:rFonts w:cs="Times New Roman" w:hint="eastAsia"/>
          <w:sz w:val="22"/>
          <w:szCs w:val="22"/>
        </w:rPr>
        <w:t>일까지</w:t>
      </w:r>
      <w:r w:rsidR="009829C3" w:rsidRPr="00A133DE">
        <w:rPr>
          <w:rFonts w:cs="Times New Roman" w:hint="eastAsia"/>
          <w:sz w:val="22"/>
          <w:szCs w:val="22"/>
        </w:rPr>
        <w:t>)으로 정하였다.</w:t>
      </w:r>
    </w:p>
    <w:p w14:paraId="2078A89D" w14:textId="77777777" w:rsidR="00581B47" w:rsidRPr="00A133DE" w:rsidRDefault="00581B47" w:rsidP="00581B47">
      <w:pPr>
        <w:pStyle w:val="ad"/>
        <w:autoSpaceDE w:val="0"/>
        <w:autoSpaceDN w:val="0"/>
        <w:spacing w:line="480" w:lineRule="auto"/>
        <w:rPr>
          <w:rFonts w:cs="Times New Roman"/>
          <w:sz w:val="22"/>
          <w:szCs w:val="22"/>
        </w:rPr>
      </w:pPr>
    </w:p>
    <w:p w14:paraId="6898AD7D" w14:textId="0CC23089" w:rsidR="00BC30D7" w:rsidRPr="00A133DE" w:rsidRDefault="00711890" w:rsidP="00581B47">
      <w:pPr>
        <w:pStyle w:val="ad"/>
        <w:autoSpaceDE w:val="0"/>
        <w:autoSpaceDN w:val="0"/>
        <w:spacing w:line="480" w:lineRule="auto"/>
        <w:outlineLvl w:val="2"/>
        <w:rPr>
          <w:rFonts w:cs="Times New Roman"/>
          <w:b/>
          <w:sz w:val="22"/>
          <w:szCs w:val="22"/>
        </w:rPr>
      </w:pPr>
      <w:r w:rsidRPr="00A133DE">
        <w:rPr>
          <w:rFonts w:cs="Times New Roman"/>
          <w:b/>
          <w:sz w:val="22"/>
          <w:szCs w:val="22"/>
        </w:rPr>
        <w:t>2.1.</w:t>
      </w:r>
      <w:r w:rsidR="00181B24" w:rsidRPr="00A133DE">
        <w:rPr>
          <w:rFonts w:cs="Times New Roman"/>
          <w:b/>
          <w:sz w:val="22"/>
          <w:szCs w:val="22"/>
        </w:rPr>
        <w:t>1</w:t>
      </w:r>
      <w:r w:rsidR="00BC30D7" w:rsidRPr="00A133DE">
        <w:rPr>
          <w:rFonts w:cs="Times New Roman"/>
          <w:b/>
          <w:sz w:val="22"/>
          <w:szCs w:val="22"/>
        </w:rPr>
        <w:t xml:space="preserve">. </w:t>
      </w:r>
      <w:r w:rsidR="00BC30D7" w:rsidRPr="00A133DE">
        <w:rPr>
          <w:rFonts w:cs="Times New Roman" w:hint="eastAsia"/>
          <w:b/>
          <w:sz w:val="22"/>
          <w:szCs w:val="22"/>
        </w:rPr>
        <w:t xml:space="preserve">이모작 논 </w:t>
      </w:r>
      <w:r w:rsidR="00BC30D7" w:rsidRPr="00A133DE">
        <w:rPr>
          <w:rFonts w:cs="Times New Roman"/>
          <w:b/>
          <w:sz w:val="22"/>
          <w:szCs w:val="22"/>
        </w:rPr>
        <w:t>(</w:t>
      </w:r>
      <w:r w:rsidR="00BC30D7" w:rsidRPr="00A133DE">
        <w:rPr>
          <w:rFonts w:cs="Times New Roman" w:hint="eastAsia"/>
          <w:b/>
          <w:sz w:val="22"/>
          <w:szCs w:val="22"/>
        </w:rPr>
        <w:t>보성종합기상탑)</w:t>
      </w:r>
    </w:p>
    <w:p w14:paraId="74613AA7" w14:textId="77777777" w:rsidR="008A3823" w:rsidRPr="00A133DE" w:rsidRDefault="00565467" w:rsidP="008A3823">
      <w:pPr>
        <w:pStyle w:val="ad"/>
        <w:autoSpaceDE w:val="0"/>
        <w:autoSpaceDN w:val="0"/>
        <w:spacing w:line="480" w:lineRule="auto"/>
        <w:rPr>
          <w:rFonts w:cs="Times New Roman"/>
          <w:sz w:val="22"/>
          <w:szCs w:val="22"/>
        </w:rPr>
      </w:pPr>
      <w:r w:rsidRPr="00A133DE">
        <w:rPr>
          <w:rFonts w:cs="Times New Roman" w:hint="eastAsia"/>
          <w:sz w:val="22"/>
          <w:szCs w:val="22"/>
        </w:rPr>
        <w:t>논에서의 지면 에너지 플럭스는 보성종합기상탑(전라남도 보성군 득량면</w:t>
      </w:r>
      <w:r w:rsidR="00DA62CE" w:rsidRPr="00A133DE">
        <w:rPr>
          <w:rFonts w:cs="Times New Roman" w:hint="eastAsia"/>
          <w:sz w:val="22"/>
          <w:szCs w:val="22"/>
        </w:rPr>
        <w:t>;</w:t>
      </w:r>
      <w:r w:rsidR="00DA62CE" w:rsidRPr="00A133DE">
        <w:rPr>
          <w:rFonts w:cs="Times New Roman"/>
          <w:sz w:val="22"/>
          <w:szCs w:val="22"/>
        </w:rPr>
        <w:t xml:space="preserve"> 34.7607</w:t>
      </w:r>
      <w:r w:rsidR="00DA62CE" w:rsidRPr="00A133DE">
        <w:rPr>
          <w:rFonts w:cs="Times New Roman"/>
          <w:sz w:val="22"/>
          <w:szCs w:val="22"/>
          <w:vertAlign w:val="superscript"/>
        </w:rPr>
        <w:t>o</w:t>
      </w:r>
      <w:r w:rsidR="00DA62CE" w:rsidRPr="00A133DE">
        <w:rPr>
          <w:rFonts w:cs="Times New Roman"/>
          <w:sz w:val="22"/>
          <w:szCs w:val="22"/>
        </w:rPr>
        <w:t>N, 127.2140</w:t>
      </w:r>
      <w:r w:rsidR="00DA62CE" w:rsidRPr="00A133DE">
        <w:rPr>
          <w:rFonts w:cs="Times New Roman"/>
          <w:sz w:val="22"/>
          <w:szCs w:val="22"/>
          <w:vertAlign w:val="superscript"/>
        </w:rPr>
        <w:t>o</w:t>
      </w:r>
      <w:r w:rsidR="00DA62CE" w:rsidRPr="00A133DE">
        <w:rPr>
          <w:rFonts w:cs="Times New Roman"/>
          <w:sz w:val="22"/>
          <w:szCs w:val="22"/>
        </w:rPr>
        <w:t>E</w:t>
      </w:r>
      <w:r w:rsidRPr="00A133DE">
        <w:rPr>
          <w:rFonts w:cs="Times New Roman" w:hint="eastAsia"/>
          <w:sz w:val="22"/>
          <w:szCs w:val="22"/>
        </w:rPr>
        <w:t xml:space="preserve">)에서 측정하였다. </w:t>
      </w:r>
      <w:r w:rsidR="0025002E" w:rsidRPr="00A133DE">
        <w:rPr>
          <w:rFonts w:cs="Times New Roman" w:hint="eastAsia"/>
          <w:sz w:val="22"/>
          <w:szCs w:val="22"/>
        </w:rPr>
        <w:t xml:space="preserve">해당 지역은 </w:t>
      </w:r>
      <w:r w:rsidR="0025002E" w:rsidRPr="00A133DE">
        <w:rPr>
          <w:rFonts w:cs="Times New Roman"/>
          <w:sz w:val="22"/>
          <w:szCs w:val="22"/>
        </w:rPr>
        <w:t>1930</w:t>
      </w:r>
      <w:r w:rsidR="0025002E" w:rsidRPr="00A133DE">
        <w:rPr>
          <w:rFonts w:cs="Times New Roman" w:hint="eastAsia"/>
          <w:sz w:val="22"/>
          <w:szCs w:val="22"/>
        </w:rPr>
        <w:t xml:space="preserve">년대에 간척사업으로 바다를 매립하여 조성하였는데, </w:t>
      </w:r>
      <w:r w:rsidR="00D73558" w:rsidRPr="00A133DE">
        <w:rPr>
          <w:rFonts w:cs="Times New Roman"/>
          <w:sz w:val="22"/>
          <w:szCs w:val="22"/>
        </w:rPr>
        <w:t>2014</w:t>
      </w:r>
      <w:r w:rsidR="00D73558" w:rsidRPr="00A133DE">
        <w:rPr>
          <w:rFonts w:cs="Times New Roman" w:hint="eastAsia"/>
          <w:sz w:val="22"/>
          <w:szCs w:val="22"/>
        </w:rPr>
        <w:t xml:space="preserve">년 기상청은 이 지역에 약 </w:t>
      </w:r>
      <w:r w:rsidR="00D73558" w:rsidRPr="00A133DE">
        <w:rPr>
          <w:rFonts w:cs="Times New Roman"/>
          <w:sz w:val="22"/>
          <w:szCs w:val="22"/>
        </w:rPr>
        <w:t>307</w:t>
      </w:r>
      <w:r w:rsidR="00D73558" w:rsidRPr="00A133DE">
        <w:rPr>
          <w:rFonts w:cs="Times New Roman" w:hint="eastAsia"/>
          <w:sz w:val="22"/>
          <w:szCs w:val="22"/>
        </w:rPr>
        <w:t>미터 높이의 종합기상탑을 설치하였으며,</w:t>
      </w:r>
      <w:r w:rsidR="00D73558" w:rsidRPr="00A133DE">
        <w:rPr>
          <w:rFonts w:cs="Times New Roman"/>
          <w:sz w:val="22"/>
          <w:szCs w:val="22"/>
        </w:rPr>
        <w:t xml:space="preserve"> </w:t>
      </w:r>
      <w:r w:rsidR="00D73558" w:rsidRPr="00A133DE">
        <w:rPr>
          <w:rFonts w:cs="Times New Roman" w:hint="eastAsia"/>
          <w:sz w:val="22"/>
          <w:szCs w:val="22"/>
        </w:rPr>
        <w:t xml:space="preserve">국립기상과학원은 복합관측 시스템을 </w:t>
      </w:r>
      <w:r w:rsidR="00A557B1" w:rsidRPr="00A133DE">
        <w:rPr>
          <w:rFonts w:cs="Times New Roman" w:hint="eastAsia"/>
          <w:sz w:val="22"/>
          <w:szCs w:val="22"/>
        </w:rPr>
        <w:t>구축하여</w:t>
      </w:r>
      <w:r w:rsidR="00D73558" w:rsidRPr="00A133DE">
        <w:rPr>
          <w:rFonts w:cs="Times New Roman" w:hint="eastAsia"/>
          <w:sz w:val="22"/>
          <w:szCs w:val="22"/>
        </w:rPr>
        <w:t xml:space="preserve"> </w:t>
      </w:r>
      <w:r w:rsidR="00A557B1" w:rsidRPr="00A133DE">
        <w:rPr>
          <w:rFonts w:cs="Times New Roman" w:hint="eastAsia"/>
          <w:sz w:val="22"/>
          <w:szCs w:val="22"/>
        </w:rPr>
        <w:t>대기</w:t>
      </w:r>
      <w:r w:rsidR="00D73558" w:rsidRPr="00A133DE">
        <w:rPr>
          <w:rFonts w:cs="Times New Roman" w:hint="eastAsia"/>
          <w:sz w:val="22"/>
          <w:szCs w:val="22"/>
        </w:rPr>
        <w:t>경계층내 미기상</w:t>
      </w:r>
      <w:r w:rsidR="00D73558" w:rsidRPr="00A133DE">
        <w:rPr>
          <w:rFonts w:cs="Times New Roman"/>
          <w:sz w:val="22"/>
          <w:szCs w:val="22"/>
        </w:rPr>
        <w:t xml:space="preserve"> </w:t>
      </w:r>
      <w:r w:rsidR="00D73558" w:rsidRPr="00A133DE">
        <w:rPr>
          <w:rFonts w:cs="Times New Roman" w:hint="eastAsia"/>
          <w:sz w:val="22"/>
          <w:szCs w:val="22"/>
        </w:rPr>
        <w:t>현상을 관측하고 있다.</w:t>
      </w:r>
      <w:r w:rsidR="008A3823" w:rsidRPr="00A133DE">
        <w:rPr>
          <w:rFonts w:cs="Times New Roman"/>
          <w:sz w:val="22"/>
          <w:szCs w:val="22"/>
        </w:rPr>
        <w:t xml:space="preserve"> </w:t>
      </w:r>
      <w:r w:rsidR="008A3823" w:rsidRPr="00A133DE">
        <w:rPr>
          <w:rFonts w:cs="Times New Roman" w:hint="eastAsia"/>
          <w:sz w:val="22"/>
          <w:szCs w:val="22"/>
        </w:rPr>
        <w:t>남동쪽으로는 득량만이 자리잡고 있어,</w:t>
      </w:r>
      <w:r w:rsidR="008A3823" w:rsidRPr="00A133DE">
        <w:rPr>
          <w:rFonts w:cs="Times New Roman"/>
          <w:sz w:val="22"/>
          <w:szCs w:val="22"/>
        </w:rPr>
        <w:t xml:space="preserve"> </w:t>
      </w:r>
      <w:r w:rsidR="008A3823" w:rsidRPr="00A133DE">
        <w:rPr>
          <w:rFonts w:cs="Times New Roman" w:hint="eastAsia"/>
          <w:sz w:val="22"/>
          <w:szCs w:val="22"/>
        </w:rPr>
        <w:t>국지순환은 강한 해륙풍 특성을 보인다.</w:t>
      </w:r>
    </w:p>
    <w:p w14:paraId="7C1D6DD3" w14:textId="08F7A044" w:rsidR="00BC30D7" w:rsidRPr="00A133DE" w:rsidRDefault="00AB7451" w:rsidP="00581B47">
      <w:pPr>
        <w:pStyle w:val="ad"/>
        <w:autoSpaceDE w:val="0"/>
        <w:autoSpaceDN w:val="0"/>
        <w:spacing w:line="480" w:lineRule="auto"/>
        <w:rPr>
          <w:rFonts w:cs="Times New Roman"/>
          <w:sz w:val="22"/>
          <w:szCs w:val="22"/>
        </w:rPr>
      </w:pPr>
      <w:r w:rsidRPr="00A133DE">
        <w:rPr>
          <w:rFonts w:cs="Times New Roman" w:hint="eastAsia"/>
          <w:sz w:val="22"/>
          <w:szCs w:val="22"/>
        </w:rPr>
        <w:t>관측지 주변</w:t>
      </w:r>
      <w:r w:rsidR="00CC43E4" w:rsidRPr="00A133DE">
        <w:rPr>
          <w:rFonts w:cs="Times New Roman" w:hint="eastAsia"/>
          <w:sz w:val="22"/>
          <w:szCs w:val="22"/>
        </w:rPr>
        <w:t xml:space="preserve">의 약 </w:t>
      </w:r>
      <w:r w:rsidR="00CC43E4" w:rsidRPr="00A133DE">
        <w:rPr>
          <w:rFonts w:cs="Times New Roman"/>
          <w:sz w:val="22"/>
          <w:szCs w:val="22"/>
        </w:rPr>
        <w:t xml:space="preserve">1.5km </w:t>
      </w:r>
      <w:r w:rsidR="00CC43E4" w:rsidRPr="00A133DE">
        <w:rPr>
          <w:rFonts w:cs="Times New Roman" w:hint="eastAsia"/>
          <w:sz w:val="22"/>
          <w:szCs w:val="22"/>
        </w:rPr>
        <w:t>반경은</w:t>
      </w:r>
      <w:r w:rsidR="0025002E" w:rsidRPr="00A133DE">
        <w:rPr>
          <w:rFonts w:cs="Times New Roman" w:hint="eastAsia"/>
          <w:sz w:val="22"/>
          <w:szCs w:val="22"/>
        </w:rPr>
        <w:t xml:space="preserve"> 대부분 논(</w:t>
      </w:r>
      <w:r w:rsidR="0025002E" w:rsidRPr="00A133DE">
        <w:rPr>
          <w:rFonts w:cs="Times New Roman"/>
          <w:sz w:val="22"/>
          <w:szCs w:val="22"/>
        </w:rPr>
        <w:t>rice-paddy</w:t>
      </w:r>
      <w:r w:rsidR="0025002E" w:rsidRPr="00A133DE">
        <w:rPr>
          <w:rFonts w:cs="Times New Roman" w:hint="eastAsia"/>
          <w:sz w:val="22"/>
          <w:szCs w:val="22"/>
        </w:rPr>
        <w:t>)으로 온난</w:t>
      </w:r>
      <w:r w:rsidR="00971048" w:rsidRPr="00A133DE">
        <w:rPr>
          <w:rFonts w:cs="Times New Roman" w:hint="eastAsia"/>
          <w:sz w:val="22"/>
          <w:szCs w:val="22"/>
        </w:rPr>
        <w:t>-다습</w:t>
      </w:r>
      <w:r w:rsidR="0025002E" w:rsidRPr="00A133DE">
        <w:rPr>
          <w:rFonts w:cs="Times New Roman" w:hint="eastAsia"/>
          <w:sz w:val="22"/>
          <w:szCs w:val="22"/>
        </w:rPr>
        <w:t>한 기후</w:t>
      </w:r>
      <w:r w:rsidR="00542C22" w:rsidRPr="00A133DE">
        <w:rPr>
          <w:rFonts w:cs="Times New Roman" w:hint="eastAsia"/>
          <w:sz w:val="22"/>
          <w:szCs w:val="22"/>
        </w:rPr>
        <w:t>조건을</w:t>
      </w:r>
      <w:r w:rsidR="0025002E" w:rsidRPr="00A133DE">
        <w:rPr>
          <w:rFonts w:cs="Times New Roman" w:hint="eastAsia"/>
          <w:sz w:val="22"/>
          <w:szCs w:val="22"/>
        </w:rPr>
        <w:t xml:space="preserve"> 바탕으로 이모작</w:t>
      </w:r>
      <w:r w:rsidR="00971BD9" w:rsidRPr="00A133DE">
        <w:rPr>
          <w:rFonts w:cs="Times New Roman" w:hint="eastAsia"/>
          <w:sz w:val="22"/>
          <w:szCs w:val="22"/>
        </w:rPr>
        <w:t>을 통해</w:t>
      </w:r>
      <w:r w:rsidR="00007508" w:rsidRPr="00A133DE">
        <w:rPr>
          <w:rFonts w:cs="Times New Roman" w:hint="eastAsia"/>
          <w:sz w:val="22"/>
          <w:szCs w:val="22"/>
        </w:rPr>
        <w:t xml:space="preserve"> </w:t>
      </w:r>
      <w:r w:rsidR="00BD2813" w:rsidRPr="00A133DE">
        <w:rPr>
          <w:rFonts w:cs="Times New Roman"/>
          <w:sz w:val="22"/>
          <w:szCs w:val="22"/>
        </w:rPr>
        <w:t>6-11</w:t>
      </w:r>
      <w:r w:rsidR="00BD2813" w:rsidRPr="00A133DE">
        <w:rPr>
          <w:rFonts w:cs="Times New Roman" w:hint="eastAsia"/>
          <w:sz w:val="22"/>
          <w:szCs w:val="22"/>
        </w:rPr>
        <w:t xml:space="preserve">월 중 </w:t>
      </w:r>
      <w:r w:rsidR="00007508" w:rsidRPr="00A133DE">
        <w:rPr>
          <w:rFonts w:cs="Times New Roman" w:hint="eastAsia"/>
          <w:sz w:val="22"/>
          <w:szCs w:val="22"/>
        </w:rPr>
        <w:t>벼</w:t>
      </w:r>
      <w:r w:rsidR="008909B1" w:rsidRPr="00A133DE">
        <w:rPr>
          <w:rFonts w:cs="Times New Roman" w:hint="eastAsia"/>
          <w:sz w:val="22"/>
          <w:szCs w:val="22"/>
        </w:rPr>
        <w:t>(</w:t>
      </w:r>
      <w:r w:rsidR="008909B1" w:rsidRPr="00A133DE">
        <w:rPr>
          <w:rFonts w:cs="Times New Roman"/>
          <w:i/>
          <w:sz w:val="22"/>
          <w:szCs w:val="22"/>
        </w:rPr>
        <w:t>Oryza sativa</w:t>
      </w:r>
      <w:r w:rsidR="008909B1" w:rsidRPr="00A133DE">
        <w:rPr>
          <w:rFonts w:cs="Times New Roman"/>
          <w:sz w:val="22"/>
          <w:szCs w:val="22"/>
        </w:rPr>
        <w:t>)</w:t>
      </w:r>
      <w:r w:rsidR="00007508" w:rsidRPr="00A133DE">
        <w:rPr>
          <w:rFonts w:cs="Times New Roman" w:hint="eastAsia"/>
          <w:sz w:val="22"/>
          <w:szCs w:val="22"/>
        </w:rPr>
        <w:t xml:space="preserve">를 </w:t>
      </w:r>
      <w:r w:rsidR="00BD2813" w:rsidRPr="00A133DE">
        <w:rPr>
          <w:rFonts w:cs="Times New Roman" w:hint="eastAsia"/>
          <w:sz w:val="22"/>
          <w:szCs w:val="22"/>
        </w:rPr>
        <w:t>재배</w:t>
      </w:r>
      <w:r w:rsidR="00007508" w:rsidRPr="00A133DE">
        <w:rPr>
          <w:rFonts w:cs="Times New Roman" w:hint="eastAsia"/>
          <w:sz w:val="22"/>
          <w:szCs w:val="22"/>
        </w:rPr>
        <w:t xml:space="preserve">한 </w:t>
      </w:r>
      <w:r w:rsidR="00971BD9" w:rsidRPr="00A133DE">
        <w:rPr>
          <w:rFonts w:cs="Times New Roman" w:hint="eastAsia"/>
          <w:sz w:val="22"/>
          <w:szCs w:val="22"/>
        </w:rPr>
        <w:t>뒤</w:t>
      </w:r>
      <w:r w:rsidR="00007508" w:rsidRPr="00A133DE">
        <w:rPr>
          <w:rFonts w:cs="Times New Roman" w:hint="eastAsia"/>
          <w:sz w:val="22"/>
          <w:szCs w:val="22"/>
        </w:rPr>
        <w:t xml:space="preserve"> 겨울</w:t>
      </w:r>
      <w:r w:rsidR="00971BD9" w:rsidRPr="00A133DE">
        <w:rPr>
          <w:rFonts w:cs="Times New Roman" w:hint="eastAsia"/>
          <w:sz w:val="22"/>
          <w:szCs w:val="22"/>
        </w:rPr>
        <w:t>에는</w:t>
      </w:r>
      <w:r w:rsidR="00007508" w:rsidRPr="00A133DE">
        <w:rPr>
          <w:rFonts w:cs="Times New Roman" w:hint="eastAsia"/>
          <w:sz w:val="22"/>
          <w:szCs w:val="22"/>
        </w:rPr>
        <w:t xml:space="preserve"> 보리</w:t>
      </w:r>
      <w:r w:rsidR="008909B1" w:rsidRPr="00A133DE">
        <w:rPr>
          <w:rFonts w:cs="Times New Roman" w:hint="eastAsia"/>
          <w:sz w:val="22"/>
          <w:szCs w:val="22"/>
        </w:rPr>
        <w:t>(</w:t>
      </w:r>
      <w:r w:rsidR="008909B1" w:rsidRPr="00A133DE">
        <w:rPr>
          <w:rFonts w:cs="Times New Roman"/>
          <w:i/>
          <w:sz w:val="22"/>
          <w:szCs w:val="22"/>
        </w:rPr>
        <w:t>H</w:t>
      </w:r>
      <w:r w:rsidR="008909B1" w:rsidRPr="00A133DE">
        <w:rPr>
          <w:rFonts w:cs="Times New Roman" w:hint="eastAsia"/>
          <w:i/>
          <w:sz w:val="22"/>
          <w:szCs w:val="22"/>
        </w:rPr>
        <w:t xml:space="preserve">ordeum </w:t>
      </w:r>
      <w:r w:rsidR="008909B1" w:rsidRPr="00A133DE">
        <w:rPr>
          <w:rFonts w:cs="Times New Roman"/>
          <w:i/>
          <w:sz w:val="22"/>
          <w:szCs w:val="22"/>
        </w:rPr>
        <w:t>vulgare</w:t>
      </w:r>
      <w:r w:rsidR="008909B1" w:rsidRPr="00A133DE">
        <w:rPr>
          <w:rFonts w:cs="Times New Roman"/>
          <w:sz w:val="22"/>
          <w:szCs w:val="22"/>
        </w:rPr>
        <w:t>)</w:t>
      </w:r>
      <w:r w:rsidR="00007508" w:rsidRPr="00A133DE">
        <w:rPr>
          <w:rFonts w:cs="Times New Roman" w:hint="eastAsia"/>
          <w:sz w:val="22"/>
          <w:szCs w:val="22"/>
        </w:rPr>
        <w:t>를 재배하고 있다.</w:t>
      </w:r>
      <w:r w:rsidR="00971BD9" w:rsidRPr="00A133DE">
        <w:rPr>
          <w:rFonts w:cs="Times New Roman"/>
          <w:sz w:val="22"/>
          <w:szCs w:val="22"/>
        </w:rPr>
        <w:t xml:space="preserve"> </w:t>
      </w:r>
      <w:r w:rsidR="001C0D6B" w:rsidRPr="00A133DE">
        <w:rPr>
          <w:rFonts w:cs="Times New Roman" w:hint="eastAsia"/>
          <w:sz w:val="22"/>
          <w:szCs w:val="22"/>
        </w:rPr>
        <w:t xml:space="preserve">모내기를 준비하는 </w:t>
      </w:r>
      <w:r w:rsidR="001C0D6B" w:rsidRPr="00A133DE">
        <w:rPr>
          <w:rFonts w:cs="Times New Roman"/>
          <w:sz w:val="22"/>
          <w:szCs w:val="22"/>
        </w:rPr>
        <w:t>6</w:t>
      </w:r>
      <w:r w:rsidR="001C0D6B" w:rsidRPr="00A133DE">
        <w:rPr>
          <w:rFonts w:cs="Times New Roman" w:hint="eastAsia"/>
          <w:sz w:val="22"/>
          <w:szCs w:val="22"/>
        </w:rPr>
        <w:t>월초부터</w:t>
      </w:r>
      <w:r w:rsidR="0074358A" w:rsidRPr="00A133DE">
        <w:rPr>
          <w:rFonts w:cs="Times New Roman" w:hint="eastAsia"/>
          <w:sz w:val="22"/>
          <w:szCs w:val="22"/>
        </w:rPr>
        <w:t xml:space="preserve"> 재배기간에는 </w:t>
      </w:r>
      <w:r w:rsidR="00F31EF2" w:rsidRPr="00A133DE">
        <w:rPr>
          <w:rFonts w:cs="Times New Roman" w:hint="eastAsia"/>
          <w:sz w:val="22"/>
          <w:szCs w:val="22"/>
        </w:rPr>
        <w:t>관개(</w:t>
      </w:r>
      <w:r w:rsidR="00F31EF2" w:rsidRPr="00A133DE">
        <w:rPr>
          <w:rFonts w:cs="Times New Roman"/>
          <w:sz w:val="22"/>
          <w:szCs w:val="22"/>
        </w:rPr>
        <w:t>flood-irrigation)</w:t>
      </w:r>
      <w:r w:rsidR="00F31EF2" w:rsidRPr="00A133DE">
        <w:rPr>
          <w:rFonts w:cs="Times New Roman" w:hint="eastAsia"/>
          <w:sz w:val="22"/>
          <w:szCs w:val="22"/>
        </w:rPr>
        <w:t>로 논</w:t>
      </w:r>
      <w:r w:rsidR="00EC2CFB" w:rsidRPr="00A133DE">
        <w:rPr>
          <w:rFonts w:cs="Times New Roman" w:hint="eastAsia"/>
          <w:sz w:val="22"/>
          <w:szCs w:val="22"/>
        </w:rPr>
        <w:t xml:space="preserve">은 토양수분이 </w:t>
      </w:r>
      <w:r w:rsidR="00FB299C" w:rsidRPr="00A133DE">
        <w:rPr>
          <w:rFonts w:cs="Times New Roman" w:hint="eastAsia"/>
          <w:sz w:val="22"/>
          <w:szCs w:val="22"/>
        </w:rPr>
        <w:t>포화상태가 유지되며,</w:t>
      </w:r>
      <w:r w:rsidR="00FB299C" w:rsidRPr="00A133DE">
        <w:rPr>
          <w:rFonts w:cs="Times New Roman"/>
          <w:sz w:val="22"/>
          <w:szCs w:val="22"/>
        </w:rPr>
        <w:t xml:space="preserve"> </w:t>
      </w:r>
      <w:r w:rsidR="00FB299C" w:rsidRPr="00A133DE">
        <w:rPr>
          <w:rFonts w:cs="Times New Roman" w:hint="eastAsia"/>
          <w:sz w:val="22"/>
          <w:szCs w:val="22"/>
        </w:rPr>
        <w:t xml:space="preserve">한 </w:t>
      </w:r>
      <w:r w:rsidR="00FB299C" w:rsidRPr="00A133DE">
        <w:rPr>
          <w:rFonts w:cs="Times New Roman" w:hint="eastAsia"/>
          <w:sz w:val="22"/>
          <w:szCs w:val="22"/>
        </w:rPr>
        <w:lastRenderedPageBreak/>
        <w:t xml:space="preserve">여름에 </w:t>
      </w:r>
      <w:r w:rsidR="00151BA3" w:rsidRPr="00A133DE">
        <w:rPr>
          <w:rFonts w:cs="Times New Roman" w:hint="eastAsia"/>
          <w:sz w:val="22"/>
          <w:szCs w:val="22"/>
        </w:rPr>
        <w:t xml:space="preserve">벼의 성장을 돕기 위해서 </w:t>
      </w:r>
      <w:r w:rsidR="00FB299C" w:rsidRPr="00A133DE">
        <w:rPr>
          <w:rFonts w:cs="Times New Roman" w:hint="eastAsia"/>
          <w:sz w:val="22"/>
          <w:szCs w:val="22"/>
        </w:rPr>
        <w:t>일주일 정도 한시적</w:t>
      </w:r>
      <w:r w:rsidR="00151BA3" w:rsidRPr="00A133DE">
        <w:rPr>
          <w:rFonts w:cs="Times New Roman" w:hint="eastAsia"/>
          <w:sz w:val="22"/>
          <w:szCs w:val="22"/>
        </w:rPr>
        <w:t>인 물떼기(</w:t>
      </w:r>
      <w:r w:rsidR="00151BA3" w:rsidRPr="00A133DE">
        <w:rPr>
          <w:rFonts w:cs="Times New Roman"/>
          <w:sz w:val="22"/>
          <w:szCs w:val="22"/>
        </w:rPr>
        <w:t>mid-summer dra</w:t>
      </w:r>
      <w:r w:rsidR="006867E9" w:rsidRPr="00A133DE">
        <w:rPr>
          <w:rFonts w:cs="Times New Roman"/>
          <w:sz w:val="22"/>
          <w:szCs w:val="22"/>
        </w:rPr>
        <w:t>i</w:t>
      </w:r>
      <w:r w:rsidR="00151BA3" w:rsidRPr="00A133DE">
        <w:rPr>
          <w:rFonts w:cs="Times New Roman"/>
          <w:sz w:val="22"/>
          <w:szCs w:val="22"/>
        </w:rPr>
        <w:t>nage)</w:t>
      </w:r>
      <w:r w:rsidR="006867E9" w:rsidRPr="00A133DE">
        <w:rPr>
          <w:rFonts w:cs="Times New Roman" w:hint="eastAsia"/>
          <w:sz w:val="22"/>
          <w:szCs w:val="22"/>
        </w:rPr>
        <w:t>를 수행한다.</w:t>
      </w:r>
    </w:p>
    <w:p w14:paraId="078E5B50" w14:textId="77777777" w:rsidR="00581B47" w:rsidRPr="00A133DE" w:rsidRDefault="00581B47" w:rsidP="00581B47">
      <w:pPr>
        <w:pStyle w:val="ad"/>
        <w:autoSpaceDE w:val="0"/>
        <w:autoSpaceDN w:val="0"/>
        <w:spacing w:line="480" w:lineRule="auto"/>
        <w:rPr>
          <w:rFonts w:cs="Times New Roman"/>
          <w:sz w:val="22"/>
          <w:szCs w:val="22"/>
        </w:rPr>
      </w:pPr>
    </w:p>
    <w:p w14:paraId="26C8E69B" w14:textId="13F132BE" w:rsidR="00BC30D7" w:rsidRPr="00A133DE" w:rsidRDefault="00711890" w:rsidP="00581B47">
      <w:pPr>
        <w:pStyle w:val="ad"/>
        <w:autoSpaceDE w:val="0"/>
        <w:autoSpaceDN w:val="0"/>
        <w:spacing w:line="480" w:lineRule="auto"/>
        <w:outlineLvl w:val="2"/>
        <w:rPr>
          <w:rFonts w:cs="Times New Roman"/>
          <w:b/>
          <w:sz w:val="22"/>
          <w:szCs w:val="22"/>
        </w:rPr>
      </w:pPr>
      <w:r w:rsidRPr="00A133DE">
        <w:rPr>
          <w:rFonts w:cs="Times New Roman"/>
          <w:b/>
          <w:sz w:val="22"/>
          <w:szCs w:val="22"/>
        </w:rPr>
        <w:t>2.1.</w:t>
      </w:r>
      <w:r w:rsidR="00A57FEB" w:rsidRPr="00A133DE">
        <w:rPr>
          <w:rFonts w:cs="Times New Roman"/>
          <w:b/>
          <w:sz w:val="22"/>
          <w:szCs w:val="22"/>
        </w:rPr>
        <w:t>2</w:t>
      </w:r>
      <w:r w:rsidRPr="00A133DE">
        <w:rPr>
          <w:rFonts w:cs="Times New Roman"/>
          <w:b/>
          <w:sz w:val="22"/>
          <w:szCs w:val="22"/>
        </w:rPr>
        <w:t>.</w:t>
      </w:r>
      <w:r w:rsidR="00BC30D7" w:rsidRPr="00A133DE">
        <w:rPr>
          <w:rFonts w:cs="Times New Roman"/>
          <w:b/>
          <w:sz w:val="22"/>
          <w:szCs w:val="22"/>
        </w:rPr>
        <w:t xml:space="preserve"> </w:t>
      </w:r>
      <w:r w:rsidR="00BC30D7" w:rsidRPr="00A133DE">
        <w:rPr>
          <w:rFonts w:cs="Times New Roman" w:hint="eastAsia"/>
          <w:b/>
          <w:sz w:val="22"/>
          <w:szCs w:val="22"/>
        </w:rPr>
        <w:t xml:space="preserve">농경지 </w:t>
      </w:r>
      <w:r w:rsidR="00BC30D7" w:rsidRPr="00A133DE">
        <w:rPr>
          <w:rFonts w:cs="Times New Roman"/>
          <w:b/>
          <w:sz w:val="22"/>
          <w:szCs w:val="22"/>
        </w:rPr>
        <w:t>(</w:t>
      </w:r>
      <w:r w:rsidR="00BC30D7" w:rsidRPr="00A133DE">
        <w:rPr>
          <w:rFonts w:cs="Times New Roman" w:hint="eastAsia"/>
          <w:b/>
          <w:sz w:val="22"/>
          <w:szCs w:val="22"/>
        </w:rPr>
        <w:t>안동</w:t>
      </w:r>
      <w:r w:rsidR="00581B47" w:rsidRPr="00A133DE">
        <w:rPr>
          <w:rFonts w:cs="Times New Roman" w:hint="eastAsia"/>
          <w:b/>
          <w:sz w:val="22"/>
          <w:szCs w:val="22"/>
        </w:rPr>
        <w:t>댐 유역 수문기상관측소</w:t>
      </w:r>
      <w:r w:rsidR="00BC30D7" w:rsidRPr="00A133DE">
        <w:rPr>
          <w:rFonts w:cs="Times New Roman" w:hint="eastAsia"/>
          <w:b/>
          <w:sz w:val="22"/>
          <w:szCs w:val="22"/>
        </w:rPr>
        <w:t>)</w:t>
      </w:r>
    </w:p>
    <w:p w14:paraId="62C30A5F" w14:textId="628AA861" w:rsidR="00BC30D7" w:rsidRPr="00A133DE" w:rsidRDefault="00DF1730" w:rsidP="00581B47">
      <w:pPr>
        <w:pStyle w:val="ad"/>
        <w:autoSpaceDE w:val="0"/>
        <w:autoSpaceDN w:val="0"/>
        <w:spacing w:line="480" w:lineRule="auto"/>
        <w:rPr>
          <w:rFonts w:cs="Times New Roman"/>
          <w:sz w:val="22"/>
          <w:szCs w:val="22"/>
        </w:rPr>
      </w:pPr>
      <w:r w:rsidRPr="00A133DE">
        <w:rPr>
          <w:rFonts w:cs="Times New Roman" w:hint="eastAsia"/>
          <w:sz w:val="22"/>
          <w:szCs w:val="22"/>
        </w:rPr>
        <w:t xml:space="preserve">내륙 농경지의 플럭스 관측지는 </w:t>
      </w:r>
      <w:r w:rsidR="003E239F" w:rsidRPr="00A133DE">
        <w:rPr>
          <w:rFonts w:cs="Times New Roman" w:hint="eastAsia"/>
          <w:sz w:val="22"/>
          <w:szCs w:val="22"/>
        </w:rPr>
        <w:t>안동댐 상류지역(경상북도 안동시 도산면;</w:t>
      </w:r>
      <w:r w:rsidR="003E239F" w:rsidRPr="00A133DE">
        <w:rPr>
          <w:rFonts w:cs="Times New Roman"/>
          <w:sz w:val="22"/>
          <w:szCs w:val="22"/>
        </w:rPr>
        <w:t xml:space="preserve"> 36.7324</w:t>
      </w:r>
      <w:r w:rsidR="003E239F" w:rsidRPr="00A133DE">
        <w:rPr>
          <w:rFonts w:cs="Times New Roman" w:hint="eastAsia"/>
          <w:sz w:val="22"/>
          <w:szCs w:val="22"/>
          <w:vertAlign w:val="superscript"/>
        </w:rPr>
        <w:t>o</w:t>
      </w:r>
      <w:r w:rsidR="003E239F" w:rsidRPr="00A133DE">
        <w:rPr>
          <w:rFonts w:cs="Times New Roman"/>
          <w:sz w:val="22"/>
          <w:szCs w:val="22"/>
        </w:rPr>
        <w:t>N, 128.8747</w:t>
      </w:r>
      <w:r w:rsidR="003E239F" w:rsidRPr="00A133DE">
        <w:rPr>
          <w:rFonts w:cs="Times New Roman"/>
          <w:sz w:val="22"/>
          <w:szCs w:val="22"/>
          <w:vertAlign w:val="superscript"/>
        </w:rPr>
        <w:t>o</w:t>
      </w:r>
      <w:r w:rsidR="003E239F" w:rsidRPr="00A133DE">
        <w:rPr>
          <w:rFonts w:cs="Times New Roman"/>
          <w:sz w:val="22"/>
          <w:szCs w:val="22"/>
        </w:rPr>
        <w:t>E)</w:t>
      </w:r>
      <w:r w:rsidR="003E239F" w:rsidRPr="00A133DE">
        <w:rPr>
          <w:rFonts w:cs="Times New Roman" w:hint="eastAsia"/>
          <w:sz w:val="22"/>
          <w:szCs w:val="22"/>
        </w:rPr>
        <w:t>에 위치한다.</w:t>
      </w:r>
      <w:r w:rsidR="0067500B" w:rsidRPr="00A133DE">
        <w:rPr>
          <w:rFonts w:cs="Times New Roman"/>
          <w:sz w:val="22"/>
          <w:szCs w:val="22"/>
        </w:rPr>
        <w:t xml:space="preserve"> </w:t>
      </w:r>
      <w:r w:rsidR="006561E4" w:rsidRPr="00A133DE">
        <w:rPr>
          <w:rFonts w:cs="Times New Roman" w:hint="eastAsia"/>
          <w:sz w:val="22"/>
          <w:szCs w:val="22"/>
        </w:rPr>
        <w:t xml:space="preserve">국립기상과학원은 </w:t>
      </w:r>
      <w:r w:rsidR="00D33E09" w:rsidRPr="00A133DE">
        <w:rPr>
          <w:rFonts w:cs="Times New Roman"/>
          <w:sz w:val="22"/>
          <w:szCs w:val="22"/>
        </w:rPr>
        <w:t>2011</w:t>
      </w:r>
      <w:r w:rsidR="00D33E09" w:rsidRPr="00A133DE">
        <w:rPr>
          <w:rFonts w:cs="Times New Roman" w:hint="eastAsia"/>
          <w:sz w:val="22"/>
          <w:szCs w:val="22"/>
        </w:rPr>
        <w:t xml:space="preserve">년부터 </w:t>
      </w:r>
      <w:r w:rsidR="006F33BB" w:rsidRPr="00A133DE">
        <w:rPr>
          <w:rFonts w:cs="Times New Roman" w:hint="eastAsia"/>
          <w:sz w:val="22"/>
          <w:szCs w:val="22"/>
        </w:rPr>
        <w:t>홍수</w:t>
      </w:r>
      <w:r w:rsidR="000D4CB9" w:rsidRPr="00A133DE">
        <w:rPr>
          <w:rFonts w:ascii="Times New Roman" w:hAnsi="Times New Roman" w:cs="Times New Roman"/>
          <w:sz w:val="22"/>
          <w:szCs w:val="22"/>
        </w:rPr>
        <w:t>‧</w:t>
      </w:r>
      <w:r w:rsidR="006F33BB" w:rsidRPr="00A133DE">
        <w:rPr>
          <w:rFonts w:cs="Times New Roman" w:hint="eastAsia"/>
          <w:sz w:val="22"/>
          <w:szCs w:val="22"/>
        </w:rPr>
        <w:t>가뭄</w:t>
      </w:r>
      <w:r w:rsidR="000D4CB9" w:rsidRPr="00A133DE">
        <w:rPr>
          <w:rFonts w:cs="Times New Roman" w:hint="eastAsia"/>
          <w:sz w:val="22"/>
          <w:szCs w:val="22"/>
        </w:rPr>
        <w:t xml:space="preserve"> 등 자연재해에 대비하는 </w:t>
      </w:r>
      <w:r w:rsidR="006561E4" w:rsidRPr="00A133DE">
        <w:rPr>
          <w:rFonts w:cs="Times New Roman" w:hint="eastAsia"/>
          <w:sz w:val="22"/>
          <w:szCs w:val="22"/>
        </w:rPr>
        <w:t>수문기상 관련 기술개발을 목적으로 안동댐 유역에</w:t>
      </w:r>
      <w:r w:rsidR="000D4CB9" w:rsidRPr="00A133DE">
        <w:rPr>
          <w:rFonts w:cs="Times New Roman"/>
          <w:sz w:val="22"/>
          <w:szCs w:val="22"/>
        </w:rPr>
        <w:t xml:space="preserve"> </w:t>
      </w:r>
      <w:r w:rsidR="00A00F7F" w:rsidRPr="00A133DE">
        <w:rPr>
          <w:rFonts w:cs="Times New Roman" w:hint="eastAsia"/>
          <w:sz w:val="22"/>
          <w:szCs w:val="22"/>
        </w:rPr>
        <w:t>고해상도 관측망</w:t>
      </w:r>
      <w:r w:rsidR="0063321F" w:rsidRPr="00A133DE">
        <w:rPr>
          <w:rFonts w:cs="Times New Roman" w:hint="eastAsia"/>
          <w:sz w:val="22"/>
          <w:szCs w:val="22"/>
        </w:rPr>
        <w:t xml:space="preserve">(관측소 </w:t>
      </w:r>
      <w:r w:rsidR="0063321F" w:rsidRPr="00A133DE">
        <w:rPr>
          <w:rFonts w:cs="Times New Roman"/>
          <w:sz w:val="22"/>
          <w:szCs w:val="22"/>
        </w:rPr>
        <w:t>7</w:t>
      </w:r>
      <w:r w:rsidR="00A43F10" w:rsidRPr="00A133DE">
        <w:rPr>
          <w:rFonts w:cs="Times New Roman" w:hint="eastAsia"/>
          <w:sz w:val="22"/>
          <w:szCs w:val="22"/>
        </w:rPr>
        <w:t>곳</w:t>
      </w:r>
      <w:r w:rsidR="0063321F" w:rsidRPr="00A133DE">
        <w:rPr>
          <w:rFonts w:cs="Times New Roman"/>
          <w:sz w:val="22"/>
          <w:szCs w:val="22"/>
        </w:rPr>
        <w:t>)</w:t>
      </w:r>
      <w:r w:rsidR="00A00F7F" w:rsidRPr="00A133DE">
        <w:rPr>
          <w:rFonts w:cs="Times New Roman" w:hint="eastAsia"/>
          <w:sz w:val="22"/>
          <w:szCs w:val="22"/>
        </w:rPr>
        <w:t>을 구성하여 운영하고 있다.</w:t>
      </w:r>
    </w:p>
    <w:p w14:paraId="7C6A7D0F" w14:textId="35FE03AA" w:rsidR="00233C2A" w:rsidRPr="00A133DE" w:rsidRDefault="00233C2A" w:rsidP="00581B47">
      <w:pPr>
        <w:pStyle w:val="ad"/>
        <w:autoSpaceDE w:val="0"/>
        <w:autoSpaceDN w:val="0"/>
        <w:spacing w:line="480" w:lineRule="auto"/>
        <w:rPr>
          <w:rFonts w:cs="Times New Roman"/>
          <w:sz w:val="22"/>
          <w:szCs w:val="22"/>
        </w:rPr>
      </w:pPr>
      <w:r w:rsidRPr="00A133DE">
        <w:rPr>
          <w:rFonts w:cs="Times New Roman" w:hint="eastAsia"/>
          <w:sz w:val="22"/>
          <w:szCs w:val="22"/>
        </w:rPr>
        <w:t xml:space="preserve">해당 지역의 농사는 </w:t>
      </w:r>
      <w:r w:rsidRPr="00A133DE">
        <w:rPr>
          <w:rFonts w:cs="Times New Roman"/>
          <w:sz w:val="22"/>
          <w:szCs w:val="22"/>
        </w:rPr>
        <w:t>5</w:t>
      </w:r>
      <w:r w:rsidRPr="00A133DE">
        <w:rPr>
          <w:rFonts w:cs="Times New Roman" w:hint="eastAsia"/>
          <w:sz w:val="22"/>
          <w:szCs w:val="22"/>
        </w:rPr>
        <w:t xml:space="preserve">월초부터 </w:t>
      </w:r>
      <w:r w:rsidRPr="00A133DE">
        <w:rPr>
          <w:rFonts w:cs="Times New Roman"/>
          <w:sz w:val="22"/>
          <w:szCs w:val="22"/>
        </w:rPr>
        <w:t>11</w:t>
      </w:r>
      <w:r w:rsidRPr="00A133DE">
        <w:rPr>
          <w:rFonts w:cs="Times New Roman" w:hint="eastAsia"/>
          <w:sz w:val="22"/>
          <w:szCs w:val="22"/>
        </w:rPr>
        <w:t>월초까지</w:t>
      </w:r>
      <w:r w:rsidR="001225BC" w:rsidRPr="00A133DE">
        <w:rPr>
          <w:rFonts w:cs="Times New Roman" w:hint="eastAsia"/>
          <w:sz w:val="22"/>
          <w:szCs w:val="22"/>
        </w:rPr>
        <w:t>의</w:t>
      </w:r>
      <w:r w:rsidRPr="00A133DE">
        <w:rPr>
          <w:rFonts w:cs="Times New Roman" w:hint="eastAsia"/>
          <w:sz w:val="22"/>
          <w:szCs w:val="22"/>
        </w:rPr>
        <w:t xml:space="preserve"> 생장기간에 집중되는데</w:t>
      </w:r>
      <w:r w:rsidR="006211F9" w:rsidRPr="00A133DE">
        <w:rPr>
          <w:rFonts w:cs="Times New Roman" w:hint="eastAsia"/>
          <w:sz w:val="22"/>
          <w:szCs w:val="22"/>
        </w:rPr>
        <w:t>,</w:t>
      </w:r>
      <w:r w:rsidR="006211F9" w:rsidRPr="00A133DE">
        <w:rPr>
          <w:rFonts w:cs="Times New Roman"/>
          <w:sz w:val="22"/>
          <w:szCs w:val="22"/>
        </w:rPr>
        <w:t xml:space="preserve"> </w:t>
      </w:r>
      <w:r w:rsidR="00636051">
        <w:rPr>
          <w:rFonts w:cs="Times New Roman" w:hint="eastAsia"/>
          <w:sz w:val="22"/>
          <w:szCs w:val="22"/>
        </w:rPr>
        <w:t xml:space="preserve">연구 기간동안 </w:t>
      </w:r>
      <w:r w:rsidR="00D17E79" w:rsidRPr="00A133DE">
        <w:rPr>
          <w:rFonts w:cs="Times New Roman" w:hint="eastAsia"/>
          <w:sz w:val="22"/>
          <w:szCs w:val="22"/>
        </w:rPr>
        <w:t>재배기간이 비교적 긴 고추(</w:t>
      </w:r>
      <w:r w:rsidR="00E84868" w:rsidRPr="00A133DE">
        <w:rPr>
          <w:rFonts w:cs="Times New Roman"/>
          <w:i/>
          <w:sz w:val="22"/>
          <w:szCs w:val="22"/>
        </w:rPr>
        <w:t>Capsicum annuum</w:t>
      </w:r>
      <w:r w:rsidR="00D17E79" w:rsidRPr="00A133DE">
        <w:rPr>
          <w:rFonts w:cs="Times New Roman"/>
          <w:sz w:val="22"/>
          <w:szCs w:val="22"/>
        </w:rPr>
        <w:t>)</w:t>
      </w:r>
      <w:r w:rsidR="00D17E79" w:rsidRPr="00A133DE">
        <w:rPr>
          <w:rFonts w:cs="Times New Roman" w:hint="eastAsia"/>
          <w:sz w:val="22"/>
          <w:szCs w:val="22"/>
        </w:rPr>
        <w:t>를 재배하거나,</w:t>
      </w:r>
      <w:r w:rsidR="00D17E79" w:rsidRPr="00A133DE">
        <w:rPr>
          <w:rFonts w:cs="Times New Roman"/>
          <w:sz w:val="22"/>
          <w:szCs w:val="22"/>
        </w:rPr>
        <w:t xml:space="preserve"> </w:t>
      </w:r>
      <w:r w:rsidR="006F3AA9" w:rsidRPr="00A133DE">
        <w:rPr>
          <w:rFonts w:cs="Times New Roman" w:hint="eastAsia"/>
          <w:sz w:val="22"/>
          <w:szCs w:val="22"/>
        </w:rPr>
        <w:t>봄-여름에 호박</w:t>
      </w:r>
      <w:r w:rsidR="00882468" w:rsidRPr="00A133DE">
        <w:rPr>
          <w:rFonts w:cs="Times New Roman" w:hint="eastAsia"/>
          <w:sz w:val="22"/>
          <w:szCs w:val="22"/>
        </w:rPr>
        <w:t>(</w:t>
      </w:r>
      <w:r w:rsidR="0075323F" w:rsidRPr="00A133DE">
        <w:rPr>
          <w:rFonts w:cs="Times New Roman"/>
          <w:i/>
          <w:sz w:val="22"/>
          <w:szCs w:val="22"/>
        </w:rPr>
        <w:t>Cucucrbita moschata</w:t>
      </w:r>
      <w:r w:rsidR="00882468" w:rsidRPr="00A133DE">
        <w:rPr>
          <w:rFonts w:cs="Times New Roman"/>
          <w:sz w:val="22"/>
          <w:szCs w:val="22"/>
        </w:rPr>
        <w:t>)</w:t>
      </w:r>
      <w:r w:rsidR="006F3AA9" w:rsidRPr="00A133DE">
        <w:rPr>
          <w:rFonts w:cs="Times New Roman" w:hint="eastAsia"/>
          <w:sz w:val="22"/>
          <w:szCs w:val="22"/>
        </w:rPr>
        <w:t>과 참깨</w:t>
      </w:r>
      <w:r w:rsidR="00882468" w:rsidRPr="00A133DE">
        <w:rPr>
          <w:rFonts w:cs="Times New Roman" w:hint="eastAsia"/>
          <w:sz w:val="22"/>
          <w:szCs w:val="22"/>
        </w:rPr>
        <w:t>(</w:t>
      </w:r>
      <w:r w:rsidR="00574E7F" w:rsidRPr="00A133DE">
        <w:rPr>
          <w:rFonts w:cs="Times New Roman"/>
          <w:i/>
          <w:sz w:val="22"/>
          <w:szCs w:val="22"/>
        </w:rPr>
        <w:t>Sesamum indicum</w:t>
      </w:r>
      <w:r w:rsidR="00882468" w:rsidRPr="00A133DE">
        <w:rPr>
          <w:rFonts w:cs="Times New Roman"/>
          <w:sz w:val="22"/>
          <w:szCs w:val="22"/>
        </w:rPr>
        <w:t>)</w:t>
      </w:r>
      <w:r w:rsidR="00B646B9" w:rsidRPr="00A133DE">
        <w:rPr>
          <w:rFonts w:cs="Times New Roman" w:hint="eastAsia"/>
          <w:sz w:val="22"/>
          <w:szCs w:val="22"/>
        </w:rPr>
        <w:t xml:space="preserve"> 등을</w:t>
      </w:r>
      <w:r w:rsidR="006F3AA9" w:rsidRPr="00A133DE">
        <w:rPr>
          <w:rFonts w:cs="Times New Roman" w:hint="eastAsia"/>
          <w:sz w:val="22"/>
          <w:szCs w:val="22"/>
        </w:rPr>
        <w:t xml:space="preserve"> </w:t>
      </w:r>
      <w:r w:rsidR="00574E7F" w:rsidRPr="00A133DE">
        <w:rPr>
          <w:rFonts w:cs="Times New Roman" w:hint="eastAsia"/>
          <w:sz w:val="22"/>
          <w:szCs w:val="22"/>
        </w:rPr>
        <w:t xml:space="preserve">먼저 </w:t>
      </w:r>
      <w:r w:rsidR="006F3AA9" w:rsidRPr="00A133DE">
        <w:rPr>
          <w:rFonts w:cs="Times New Roman" w:hint="eastAsia"/>
          <w:sz w:val="22"/>
          <w:szCs w:val="22"/>
        </w:rPr>
        <w:t>재배하고,</w:t>
      </w:r>
      <w:r w:rsidR="006F3AA9" w:rsidRPr="00A133DE">
        <w:rPr>
          <w:rFonts w:cs="Times New Roman"/>
          <w:sz w:val="22"/>
          <w:szCs w:val="22"/>
        </w:rPr>
        <w:t xml:space="preserve"> </w:t>
      </w:r>
      <w:r w:rsidR="006F3AA9" w:rsidRPr="00A133DE">
        <w:rPr>
          <w:rFonts w:cs="Times New Roman" w:hint="eastAsia"/>
          <w:sz w:val="22"/>
          <w:szCs w:val="22"/>
        </w:rPr>
        <w:t>수확</w:t>
      </w:r>
      <w:r w:rsidR="00882468" w:rsidRPr="00A133DE">
        <w:rPr>
          <w:rFonts w:cs="Times New Roman" w:hint="eastAsia"/>
          <w:sz w:val="22"/>
          <w:szCs w:val="22"/>
        </w:rPr>
        <w:t xml:space="preserve"> </w:t>
      </w:r>
      <w:r w:rsidR="006F3AA9" w:rsidRPr="00A133DE">
        <w:rPr>
          <w:rFonts w:cs="Times New Roman" w:hint="eastAsia"/>
          <w:sz w:val="22"/>
          <w:szCs w:val="22"/>
        </w:rPr>
        <w:t>후 가을까지는 무</w:t>
      </w:r>
      <w:r w:rsidR="00882468" w:rsidRPr="00A133DE">
        <w:rPr>
          <w:rFonts w:cs="Times New Roman" w:hint="eastAsia"/>
          <w:sz w:val="22"/>
          <w:szCs w:val="22"/>
        </w:rPr>
        <w:t>(</w:t>
      </w:r>
      <w:r w:rsidR="00EA356B" w:rsidRPr="00A133DE">
        <w:rPr>
          <w:rFonts w:cs="Times New Roman"/>
          <w:i/>
          <w:sz w:val="22"/>
          <w:szCs w:val="22"/>
        </w:rPr>
        <w:t>Raphanus sativus</w:t>
      </w:r>
      <w:r w:rsidR="00882468" w:rsidRPr="00A133DE">
        <w:rPr>
          <w:rFonts w:cs="Times New Roman"/>
          <w:sz w:val="22"/>
          <w:szCs w:val="22"/>
        </w:rPr>
        <w:t>)</w:t>
      </w:r>
      <w:r w:rsidR="006F3AA9" w:rsidRPr="00A133DE">
        <w:rPr>
          <w:rFonts w:cs="Times New Roman" w:hint="eastAsia"/>
          <w:sz w:val="22"/>
          <w:szCs w:val="22"/>
        </w:rPr>
        <w:t>를 재배하</w:t>
      </w:r>
      <w:r w:rsidR="008E6B7A">
        <w:rPr>
          <w:rFonts w:cs="Times New Roman" w:hint="eastAsia"/>
          <w:sz w:val="22"/>
          <w:szCs w:val="22"/>
        </w:rPr>
        <w:t>였</w:t>
      </w:r>
      <w:r w:rsidR="006F3AA9" w:rsidRPr="00A133DE">
        <w:rPr>
          <w:rFonts w:cs="Times New Roman" w:hint="eastAsia"/>
          <w:sz w:val="22"/>
          <w:szCs w:val="22"/>
        </w:rPr>
        <w:t>다.</w:t>
      </w:r>
      <w:r w:rsidR="00922DA8" w:rsidRPr="00A133DE">
        <w:rPr>
          <w:rFonts w:cs="Times New Roman"/>
          <w:sz w:val="22"/>
          <w:szCs w:val="22"/>
        </w:rPr>
        <w:t xml:space="preserve"> </w:t>
      </w:r>
      <w:r w:rsidR="00922DA8" w:rsidRPr="00A133DE">
        <w:rPr>
          <w:rFonts w:cs="Times New Roman" w:hint="eastAsia"/>
          <w:sz w:val="22"/>
          <w:szCs w:val="22"/>
        </w:rPr>
        <w:t xml:space="preserve">겨울에는 </w:t>
      </w:r>
      <w:r w:rsidR="00BE4194" w:rsidRPr="00A133DE">
        <w:rPr>
          <w:rFonts w:cs="Times New Roman" w:hint="eastAsia"/>
          <w:sz w:val="22"/>
          <w:szCs w:val="22"/>
        </w:rPr>
        <w:t>밭갈이(</w:t>
      </w:r>
      <w:r w:rsidR="00BE4194" w:rsidRPr="00A133DE">
        <w:rPr>
          <w:rFonts w:cs="Times New Roman"/>
          <w:sz w:val="22"/>
          <w:szCs w:val="22"/>
        </w:rPr>
        <w:t>tillage)</w:t>
      </w:r>
      <w:r w:rsidR="00BE4194" w:rsidRPr="00A133DE">
        <w:rPr>
          <w:rFonts w:cs="Times New Roman" w:hint="eastAsia"/>
          <w:sz w:val="22"/>
          <w:szCs w:val="22"/>
        </w:rPr>
        <w:t xml:space="preserve"> 후 나지</w:t>
      </w:r>
      <w:r w:rsidR="00412A87" w:rsidRPr="00A133DE">
        <w:rPr>
          <w:rFonts w:cs="Times New Roman" w:hint="eastAsia"/>
          <w:sz w:val="22"/>
          <w:szCs w:val="22"/>
        </w:rPr>
        <w:t>(</w:t>
      </w:r>
      <w:r w:rsidR="00412A87" w:rsidRPr="00A133DE">
        <w:rPr>
          <w:rFonts w:cs="Times New Roman"/>
          <w:sz w:val="22"/>
          <w:szCs w:val="22"/>
        </w:rPr>
        <w:t>bare soil)</w:t>
      </w:r>
      <w:r w:rsidR="00BE4194" w:rsidRPr="00A133DE">
        <w:rPr>
          <w:rFonts w:cs="Times New Roman" w:hint="eastAsia"/>
          <w:sz w:val="22"/>
          <w:szCs w:val="22"/>
        </w:rPr>
        <w:t xml:space="preserve"> 상태를 유지</w:t>
      </w:r>
      <w:r w:rsidR="00771544">
        <w:rPr>
          <w:rFonts w:cs="Times New Roman" w:hint="eastAsia"/>
          <w:sz w:val="22"/>
          <w:szCs w:val="22"/>
        </w:rPr>
        <w:t>했</w:t>
      </w:r>
      <w:r w:rsidR="00BE4194" w:rsidRPr="00A133DE">
        <w:rPr>
          <w:rFonts w:cs="Times New Roman" w:hint="eastAsia"/>
          <w:sz w:val="22"/>
          <w:szCs w:val="22"/>
        </w:rPr>
        <w:t>다.</w:t>
      </w:r>
    </w:p>
    <w:p w14:paraId="5D1E94B1" w14:textId="77777777" w:rsidR="00581B47" w:rsidRPr="00A133DE" w:rsidRDefault="00581B47" w:rsidP="00581B47">
      <w:pPr>
        <w:pStyle w:val="ad"/>
        <w:autoSpaceDE w:val="0"/>
        <w:autoSpaceDN w:val="0"/>
        <w:spacing w:line="480" w:lineRule="auto"/>
        <w:rPr>
          <w:rFonts w:cs="Times New Roman"/>
          <w:sz w:val="22"/>
          <w:szCs w:val="22"/>
        </w:rPr>
      </w:pPr>
    </w:p>
    <w:p w14:paraId="1BA50B51" w14:textId="5F8DDDA3" w:rsidR="00847C0E" w:rsidRPr="00A133DE" w:rsidRDefault="00BC30D7" w:rsidP="008F583C">
      <w:pPr>
        <w:pStyle w:val="ad"/>
        <w:autoSpaceDE w:val="0"/>
        <w:autoSpaceDN w:val="0"/>
        <w:spacing w:line="480" w:lineRule="auto"/>
        <w:outlineLvl w:val="1"/>
        <w:rPr>
          <w:rFonts w:cs="Times New Roman"/>
          <w:b/>
          <w:bCs/>
          <w:sz w:val="22"/>
          <w:szCs w:val="22"/>
        </w:rPr>
      </w:pPr>
      <w:r w:rsidRPr="00A133DE">
        <w:rPr>
          <w:rFonts w:cs="Times New Roman"/>
          <w:b/>
          <w:sz w:val="22"/>
          <w:szCs w:val="22"/>
        </w:rPr>
        <w:t xml:space="preserve">2.2. </w:t>
      </w:r>
      <w:r w:rsidR="00CC55C4" w:rsidRPr="00A133DE">
        <w:rPr>
          <w:rFonts w:cs="Times New Roman"/>
          <w:b/>
          <w:sz w:val="22"/>
          <w:szCs w:val="22"/>
        </w:rPr>
        <w:t xml:space="preserve">JULES </w:t>
      </w:r>
      <w:r w:rsidR="00CC55C4" w:rsidRPr="00A133DE">
        <w:rPr>
          <w:rFonts w:cs="Times New Roman" w:hint="eastAsia"/>
          <w:b/>
          <w:sz w:val="22"/>
          <w:szCs w:val="22"/>
        </w:rPr>
        <w:t>지면모델</w:t>
      </w:r>
    </w:p>
    <w:p w14:paraId="4445372B" w14:textId="77777777" w:rsidR="007C57AB" w:rsidRPr="00A133DE" w:rsidRDefault="007C57AB" w:rsidP="00CC55C4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</w:p>
    <w:p w14:paraId="1BA50B53" w14:textId="44BD286B" w:rsidR="0029690B" w:rsidRPr="00A133DE" w:rsidRDefault="009E720C" w:rsidP="00CC55C4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/>
          <w:sz w:val="22"/>
          <w:szCs w:val="22"/>
        </w:rPr>
        <w:t>(</w:t>
      </w:r>
      <w:r w:rsidR="0029690B" w:rsidRPr="00A133DE">
        <w:rPr>
          <w:rFonts w:ascii="바탕" w:eastAsia="바탕" w:hAnsi="바탕" w:cs="Times New Roman"/>
          <w:sz w:val="22"/>
          <w:szCs w:val="22"/>
        </w:rPr>
        <w:t xml:space="preserve">Table </w:t>
      </w:r>
      <w:r w:rsidR="00352D5E" w:rsidRPr="00A133DE">
        <w:rPr>
          <w:rFonts w:ascii="바탕" w:eastAsia="바탕" w:hAnsi="바탕" w:cs="Times New Roman"/>
          <w:sz w:val="22"/>
          <w:szCs w:val="22"/>
        </w:rPr>
        <w:t>2</w:t>
      </w:r>
      <w:r w:rsidRPr="00A133DE">
        <w:rPr>
          <w:rFonts w:ascii="바탕" w:eastAsia="바탕" w:hAnsi="바탕" w:cs="Times New Roman"/>
          <w:sz w:val="22"/>
          <w:szCs w:val="22"/>
        </w:rPr>
        <w:t>)</w:t>
      </w:r>
    </w:p>
    <w:p w14:paraId="1BA50B55" w14:textId="77777777" w:rsidR="0029690B" w:rsidRDefault="0029690B" w:rsidP="00CC55C4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</w:p>
    <w:p w14:paraId="29FF1AD5" w14:textId="18321F0E" w:rsidR="001D3225" w:rsidRPr="001D3225" w:rsidRDefault="006D72BE" w:rsidP="006446E2">
      <w:pPr>
        <w:widowControl/>
        <w:wordWrap/>
        <w:spacing w:after="0" w:line="480" w:lineRule="auto"/>
        <w:ind w:firstLineChars="150" w:firstLine="330"/>
        <w:rPr>
          <w:rFonts w:ascii="바탕" w:eastAsia="바탕" w:hAnsi="바탕" w:cs="Times New Roman"/>
          <w:sz w:val="22"/>
          <w:szCs w:val="22"/>
        </w:rPr>
      </w:pPr>
      <w:r w:rsidRPr="001D3225">
        <w:rPr>
          <w:rFonts w:ascii="바탕" w:eastAsia="바탕" w:hAnsi="바탕" w:cs="Times New Roman" w:hint="eastAsia"/>
          <w:sz w:val="22"/>
          <w:szCs w:val="22"/>
        </w:rPr>
        <w:t>본</w:t>
      </w:r>
      <w:r w:rsidRPr="001D3225">
        <w:rPr>
          <w:rFonts w:ascii="바탕" w:eastAsia="바탕" w:hAnsi="바탕" w:cs="Times New Roman"/>
          <w:sz w:val="22"/>
          <w:szCs w:val="22"/>
        </w:rPr>
        <w:t xml:space="preserve"> 연구는 JULES 4.3 버전(2015년 6월 배포</w:t>
      </w:r>
      <w:r>
        <w:rPr>
          <w:rFonts w:ascii="바탕" w:eastAsia="바탕" w:hAnsi="바탕" w:cs="Times New Roman" w:hint="eastAsia"/>
          <w:sz w:val="22"/>
          <w:szCs w:val="22"/>
        </w:rPr>
        <w:t>,</w:t>
      </w:r>
      <w:r>
        <w:rPr>
          <w:rFonts w:ascii="바탕" w:eastAsia="바탕" w:hAnsi="바탕" w:cs="Times New Roman"/>
          <w:sz w:val="22"/>
          <w:szCs w:val="22"/>
        </w:rPr>
        <w:t xml:space="preserve"> </w:t>
      </w:r>
      <w:r w:rsidRPr="006D72BE">
        <w:rPr>
          <w:rFonts w:ascii="바탕" w:eastAsia="바탕" w:hAnsi="바탕" w:cs="Times New Roman"/>
          <w:sz w:val="22"/>
          <w:szCs w:val="22"/>
        </w:rPr>
        <w:t>https://jules.jchmr.org</w:t>
      </w:r>
      <w:r w:rsidRPr="001D3225">
        <w:rPr>
          <w:rFonts w:ascii="바탕" w:eastAsia="바탕" w:hAnsi="바탕" w:cs="Times New Roman"/>
          <w:sz w:val="22"/>
          <w:szCs w:val="22"/>
        </w:rPr>
        <w:t>)을 사용하였다.</w:t>
      </w:r>
      <w:r>
        <w:rPr>
          <w:rFonts w:ascii="바탕" w:eastAsia="바탕" w:hAnsi="바탕" w:cs="Times New Roman"/>
          <w:sz w:val="22"/>
          <w:szCs w:val="22"/>
        </w:rPr>
        <w:t xml:space="preserve"> </w:t>
      </w:r>
      <w:r w:rsidR="001D3225" w:rsidRPr="001D3225">
        <w:rPr>
          <w:rFonts w:ascii="바탕" w:eastAsia="바탕" w:hAnsi="바탕" w:cs="Times New Roman"/>
          <w:sz w:val="22"/>
          <w:szCs w:val="22"/>
        </w:rPr>
        <w:t>JULES 지면 모델은 모자이크 기법을 통해 격자 내 토지</w:t>
      </w:r>
      <w:r>
        <w:rPr>
          <w:rFonts w:ascii="바탕" w:eastAsia="바탕" w:hAnsi="바탕" w:cs="Times New Roman" w:hint="eastAsia"/>
          <w:sz w:val="22"/>
          <w:szCs w:val="22"/>
        </w:rPr>
        <w:t xml:space="preserve"> 피복</w:t>
      </w:r>
      <w:r w:rsidR="001D3225" w:rsidRPr="001D3225">
        <w:rPr>
          <w:rFonts w:ascii="바탕" w:eastAsia="바탕" w:hAnsi="바탕" w:cs="Times New Roman"/>
          <w:sz w:val="22"/>
          <w:szCs w:val="22"/>
        </w:rPr>
        <w:t>의 비균질성을 표현한다. 각 격자에 대해서 5가지의 식생(활엽수, 침엽수, 온대 초지, 열대 초지, 관목)과 4가지의 비식생(도시, 육수, 나지, 육빙) 피복을 합해 총 9가지의 토지 피복 종류가 차지하는 비율을 각각 설정</w:t>
      </w:r>
      <w:r w:rsidR="00FF76D6">
        <w:rPr>
          <w:rFonts w:ascii="바탕" w:eastAsia="바탕" w:hAnsi="바탕" w:cs="Times New Roman" w:hint="eastAsia"/>
          <w:sz w:val="22"/>
          <w:szCs w:val="22"/>
        </w:rPr>
        <w:t>할</w:t>
      </w:r>
      <w:r w:rsidR="001D3225" w:rsidRPr="001D3225">
        <w:rPr>
          <w:rFonts w:ascii="바탕" w:eastAsia="바탕" w:hAnsi="바탕" w:cs="Times New Roman"/>
          <w:sz w:val="22"/>
          <w:szCs w:val="22"/>
        </w:rPr>
        <w:t xml:space="preserve"> 수 있다. 지면 아래에 </w:t>
      </w:r>
      <w:r w:rsidR="001D3225" w:rsidRPr="001D3225">
        <w:rPr>
          <w:rFonts w:ascii="바탕" w:eastAsia="바탕" w:hAnsi="바탕" w:cs="Times New Roman"/>
          <w:sz w:val="22"/>
          <w:szCs w:val="22"/>
        </w:rPr>
        <w:lastRenderedPageBreak/>
        <w:t xml:space="preserve">있는 토양층의 경우 모자이크 기법을 적용하지 </w:t>
      </w:r>
      <w:r w:rsidR="00D17E72">
        <w:rPr>
          <w:rFonts w:ascii="바탕" w:eastAsia="바탕" w:hAnsi="바탕" w:cs="Times New Roman"/>
          <w:sz w:val="22"/>
          <w:szCs w:val="22"/>
        </w:rPr>
        <w:t>않</w:t>
      </w:r>
      <w:r w:rsidR="00D17E72">
        <w:rPr>
          <w:rFonts w:ascii="바탕" w:eastAsia="바탕" w:hAnsi="바탕" w:cs="Times New Roman" w:hint="eastAsia"/>
          <w:sz w:val="22"/>
          <w:szCs w:val="22"/>
        </w:rPr>
        <w:t>고</w:t>
      </w:r>
      <w:r w:rsidR="001D3225" w:rsidRPr="001D3225">
        <w:rPr>
          <w:rFonts w:ascii="바탕" w:eastAsia="바탕" w:hAnsi="바탕" w:cs="Times New Roman"/>
          <w:sz w:val="22"/>
          <w:szCs w:val="22"/>
        </w:rPr>
        <w:t xml:space="preserve"> 한 격자 내에서는 하나의 토양 특성만을 가지도록 설정한다. 이 때 설정해주어야 하는 토양 특성 </w:t>
      </w:r>
      <w:r w:rsidR="00A97BE0">
        <w:rPr>
          <w:rFonts w:ascii="바탕" w:eastAsia="바탕" w:hAnsi="바탕" w:cs="Times New Roman" w:hint="eastAsia"/>
          <w:sz w:val="22"/>
          <w:szCs w:val="22"/>
        </w:rPr>
        <w:t>매개변수</w:t>
      </w:r>
      <w:r w:rsidR="001D3225" w:rsidRPr="001D3225">
        <w:rPr>
          <w:rFonts w:ascii="바탕" w:eastAsia="바탕" w:hAnsi="바탕" w:cs="Times New Roman" w:hint="eastAsia"/>
          <w:sz w:val="22"/>
          <w:szCs w:val="22"/>
        </w:rPr>
        <w:t>는</w:t>
      </w:r>
      <w:r w:rsidR="001D3225" w:rsidRPr="001D3225">
        <w:rPr>
          <w:rFonts w:ascii="바탕" w:eastAsia="바탕" w:hAnsi="바탕" w:cs="Times New Roman"/>
          <w:sz w:val="22"/>
          <w:szCs w:val="22"/>
        </w:rPr>
        <w:t xml:space="preserve"> 토양 알베도(albsoil, soil albedo), 건조열용량(hcap, dry heat capacity), 건조열전도도(hcon, dry thermal conductivity), 토양수분 포화점(sm_sat, volumetric soil moisture content at saturation), 토양수분 임계점(sm_crit, volumetric soil moisture content at critical point) 등 총 9가지이다.</w:t>
      </w:r>
    </w:p>
    <w:p w14:paraId="3AB52B15" w14:textId="55DE1DCC" w:rsidR="001D3225" w:rsidRPr="001D3225" w:rsidRDefault="001D3225" w:rsidP="001D3225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1D3225">
        <w:rPr>
          <w:rFonts w:ascii="바탕" w:eastAsia="바탕" w:hAnsi="바탕" w:cs="Times New Roman" w:hint="eastAsia"/>
          <w:sz w:val="22"/>
          <w:szCs w:val="22"/>
        </w:rPr>
        <w:t>모의</w:t>
      </w:r>
      <w:r w:rsidRPr="001D3225">
        <w:rPr>
          <w:rFonts w:ascii="바탕" w:eastAsia="바탕" w:hAnsi="바탕" w:cs="Times New Roman"/>
          <w:sz w:val="22"/>
          <w:szCs w:val="22"/>
        </w:rPr>
        <w:t xml:space="preserve"> 수행을 위해서는 토양 수분, 토양 온도, 지면 온도와 같은 예단 변수들의 초기 </w:t>
      </w:r>
      <w:r w:rsidR="0027311E">
        <w:rPr>
          <w:rFonts w:ascii="바탕" w:eastAsia="바탕" w:hAnsi="바탕" w:cs="Times New Roman" w:hint="eastAsia"/>
          <w:sz w:val="22"/>
          <w:szCs w:val="22"/>
        </w:rPr>
        <w:t>조건을</w:t>
      </w:r>
      <w:r w:rsidRPr="001D3225">
        <w:rPr>
          <w:rFonts w:ascii="바탕" w:eastAsia="바탕" w:hAnsi="바탕" w:cs="Times New Roman"/>
          <w:sz w:val="22"/>
          <w:szCs w:val="22"/>
        </w:rPr>
        <w:t xml:space="preserve"> 반드시 설정해주어야 하며, 스핀업(spin-up)의 유무 및 기간 설정, 식생 역학 모듈(Top-down Representation of Interactive Foliage and Flora Including Dynamics, TRIFFID), 생물 계절학(phenology) 모듈 등 여러가지 계산 모듈의 사용 </w:t>
      </w:r>
      <w:r w:rsidR="00D17E72">
        <w:rPr>
          <w:rFonts w:ascii="바탕" w:eastAsia="바탕" w:hAnsi="바탕" w:cs="Times New Roman"/>
          <w:sz w:val="22"/>
          <w:szCs w:val="22"/>
        </w:rPr>
        <w:t>여부</w:t>
      </w:r>
      <w:r w:rsidRPr="001D3225">
        <w:rPr>
          <w:rFonts w:ascii="바탕" w:eastAsia="바탕" w:hAnsi="바탕" w:cs="Times New Roman"/>
          <w:sz w:val="22"/>
          <w:szCs w:val="22"/>
        </w:rPr>
        <w:t xml:space="preserve"> 설정을 통해 다양한 조건에서 모의를 수행할 수 </w:t>
      </w:r>
      <w:r w:rsidRPr="001D3225">
        <w:rPr>
          <w:rFonts w:ascii="바탕" w:eastAsia="바탕" w:hAnsi="바탕" w:cs="Times New Roman" w:hint="eastAsia"/>
          <w:sz w:val="22"/>
          <w:szCs w:val="22"/>
        </w:rPr>
        <w:t>있다</w:t>
      </w:r>
      <w:r w:rsidRPr="001D3225">
        <w:rPr>
          <w:rFonts w:ascii="바탕" w:eastAsia="바탕" w:hAnsi="바탕" w:cs="Times New Roman"/>
          <w:sz w:val="22"/>
          <w:szCs w:val="22"/>
        </w:rPr>
        <w:t xml:space="preserve">. 본 연구에서 토양 수분의 초기 조건은 현업 장기 예측 모델인 GloSea5에 입력되는 </w:t>
      </w:r>
      <w:r w:rsidR="00D17E72">
        <w:rPr>
          <w:rFonts w:ascii="바탕" w:eastAsia="바탕" w:hAnsi="바탕" w:cs="Times New Roman" w:hint="eastAsia"/>
          <w:sz w:val="22"/>
          <w:szCs w:val="22"/>
        </w:rPr>
        <w:t>토양 수분 초기 자료에서</w:t>
      </w:r>
      <w:r w:rsidRPr="001D3225">
        <w:rPr>
          <w:rFonts w:ascii="바탕" w:eastAsia="바탕" w:hAnsi="바탕" w:cs="Times New Roman"/>
          <w:sz w:val="22"/>
          <w:szCs w:val="22"/>
        </w:rPr>
        <w:t xml:space="preserve"> 각 사이트별로 가장 가까운 격자점의 </w:t>
      </w:r>
      <w:r w:rsidR="00D17E72">
        <w:rPr>
          <w:rFonts w:ascii="바탕" w:eastAsia="바탕" w:hAnsi="바탕" w:cs="Times New Roman"/>
          <w:sz w:val="22"/>
          <w:szCs w:val="22"/>
        </w:rPr>
        <w:t>값</w:t>
      </w:r>
      <w:r w:rsidR="00D17E72">
        <w:rPr>
          <w:rFonts w:ascii="바탕" w:eastAsia="바탕" w:hAnsi="바탕" w:cs="Times New Roman" w:hint="eastAsia"/>
          <w:sz w:val="22"/>
          <w:szCs w:val="22"/>
        </w:rPr>
        <w:t>을</w:t>
      </w:r>
      <w:r w:rsidRPr="001D3225">
        <w:rPr>
          <w:rFonts w:ascii="바탕" w:eastAsia="바탕" w:hAnsi="바탕" w:cs="Times New Roman"/>
          <w:sz w:val="22"/>
          <w:szCs w:val="22"/>
        </w:rPr>
        <w:t xml:space="preserve"> 추출하여 입력해주었으며, 각종 모듈의 사용 여부는 현업 설정을 그대로 따랐다</w:t>
      </w:r>
      <w:r w:rsidR="00D17E72">
        <w:rPr>
          <w:rFonts w:ascii="바탕" w:eastAsia="바탕" w:hAnsi="바탕" w:cs="Times New Roman"/>
          <w:sz w:val="22"/>
          <w:szCs w:val="22"/>
        </w:rPr>
        <w:t>.</w:t>
      </w:r>
    </w:p>
    <w:p w14:paraId="534285F7" w14:textId="2FDCD495" w:rsidR="001D3225" w:rsidRPr="001D3225" w:rsidRDefault="001D3225" w:rsidP="001D3225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1D3225">
        <w:rPr>
          <w:rFonts w:ascii="바탕" w:eastAsia="바탕" w:hAnsi="바탕" w:cs="Times New Roman" w:hint="eastAsia"/>
          <w:sz w:val="22"/>
          <w:szCs w:val="22"/>
        </w:rPr>
        <w:t>본</w:t>
      </w:r>
      <w:r w:rsidRPr="001D3225">
        <w:rPr>
          <w:rFonts w:ascii="바탕" w:eastAsia="바탕" w:hAnsi="바탕" w:cs="Times New Roman"/>
          <w:sz w:val="22"/>
          <w:szCs w:val="22"/>
        </w:rPr>
        <w:t xml:space="preserve"> 연구에서는 현재 기상청에서 운영 중인 수치예보모델</w:t>
      </w:r>
      <w:r w:rsidR="00D17E72">
        <w:rPr>
          <w:rFonts w:ascii="바탕" w:eastAsia="바탕" w:hAnsi="바탕" w:cs="Times New Roman" w:hint="eastAsia"/>
          <w:sz w:val="22"/>
          <w:szCs w:val="22"/>
        </w:rPr>
        <w:t>의</w:t>
      </w:r>
      <w:r w:rsidRPr="001D3225">
        <w:rPr>
          <w:rFonts w:ascii="바탕" w:eastAsia="바탕" w:hAnsi="바탕" w:cs="Times New Roman"/>
          <w:sz w:val="22"/>
          <w:szCs w:val="22"/>
        </w:rPr>
        <w:t xml:space="preserve"> 설정을 진단하고, 보조 자료의 변경에 따른 지면 에너지 수지와 토양 수분의 모의 성능 변화를 파악하고자 하였다. 이를 위해 1.5 km 해상도 국지예보모델인 </w:t>
      </w:r>
      <w:ins w:id="8" w:author="User" w:date="2018-11-28T15:29:00Z">
        <w:r w:rsidR="00A702E2" w:rsidRPr="00A702E2">
          <w:rPr>
            <w:rFonts w:ascii="바탕" w:eastAsia="바탕" w:hAnsi="바탕" w:cs="Times New Roman"/>
            <w:sz w:val="22"/>
            <w:szCs w:val="22"/>
          </w:rPr>
          <w:t>UM Local Data Assimilation and Prediction System</w:t>
        </w:r>
      </w:ins>
      <w:ins w:id="9" w:author="User" w:date="2018-11-28T15:30:00Z">
        <w:r w:rsidR="00A702E2">
          <w:rPr>
            <w:rFonts w:ascii="바탕" w:eastAsia="바탕" w:hAnsi="바탕" w:cs="Times New Roman" w:hint="eastAsia"/>
            <w:sz w:val="22"/>
            <w:szCs w:val="22"/>
          </w:rPr>
          <w:t>(</w:t>
        </w:r>
      </w:ins>
      <w:r w:rsidRPr="001D3225">
        <w:rPr>
          <w:rFonts w:ascii="바탕" w:eastAsia="바탕" w:hAnsi="바탕" w:cs="Times New Roman"/>
          <w:sz w:val="22"/>
          <w:szCs w:val="22"/>
        </w:rPr>
        <w:t>LDAPS</w:t>
      </w:r>
      <w:ins w:id="10" w:author="User" w:date="2018-11-28T15:30:00Z">
        <w:r w:rsidR="00A702E2">
          <w:rPr>
            <w:rFonts w:ascii="바탕" w:eastAsia="바탕" w:hAnsi="바탕" w:cs="Times New Roman" w:hint="eastAsia"/>
            <w:sz w:val="22"/>
            <w:szCs w:val="22"/>
          </w:rPr>
          <w:t>)</w:t>
        </w:r>
      </w:ins>
      <w:r w:rsidR="0027724B">
        <w:rPr>
          <w:rFonts w:ascii="바탕" w:eastAsia="바탕" w:hAnsi="바탕" w:cs="Times New Roman" w:hint="eastAsia"/>
          <w:sz w:val="22"/>
          <w:szCs w:val="22"/>
        </w:rPr>
        <w:t>에</w:t>
      </w:r>
      <w:r w:rsidRPr="001D3225">
        <w:rPr>
          <w:rFonts w:ascii="바탕" w:eastAsia="바탕" w:hAnsi="바탕" w:cs="Times New Roman"/>
          <w:sz w:val="22"/>
          <w:szCs w:val="22"/>
        </w:rPr>
        <w:t xml:space="preserve">서 사용 중인 보조 자료를 그대로 사용하여 모의한 경우(JULES-G)와, 다른 방법으로 개발한 국지 보조 자료를 사용하여 모의한 경우(JULES-L)의 결과를 비교 검증하였다. 여러가지 보조 자료들 중에서 토지 피복도와 토양 특성 모수를 변경 대상으로 하였고, JULES-L 실험에서 토지 피복도는 환경부에서 제작한 대분류 토지피복도(환경부, 2002)를 사용하였으며, 토양 특성 모수는 농촌진흥청에서 제작한 개략 토양도에서 추출한 값을 사용하였다. </w:t>
      </w:r>
      <w:r w:rsidRPr="001D3225">
        <w:rPr>
          <w:rFonts w:ascii="바탕" w:eastAsia="바탕" w:hAnsi="바탕" w:cs="Times New Roman"/>
          <w:sz w:val="22"/>
          <w:szCs w:val="22"/>
        </w:rPr>
        <w:lastRenderedPageBreak/>
        <w:t>또한 JULES-G 실험에서는 스핀업을 수행하지 않았으나 JULES-L 실험에서는 토양 수분에 대해서 1% 공차(tolerance) 설정으로 스핀업을 수</w:t>
      </w:r>
      <w:r w:rsidRPr="001D3225">
        <w:rPr>
          <w:rFonts w:ascii="바탕" w:eastAsia="바탕" w:hAnsi="바탕" w:cs="Times New Roman" w:hint="eastAsia"/>
          <w:sz w:val="22"/>
          <w:szCs w:val="22"/>
        </w:rPr>
        <w:t>행하였다</w:t>
      </w:r>
      <w:r w:rsidRPr="001D3225">
        <w:rPr>
          <w:rFonts w:ascii="바탕" w:eastAsia="바탕" w:hAnsi="바탕" w:cs="Times New Roman"/>
          <w:sz w:val="22"/>
          <w:szCs w:val="22"/>
        </w:rPr>
        <w:t>. 각 실험에 사용한 보조 자료의 관측지별 입력값을 T</w:t>
      </w:r>
      <w:r w:rsidR="0027724B">
        <w:rPr>
          <w:rFonts w:ascii="바탕" w:eastAsia="바탕" w:hAnsi="바탕" w:cs="Times New Roman"/>
          <w:sz w:val="22"/>
          <w:szCs w:val="22"/>
        </w:rPr>
        <w:t>able</w:t>
      </w:r>
      <w:r w:rsidRPr="001D3225">
        <w:rPr>
          <w:rFonts w:ascii="바탕" w:eastAsia="바탕" w:hAnsi="바탕" w:cs="Times New Roman"/>
          <w:sz w:val="22"/>
          <w:szCs w:val="22"/>
        </w:rPr>
        <w:t xml:space="preserve"> 2에 기술하였다.</w:t>
      </w:r>
    </w:p>
    <w:p w14:paraId="14601F21" w14:textId="77777777" w:rsidR="001D3225" w:rsidRPr="001D3225" w:rsidRDefault="001D3225" w:rsidP="001D3225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</w:p>
    <w:p w14:paraId="1BA50B56" w14:textId="388AC69A" w:rsidR="00057433" w:rsidRPr="00A133DE" w:rsidRDefault="00153503" w:rsidP="008F583C">
      <w:pPr>
        <w:widowControl/>
        <w:wordWrap/>
        <w:spacing w:after="0" w:line="480" w:lineRule="auto"/>
        <w:outlineLvl w:val="1"/>
        <w:rPr>
          <w:rFonts w:ascii="바탕" w:eastAsia="바탕" w:hAnsi="바탕" w:cs="Times New Roman"/>
          <w:b/>
          <w:sz w:val="22"/>
          <w:szCs w:val="22"/>
        </w:rPr>
      </w:pPr>
      <w:r w:rsidRPr="00A133DE">
        <w:rPr>
          <w:rFonts w:ascii="바탕" w:eastAsia="바탕" w:hAnsi="바탕" w:cs="Times New Roman"/>
          <w:b/>
          <w:sz w:val="22"/>
          <w:szCs w:val="22"/>
        </w:rPr>
        <w:t>2.</w:t>
      </w:r>
      <w:r w:rsidR="00BC6EC8" w:rsidRPr="00A133DE">
        <w:rPr>
          <w:rFonts w:ascii="바탕" w:eastAsia="바탕" w:hAnsi="바탕" w:cs="Times New Roman"/>
          <w:b/>
          <w:sz w:val="22"/>
          <w:szCs w:val="22"/>
        </w:rPr>
        <w:t>3</w:t>
      </w:r>
      <w:r w:rsidR="00057433" w:rsidRPr="00A133DE">
        <w:rPr>
          <w:rFonts w:ascii="바탕" w:eastAsia="바탕" w:hAnsi="바탕" w:cs="Times New Roman"/>
          <w:b/>
          <w:sz w:val="22"/>
          <w:szCs w:val="22"/>
        </w:rPr>
        <w:t xml:space="preserve">. </w:t>
      </w:r>
      <w:r w:rsidR="00CC55C4" w:rsidRPr="00A133DE">
        <w:rPr>
          <w:rFonts w:ascii="바탕" w:eastAsia="바탕" w:hAnsi="바탕" w:cs="Times New Roman" w:hint="eastAsia"/>
          <w:b/>
          <w:sz w:val="22"/>
          <w:szCs w:val="22"/>
        </w:rPr>
        <w:t>플럭스 관측</w:t>
      </w:r>
      <w:r w:rsidR="008F583C" w:rsidRPr="00A133DE">
        <w:rPr>
          <w:rFonts w:ascii="바탕" w:eastAsia="바탕" w:hAnsi="바탕" w:cs="Times New Roman" w:hint="eastAsia"/>
          <w:b/>
          <w:sz w:val="22"/>
          <w:szCs w:val="22"/>
        </w:rPr>
        <w:t xml:space="preserve"> 및 자료처리</w:t>
      </w:r>
    </w:p>
    <w:p w14:paraId="3C14904B" w14:textId="64F5A042" w:rsidR="0097108C" w:rsidRPr="00A133DE" w:rsidRDefault="004E5806" w:rsidP="00CC55C4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 w:hint="eastAsia"/>
          <w:sz w:val="22"/>
          <w:szCs w:val="22"/>
        </w:rPr>
        <w:t>상</w:t>
      </w:r>
      <w:r w:rsidRPr="00A133DE">
        <w:rPr>
          <w:rFonts w:ascii="Times New Roman" w:eastAsia="바탕" w:hAnsi="Times New Roman" w:cs="Times New Roman"/>
          <w:sz w:val="22"/>
          <w:szCs w:val="22"/>
        </w:rPr>
        <w:t>‧</w:t>
      </w:r>
      <w:r w:rsidRPr="00A133DE">
        <w:rPr>
          <w:rFonts w:ascii="바탕" w:eastAsia="바탕" w:hAnsi="바탕" w:cs="Times New Roman" w:hint="eastAsia"/>
          <w:sz w:val="22"/>
          <w:szCs w:val="22"/>
        </w:rPr>
        <w:t>하향</w:t>
      </w:r>
      <w:r w:rsidR="001919A1" w:rsidRPr="00A133DE">
        <w:rPr>
          <w:rFonts w:ascii="바탕" w:eastAsia="바탕" w:hAnsi="바탕" w:cs="Times New Roman" w:hint="eastAsia"/>
          <w:sz w:val="22"/>
          <w:szCs w:val="22"/>
        </w:rPr>
        <w:t>(</w:t>
      </w:r>
      <w:r w:rsidR="001919A1" w:rsidRPr="00A133DE">
        <w:rPr>
          <w:rFonts w:ascii="바탕" w:eastAsia="바탕" w:hAnsi="바탕" w:cs="Times New Roman"/>
          <w:sz w:val="22"/>
          <w:szCs w:val="22"/>
        </w:rPr>
        <w:t>upward- and downward-)</w:t>
      </w:r>
      <w:r w:rsidRPr="00A133DE">
        <w:rPr>
          <w:rFonts w:ascii="바탕" w:eastAsia="바탕" w:hAnsi="바탕" w:cs="Times New Roman" w:hint="eastAsia"/>
          <w:sz w:val="22"/>
          <w:szCs w:val="22"/>
        </w:rPr>
        <w:t xml:space="preserve"> 장</w:t>
      </w:r>
      <w:r w:rsidRPr="00A133DE">
        <w:rPr>
          <w:rFonts w:ascii="Times New Roman" w:eastAsia="바탕" w:hAnsi="Times New Roman" w:cs="Times New Roman"/>
          <w:sz w:val="22"/>
          <w:szCs w:val="22"/>
        </w:rPr>
        <w:t>‧</w:t>
      </w:r>
      <w:r w:rsidRPr="00A133DE">
        <w:rPr>
          <w:rFonts w:ascii="바탕" w:eastAsia="바탕" w:hAnsi="바탕" w:cs="Times New Roman" w:hint="eastAsia"/>
          <w:sz w:val="22"/>
          <w:szCs w:val="22"/>
        </w:rPr>
        <w:t>단파</w:t>
      </w:r>
      <w:r w:rsidR="001919A1" w:rsidRPr="00A133DE">
        <w:rPr>
          <w:rFonts w:ascii="바탕" w:eastAsia="바탕" w:hAnsi="바탕" w:cs="Times New Roman" w:hint="eastAsia"/>
          <w:sz w:val="22"/>
          <w:szCs w:val="22"/>
        </w:rPr>
        <w:t>(</w:t>
      </w:r>
      <w:r w:rsidR="001919A1" w:rsidRPr="00A133DE">
        <w:rPr>
          <w:rFonts w:ascii="바탕" w:eastAsia="바탕" w:hAnsi="바탕" w:cs="Times New Roman"/>
          <w:sz w:val="22"/>
          <w:szCs w:val="22"/>
        </w:rPr>
        <w:t>longwave and shortwave)</w:t>
      </w:r>
      <w:r w:rsidRPr="00A133DE">
        <w:rPr>
          <w:rFonts w:ascii="바탕" w:eastAsia="바탕" w:hAnsi="바탕" w:cs="Times New Roman" w:hint="eastAsia"/>
          <w:sz w:val="22"/>
          <w:szCs w:val="22"/>
        </w:rPr>
        <w:t xml:space="preserve"> </w:t>
      </w:r>
      <w:r w:rsidR="00BB72BF" w:rsidRPr="00A133DE">
        <w:rPr>
          <w:rFonts w:ascii="바탕" w:eastAsia="바탕" w:hAnsi="바탕" w:cs="Times New Roman" w:hint="eastAsia"/>
          <w:sz w:val="22"/>
          <w:szCs w:val="22"/>
        </w:rPr>
        <w:t xml:space="preserve">복사 </w:t>
      </w:r>
      <w:r w:rsidRPr="00A133DE">
        <w:rPr>
          <w:rFonts w:ascii="바탕" w:eastAsia="바탕" w:hAnsi="바탕" w:cs="Times New Roman" w:hint="eastAsia"/>
          <w:sz w:val="22"/>
          <w:szCs w:val="22"/>
        </w:rPr>
        <w:t>성분 각각</w:t>
      </w:r>
      <w:r w:rsidR="000B7BE5" w:rsidRPr="00A133DE">
        <w:rPr>
          <w:rFonts w:ascii="바탕" w:eastAsia="바탕" w:hAnsi="바탕" w:cs="Times New Roman" w:hint="eastAsia"/>
          <w:sz w:val="22"/>
          <w:szCs w:val="22"/>
        </w:rPr>
        <w:t>을</w:t>
      </w:r>
      <w:r w:rsidRPr="00A133DE">
        <w:rPr>
          <w:rFonts w:ascii="바탕" w:eastAsia="바탕" w:hAnsi="바탕" w:cs="Times New Roman" w:hint="eastAsia"/>
          <w:sz w:val="22"/>
          <w:szCs w:val="22"/>
        </w:rPr>
        <w:t xml:space="preserve"> 복사계(</w:t>
      </w:r>
      <w:r w:rsidRPr="00A133DE">
        <w:rPr>
          <w:rFonts w:ascii="바탕" w:eastAsia="바탕" w:hAnsi="바탕" w:cs="Times New Roman"/>
          <w:sz w:val="22"/>
          <w:szCs w:val="22"/>
        </w:rPr>
        <w:t>CNR-4, Kipp&amp;Zonen, Netherlands)</w:t>
      </w:r>
      <w:r w:rsidR="000B7BE5" w:rsidRPr="00A133DE">
        <w:rPr>
          <w:rFonts w:ascii="바탕" w:eastAsia="바탕" w:hAnsi="바탕" w:cs="Times New Roman" w:hint="eastAsia"/>
          <w:sz w:val="22"/>
          <w:szCs w:val="22"/>
        </w:rPr>
        <w:t xml:space="preserve">로 </w:t>
      </w:r>
      <w:r w:rsidRPr="00A133DE">
        <w:rPr>
          <w:rFonts w:ascii="바탕" w:eastAsia="바탕" w:hAnsi="바탕" w:cs="Times New Roman" w:hint="eastAsia"/>
          <w:sz w:val="22"/>
          <w:szCs w:val="22"/>
        </w:rPr>
        <w:t xml:space="preserve">측정하여 </w:t>
      </w:r>
      <w:r w:rsidR="001919A1" w:rsidRPr="00A133DE">
        <w:rPr>
          <w:rFonts w:ascii="바탕" w:eastAsia="바탕" w:hAnsi="바탕" w:cs="Times New Roman" w:hint="eastAsia"/>
          <w:sz w:val="22"/>
          <w:szCs w:val="22"/>
        </w:rPr>
        <w:t>순복사(</w:t>
      </w:r>
      <w:r w:rsidR="001919A1" w:rsidRPr="00A133DE">
        <w:rPr>
          <w:rFonts w:ascii="바탕" w:eastAsia="바탕" w:hAnsi="바탕" w:cs="Times New Roman"/>
          <w:sz w:val="22"/>
          <w:szCs w:val="22"/>
        </w:rPr>
        <w:t>net-radiation)</w:t>
      </w:r>
      <w:r w:rsidR="001919A1" w:rsidRPr="00A133DE">
        <w:rPr>
          <w:rFonts w:ascii="바탕" w:eastAsia="바탕" w:hAnsi="바탕" w:cs="Times New Roman" w:hint="eastAsia"/>
          <w:sz w:val="22"/>
          <w:szCs w:val="22"/>
        </w:rPr>
        <w:t>를 계산하였다.</w:t>
      </w:r>
      <w:r w:rsidR="005B482B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5B482B" w:rsidRPr="00A133DE">
        <w:rPr>
          <w:rFonts w:ascii="바탕" w:eastAsia="바탕" w:hAnsi="바탕" w:cs="Times New Roman" w:hint="eastAsia"/>
          <w:sz w:val="22"/>
          <w:szCs w:val="22"/>
        </w:rPr>
        <w:t xml:space="preserve">난류 에너지 </w:t>
      </w:r>
      <w:r w:rsidR="00606E37" w:rsidRPr="00A133DE">
        <w:rPr>
          <w:rFonts w:ascii="바탕" w:eastAsia="바탕" w:hAnsi="바탕" w:cs="Times New Roman" w:hint="eastAsia"/>
          <w:sz w:val="22"/>
          <w:szCs w:val="22"/>
        </w:rPr>
        <w:t xml:space="preserve">플럭스 관측을 위해 </w:t>
      </w:r>
      <w:r w:rsidR="007B52DC" w:rsidRPr="00A133DE">
        <w:rPr>
          <w:rFonts w:ascii="바탕" w:eastAsia="바탕" w:hAnsi="바탕" w:cs="Times New Roman"/>
          <w:sz w:val="22"/>
          <w:szCs w:val="22"/>
        </w:rPr>
        <w:t>3</w:t>
      </w:r>
      <w:r w:rsidR="007B52DC" w:rsidRPr="00A133DE">
        <w:rPr>
          <w:rFonts w:ascii="바탕" w:eastAsia="바탕" w:hAnsi="바탕" w:cs="Times New Roman" w:hint="eastAsia"/>
          <w:sz w:val="22"/>
          <w:szCs w:val="22"/>
        </w:rPr>
        <w:t xml:space="preserve">차원 초음파 풍향풍속계는 </w:t>
      </w:r>
      <w:r w:rsidR="009404F4" w:rsidRPr="00A133DE">
        <w:rPr>
          <w:rFonts w:ascii="바탕" w:eastAsia="바탕" w:hAnsi="바탕" w:cs="Times New Roman"/>
          <w:sz w:val="22"/>
          <w:szCs w:val="22"/>
        </w:rPr>
        <w:t>CSAT3</w:t>
      </w:r>
      <w:r w:rsidR="00F05B2A" w:rsidRPr="00A133DE">
        <w:rPr>
          <w:rFonts w:ascii="바탕" w:eastAsia="바탕" w:hAnsi="바탕" w:cs="Times New Roman"/>
          <w:sz w:val="22"/>
          <w:szCs w:val="22"/>
        </w:rPr>
        <w:t>(</w:t>
      </w:r>
      <w:r w:rsidR="009404F4" w:rsidRPr="00A133DE">
        <w:rPr>
          <w:rFonts w:ascii="바탕" w:eastAsia="바탕" w:hAnsi="바탕" w:cs="Times New Roman"/>
          <w:sz w:val="22"/>
          <w:szCs w:val="22"/>
        </w:rPr>
        <w:t>Campbell Scientific, USA)</w:t>
      </w:r>
      <w:r w:rsidR="00F05B2A" w:rsidRPr="00A133DE">
        <w:rPr>
          <w:rFonts w:ascii="바탕" w:eastAsia="바탕" w:hAnsi="바탕" w:cs="Times New Roman" w:hint="eastAsia"/>
          <w:sz w:val="22"/>
          <w:szCs w:val="22"/>
        </w:rPr>
        <w:t>를</w:t>
      </w:r>
      <w:r w:rsidR="00EE5E17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7B52DC" w:rsidRPr="00A133DE">
        <w:rPr>
          <w:rFonts w:ascii="바탕" w:eastAsia="바탕" w:hAnsi="바탕" w:cs="Times New Roman" w:hint="eastAsia"/>
          <w:sz w:val="22"/>
          <w:szCs w:val="22"/>
        </w:rPr>
        <w:t>적외선 기체분석장비(</w:t>
      </w:r>
      <w:r w:rsidR="009404F4" w:rsidRPr="00A133DE">
        <w:rPr>
          <w:rFonts w:ascii="바탕" w:eastAsia="바탕" w:hAnsi="바탕" w:cs="Times New Roman"/>
          <w:sz w:val="22"/>
          <w:szCs w:val="22"/>
        </w:rPr>
        <w:t>infra-red gas analyzer)</w:t>
      </w:r>
      <w:r w:rsidR="009404F4" w:rsidRPr="00A133DE">
        <w:rPr>
          <w:rFonts w:ascii="바탕" w:eastAsia="바탕" w:hAnsi="바탕" w:cs="Times New Roman" w:hint="eastAsia"/>
          <w:sz w:val="22"/>
          <w:szCs w:val="22"/>
        </w:rPr>
        <w:t>는</w:t>
      </w:r>
      <w:r w:rsidR="007B52DC" w:rsidRPr="00A133DE">
        <w:rPr>
          <w:rFonts w:ascii="바탕" w:eastAsia="바탕" w:hAnsi="바탕" w:cs="Times New Roman" w:hint="eastAsia"/>
          <w:sz w:val="22"/>
          <w:szCs w:val="22"/>
        </w:rPr>
        <w:t xml:space="preserve"> </w:t>
      </w:r>
      <w:r w:rsidR="00FB79BA" w:rsidRPr="00A133DE">
        <w:rPr>
          <w:rFonts w:ascii="바탕" w:eastAsia="바탕" w:hAnsi="바탕" w:cs="Times New Roman" w:hint="eastAsia"/>
          <w:sz w:val="22"/>
          <w:szCs w:val="22"/>
        </w:rPr>
        <w:t>개회로(</w:t>
      </w:r>
      <w:r w:rsidR="00FB79BA" w:rsidRPr="00A133DE">
        <w:rPr>
          <w:rFonts w:ascii="바탕" w:eastAsia="바탕" w:hAnsi="바탕" w:cs="Times New Roman"/>
          <w:sz w:val="22"/>
          <w:szCs w:val="22"/>
        </w:rPr>
        <w:t xml:space="preserve">Open-path) </w:t>
      </w:r>
      <w:r w:rsidR="00FB79BA" w:rsidRPr="00A133DE">
        <w:rPr>
          <w:rFonts w:ascii="바탕" w:eastAsia="바탕" w:hAnsi="바탕" w:cs="Times New Roman" w:hint="eastAsia"/>
          <w:sz w:val="22"/>
          <w:szCs w:val="22"/>
        </w:rPr>
        <w:t>기체분석장비</w:t>
      </w:r>
      <w:r w:rsidR="00F05B2A" w:rsidRPr="00A133DE">
        <w:rPr>
          <w:rFonts w:ascii="바탕" w:eastAsia="바탕" w:hAnsi="바탕" w:cs="Times New Roman" w:hint="eastAsia"/>
          <w:sz w:val="22"/>
          <w:szCs w:val="22"/>
        </w:rPr>
        <w:t xml:space="preserve"> </w:t>
      </w:r>
      <w:r w:rsidR="00F05B2A" w:rsidRPr="00A133DE">
        <w:rPr>
          <w:rFonts w:ascii="바탕" w:eastAsia="바탕" w:hAnsi="바탕" w:cs="Times New Roman"/>
          <w:sz w:val="22"/>
          <w:szCs w:val="22"/>
        </w:rPr>
        <w:t>EC-150(Campbell Scientific, USA)</w:t>
      </w:r>
      <w:r w:rsidR="00FB79BA" w:rsidRPr="00A133DE">
        <w:rPr>
          <w:rFonts w:ascii="바탕" w:eastAsia="바탕" w:hAnsi="바탕" w:cs="Times New Roman" w:hint="eastAsia"/>
          <w:sz w:val="22"/>
          <w:szCs w:val="22"/>
        </w:rPr>
        <w:t xml:space="preserve">를 </w:t>
      </w:r>
      <w:r w:rsidR="00E4544D" w:rsidRPr="00A133DE">
        <w:rPr>
          <w:rFonts w:ascii="바탕" w:eastAsia="바탕" w:hAnsi="바탕" w:cs="Times New Roman" w:hint="eastAsia"/>
          <w:sz w:val="22"/>
          <w:szCs w:val="22"/>
        </w:rPr>
        <w:t>사용하였다.</w:t>
      </w:r>
      <w:r w:rsidR="00F55BDB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F55BDB" w:rsidRPr="00A133DE">
        <w:rPr>
          <w:rFonts w:ascii="바탕" w:eastAsia="바탕" w:hAnsi="바탕" w:cs="Times New Roman" w:hint="eastAsia"/>
          <w:sz w:val="22"/>
          <w:szCs w:val="22"/>
        </w:rPr>
        <w:t xml:space="preserve">자세한 관측지 정보와 </w:t>
      </w:r>
      <w:r w:rsidR="00BE67F6" w:rsidRPr="00A133DE">
        <w:rPr>
          <w:rFonts w:ascii="바탕" w:eastAsia="바탕" w:hAnsi="바탕" w:cs="Times New Roman" w:hint="eastAsia"/>
          <w:sz w:val="22"/>
          <w:szCs w:val="22"/>
        </w:rPr>
        <w:t>운영한 관측 기기의 모델</w:t>
      </w:r>
      <w:r w:rsidR="00F55BDB" w:rsidRPr="00A133DE">
        <w:rPr>
          <w:rFonts w:ascii="바탕" w:eastAsia="바탕" w:hAnsi="바탕" w:cs="Times New Roman" w:hint="eastAsia"/>
          <w:sz w:val="22"/>
          <w:szCs w:val="22"/>
        </w:rPr>
        <w:t>은</w:t>
      </w:r>
      <w:r w:rsidR="00BE67F6" w:rsidRPr="00A133DE">
        <w:rPr>
          <w:rFonts w:ascii="바탕" w:eastAsia="바탕" w:hAnsi="바탕" w:cs="Times New Roman" w:hint="eastAsia"/>
          <w:sz w:val="22"/>
          <w:szCs w:val="22"/>
        </w:rPr>
        <w:t xml:space="preserve"> </w:t>
      </w:r>
      <w:r w:rsidR="00BE67F6" w:rsidRPr="00A133DE">
        <w:rPr>
          <w:rFonts w:ascii="바탕" w:eastAsia="바탕" w:hAnsi="바탕" w:cs="Times New Roman"/>
          <w:sz w:val="22"/>
          <w:szCs w:val="22"/>
        </w:rPr>
        <w:t>Table 1</w:t>
      </w:r>
      <w:r w:rsidR="00BE67F6" w:rsidRPr="00A133DE">
        <w:rPr>
          <w:rFonts w:ascii="바탕" w:eastAsia="바탕" w:hAnsi="바탕" w:cs="Times New Roman" w:hint="eastAsia"/>
          <w:sz w:val="22"/>
          <w:szCs w:val="22"/>
        </w:rPr>
        <w:t>에 나타내었다.</w:t>
      </w:r>
      <w:r w:rsidR="002975A6" w:rsidRPr="00A133DE">
        <w:rPr>
          <w:rFonts w:ascii="바탕" w:eastAsia="바탕" w:hAnsi="바탕" w:cs="Times New Roman"/>
          <w:sz w:val="22"/>
          <w:szCs w:val="22"/>
        </w:rPr>
        <w:t xml:space="preserve"> 10-Hz</w:t>
      </w:r>
      <w:r w:rsidR="002975A6" w:rsidRPr="00A133DE">
        <w:rPr>
          <w:rFonts w:ascii="바탕" w:eastAsia="바탕" w:hAnsi="바탕" w:cs="Times New Roman" w:hint="eastAsia"/>
          <w:sz w:val="22"/>
          <w:szCs w:val="22"/>
        </w:rPr>
        <w:t xml:space="preserve">의 원본 관측자료를 이용하여 </w:t>
      </w:r>
      <w:r w:rsidR="002975A6" w:rsidRPr="00A133DE">
        <w:rPr>
          <w:rFonts w:ascii="바탕" w:eastAsia="바탕" w:hAnsi="바탕" w:cs="Times New Roman"/>
          <w:sz w:val="22"/>
          <w:szCs w:val="22"/>
        </w:rPr>
        <w:t>30</w:t>
      </w:r>
      <w:r w:rsidR="002975A6" w:rsidRPr="00A133DE">
        <w:rPr>
          <w:rFonts w:ascii="바탕" w:eastAsia="바탕" w:hAnsi="바탕" w:cs="Times New Roman" w:hint="eastAsia"/>
          <w:sz w:val="22"/>
          <w:szCs w:val="22"/>
        </w:rPr>
        <w:t>분 간격의 현열(</w:t>
      </w:r>
      <w:r w:rsidR="002975A6" w:rsidRPr="00A133DE">
        <w:rPr>
          <w:rFonts w:ascii="바탕" w:eastAsia="바탕" w:hAnsi="바탕" w:cs="Times New Roman"/>
          <w:sz w:val="22"/>
          <w:szCs w:val="22"/>
        </w:rPr>
        <w:t>sensible heat)</w:t>
      </w:r>
      <w:r w:rsidR="002975A6" w:rsidRPr="00A133DE">
        <w:rPr>
          <w:rFonts w:ascii="바탕" w:eastAsia="바탕" w:hAnsi="바탕" w:cs="Times New Roman" w:hint="eastAsia"/>
          <w:sz w:val="22"/>
          <w:szCs w:val="22"/>
        </w:rPr>
        <w:t>과 잠열(</w:t>
      </w:r>
      <w:r w:rsidR="002975A6" w:rsidRPr="00A133DE">
        <w:rPr>
          <w:rFonts w:ascii="바탕" w:eastAsia="바탕" w:hAnsi="바탕" w:cs="Times New Roman"/>
          <w:sz w:val="22"/>
          <w:szCs w:val="22"/>
        </w:rPr>
        <w:t xml:space="preserve">latent heat) </w:t>
      </w:r>
      <w:r w:rsidR="002975A6" w:rsidRPr="00A133DE">
        <w:rPr>
          <w:rFonts w:ascii="바탕" w:eastAsia="바탕" w:hAnsi="바탕" w:cs="Times New Roman" w:hint="eastAsia"/>
          <w:sz w:val="22"/>
          <w:szCs w:val="22"/>
        </w:rPr>
        <w:t>플럭스를 계산하였</w:t>
      </w:r>
      <w:r w:rsidR="00036BF7" w:rsidRPr="00A133DE">
        <w:rPr>
          <w:rFonts w:ascii="바탕" w:eastAsia="바탕" w:hAnsi="바탕" w:cs="Times New Roman" w:hint="eastAsia"/>
          <w:sz w:val="22"/>
          <w:szCs w:val="22"/>
        </w:rPr>
        <w:t>다</w:t>
      </w:r>
      <w:r w:rsidR="00036BF7" w:rsidRPr="00A133DE">
        <w:rPr>
          <w:rFonts w:ascii="바탕" w:eastAsia="바탕" w:hAnsi="바탕" w:cs="Times New Roman"/>
          <w:sz w:val="22"/>
          <w:szCs w:val="22"/>
        </w:rPr>
        <w:t>(Hong and Hong, 2016)</w:t>
      </w:r>
      <w:r w:rsidR="00036BF7" w:rsidRPr="00A133DE">
        <w:rPr>
          <w:rFonts w:ascii="바탕" w:eastAsia="바탕" w:hAnsi="바탕" w:cs="Times New Roman" w:hint="eastAsia"/>
          <w:sz w:val="22"/>
          <w:szCs w:val="22"/>
        </w:rPr>
        <w:t>.</w:t>
      </w:r>
    </w:p>
    <w:p w14:paraId="07E5246F" w14:textId="5A851DE2" w:rsidR="00FE531A" w:rsidRPr="00A133DE" w:rsidRDefault="005108E7" w:rsidP="00CC55C4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 w:hint="eastAsia"/>
          <w:sz w:val="22"/>
          <w:szCs w:val="22"/>
        </w:rPr>
        <w:t xml:space="preserve">모든 </w:t>
      </w:r>
      <w:r w:rsidR="003363B3" w:rsidRPr="00A133DE">
        <w:rPr>
          <w:rFonts w:ascii="바탕" w:eastAsia="바탕" w:hAnsi="바탕" w:cs="Times New Roman" w:hint="eastAsia"/>
          <w:sz w:val="22"/>
          <w:szCs w:val="22"/>
        </w:rPr>
        <w:t xml:space="preserve">직접 </w:t>
      </w:r>
      <w:r w:rsidRPr="00A133DE">
        <w:rPr>
          <w:rFonts w:ascii="바탕" w:eastAsia="바탕" w:hAnsi="바탕" w:cs="Times New Roman" w:hint="eastAsia"/>
          <w:sz w:val="22"/>
          <w:szCs w:val="22"/>
        </w:rPr>
        <w:t>관측 자료</w:t>
      </w:r>
      <w:r w:rsidR="00CA570F" w:rsidRPr="00A133DE">
        <w:rPr>
          <w:rFonts w:ascii="바탕" w:eastAsia="바탕" w:hAnsi="바탕" w:cs="Times New Roman" w:hint="eastAsia"/>
          <w:sz w:val="22"/>
          <w:szCs w:val="22"/>
        </w:rPr>
        <w:t>의 공간대표성은</w:t>
      </w:r>
      <w:r w:rsidR="00FD32F2" w:rsidRPr="00A133DE">
        <w:rPr>
          <w:rFonts w:ascii="바탕" w:eastAsia="바탕" w:hAnsi="바탕" w:cs="Times New Roman" w:hint="eastAsia"/>
          <w:sz w:val="22"/>
          <w:szCs w:val="22"/>
        </w:rPr>
        <w:t xml:space="preserve"> 관측 기기의 특성과 관측 원리와 관측 환경에 따라서</w:t>
      </w:r>
      <w:r w:rsidRPr="00A133DE">
        <w:rPr>
          <w:rFonts w:ascii="바탕" w:eastAsia="바탕" w:hAnsi="바탕" w:cs="Times New Roman" w:hint="eastAsia"/>
          <w:sz w:val="22"/>
          <w:szCs w:val="22"/>
        </w:rPr>
        <w:t xml:space="preserve"> </w:t>
      </w:r>
      <w:r w:rsidR="00CA570F" w:rsidRPr="00A133DE">
        <w:rPr>
          <w:rFonts w:ascii="바탕" w:eastAsia="바탕" w:hAnsi="바탕" w:cs="Times New Roman" w:hint="eastAsia"/>
          <w:sz w:val="22"/>
          <w:szCs w:val="22"/>
        </w:rPr>
        <w:t>결정되는데,</w:t>
      </w:r>
      <w:r w:rsidR="00CA570F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CA570F" w:rsidRPr="00A133DE">
        <w:rPr>
          <w:rFonts w:ascii="바탕" w:eastAsia="바탕" w:hAnsi="바탕" w:cs="Times New Roman" w:hint="eastAsia"/>
          <w:sz w:val="22"/>
          <w:szCs w:val="22"/>
        </w:rPr>
        <w:t xml:space="preserve">이 </w:t>
      </w:r>
      <w:r w:rsidR="00762903" w:rsidRPr="00A133DE">
        <w:rPr>
          <w:rFonts w:ascii="바탕" w:eastAsia="바탕" w:hAnsi="바탕" w:cs="Times New Roman" w:hint="eastAsia"/>
          <w:sz w:val="22"/>
          <w:szCs w:val="22"/>
        </w:rPr>
        <w:t>관측자료가 대표하는 영역</w:t>
      </w:r>
      <w:r w:rsidR="00CA570F" w:rsidRPr="00A133DE">
        <w:rPr>
          <w:rFonts w:ascii="바탕" w:eastAsia="바탕" w:hAnsi="바탕" w:cs="Times New Roman" w:hint="eastAsia"/>
          <w:sz w:val="22"/>
          <w:szCs w:val="22"/>
        </w:rPr>
        <w:t xml:space="preserve">을 </w:t>
      </w:r>
      <w:r w:rsidR="00FD32F2" w:rsidRPr="00A133DE">
        <w:rPr>
          <w:rFonts w:ascii="바탕" w:eastAsia="바탕" w:hAnsi="바탕" w:cs="Times New Roman" w:hint="eastAsia"/>
          <w:sz w:val="22"/>
          <w:szCs w:val="22"/>
        </w:rPr>
        <w:t>발자국</w:t>
      </w:r>
      <w:r w:rsidR="00762903" w:rsidRPr="00A133DE">
        <w:rPr>
          <w:rFonts w:ascii="바탕" w:eastAsia="바탕" w:hAnsi="바탕" w:cs="Times New Roman" w:hint="eastAsia"/>
          <w:sz w:val="22"/>
          <w:szCs w:val="22"/>
        </w:rPr>
        <w:t>(</w:t>
      </w:r>
      <w:r w:rsidR="00762903" w:rsidRPr="00A133DE">
        <w:rPr>
          <w:rFonts w:ascii="바탕" w:eastAsia="바탕" w:hAnsi="바탕" w:cs="Times New Roman"/>
          <w:sz w:val="22"/>
          <w:szCs w:val="22"/>
        </w:rPr>
        <w:t>footprint)</w:t>
      </w:r>
      <w:r w:rsidR="00FD32F2" w:rsidRPr="00A133DE">
        <w:rPr>
          <w:rFonts w:ascii="바탕" w:eastAsia="바탕" w:hAnsi="바탕" w:cs="Times New Roman" w:hint="eastAsia"/>
          <w:sz w:val="22"/>
          <w:szCs w:val="22"/>
        </w:rPr>
        <w:t xml:space="preserve"> 영역</w:t>
      </w:r>
      <w:r w:rsidR="00762903" w:rsidRPr="00A133DE">
        <w:rPr>
          <w:rFonts w:ascii="바탕" w:eastAsia="바탕" w:hAnsi="바탕" w:cs="Times New Roman" w:hint="eastAsia"/>
          <w:sz w:val="22"/>
          <w:szCs w:val="22"/>
        </w:rPr>
        <w:t>이라</w:t>
      </w:r>
      <w:r w:rsidR="00C61FEB" w:rsidRPr="00A133DE">
        <w:rPr>
          <w:rFonts w:ascii="바탕" w:eastAsia="바탕" w:hAnsi="바탕" w:cs="Times New Roman" w:hint="eastAsia"/>
          <w:sz w:val="22"/>
          <w:szCs w:val="22"/>
        </w:rPr>
        <w:t xml:space="preserve"> 한다.</w:t>
      </w:r>
      <w:r w:rsidR="00762903" w:rsidRPr="00A133DE">
        <w:rPr>
          <w:rFonts w:ascii="바탕" w:eastAsia="바탕" w:hAnsi="바탕" w:cs="Times New Roman" w:hint="eastAsia"/>
          <w:sz w:val="22"/>
          <w:szCs w:val="22"/>
        </w:rPr>
        <w:t xml:space="preserve"> </w:t>
      </w:r>
      <w:r w:rsidR="00C61FEB" w:rsidRPr="00A133DE">
        <w:rPr>
          <w:rFonts w:ascii="바탕" w:eastAsia="바탕" w:hAnsi="바탕" w:cs="Times New Roman" w:hint="eastAsia"/>
          <w:sz w:val="22"/>
          <w:szCs w:val="22"/>
        </w:rPr>
        <w:t>본 연구에서는</w:t>
      </w:r>
      <w:r w:rsidR="00762903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762903" w:rsidRPr="00A133DE">
        <w:rPr>
          <w:rFonts w:ascii="바탕" w:eastAsia="바탕" w:hAnsi="바탕" w:cs="Times New Roman" w:hint="eastAsia"/>
          <w:sz w:val="22"/>
          <w:szCs w:val="22"/>
        </w:rPr>
        <w:t>복사</w:t>
      </w:r>
      <w:r w:rsidR="00C61FEB" w:rsidRPr="00A133DE">
        <w:rPr>
          <w:rFonts w:ascii="바탕" w:eastAsia="바탕" w:hAnsi="바탕" w:cs="Times New Roman" w:hint="eastAsia"/>
          <w:sz w:val="22"/>
          <w:szCs w:val="22"/>
        </w:rPr>
        <w:t>계와</w:t>
      </w:r>
      <w:r w:rsidR="00762903" w:rsidRPr="00A133DE">
        <w:rPr>
          <w:rFonts w:ascii="바탕" w:eastAsia="바탕" w:hAnsi="바탕" w:cs="Times New Roman" w:hint="eastAsia"/>
          <w:sz w:val="22"/>
          <w:szCs w:val="22"/>
        </w:rPr>
        <w:t xml:space="preserve"> 난류</w:t>
      </w:r>
      <w:r w:rsidR="00C61FEB" w:rsidRPr="00A133DE">
        <w:rPr>
          <w:rFonts w:ascii="바탕" w:eastAsia="바탕" w:hAnsi="바탕" w:cs="Times New Roman" w:hint="eastAsia"/>
          <w:sz w:val="22"/>
          <w:szCs w:val="22"/>
        </w:rPr>
        <w:t xml:space="preserve"> 에너지</w:t>
      </w:r>
      <w:r w:rsidR="00762903" w:rsidRPr="00A133DE">
        <w:rPr>
          <w:rFonts w:ascii="바탕" w:eastAsia="바탕" w:hAnsi="바탕" w:cs="Times New Roman" w:hint="eastAsia"/>
          <w:sz w:val="22"/>
          <w:szCs w:val="22"/>
        </w:rPr>
        <w:t xml:space="preserve"> 플럭스</w:t>
      </w:r>
      <w:r w:rsidR="00C61FEB" w:rsidRPr="00A133DE">
        <w:rPr>
          <w:rFonts w:ascii="바탕" w:eastAsia="바탕" w:hAnsi="바탕" w:cs="Times New Roman" w:hint="eastAsia"/>
          <w:sz w:val="22"/>
          <w:szCs w:val="22"/>
        </w:rPr>
        <w:t>를 측정하는 에디공분산 시스템의 발자국 영역을 분석하였다.</w:t>
      </w:r>
      <w:r w:rsidR="007C36E4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7C36E4" w:rsidRPr="00A133DE">
        <w:rPr>
          <w:rFonts w:ascii="바탕" w:eastAsia="바탕" w:hAnsi="바탕" w:cs="Times New Roman" w:hint="eastAsia"/>
          <w:sz w:val="22"/>
          <w:szCs w:val="22"/>
        </w:rPr>
        <w:t xml:space="preserve">복사계의 발자국 영역은 </w:t>
      </w:r>
      <w:r w:rsidR="007C36E4" w:rsidRPr="00A133DE">
        <w:rPr>
          <w:rFonts w:ascii="바탕" w:eastAsia="바탕" w:hAnsi="바탕" w:cs="Times New Roman"/>
          <w:sz w:val="22"/>
          <w:szCs w:val="22"/>
        </w:rPr>
        <w:t xml:space="preserve">Lambert </w:t>
      </w:r>
      <w:r w:rsidR="007C36E4" w:rsidRPr="00A133DE">
        <w:rPr>
          <w:rFonts w:ascii="바탕" w:eastAsia="바탕" w:hAnsi="바탕" w:cs="Times New Roman" w:hint="eastAsia"/>
          <w:sz w:val="22"/>
          <w:szCs w:val="22"/>
        </w:rPr>
        <w:t xml:space="preserve">코사인 법칙(식 </w:t>
      </w:r>
      <w:r w:rsidR="007C36E4" w:rsidRPr="00A133DE">
        <w:rPr>
          <w:rFonts w:ascii="바탕" w:eastAsia="바탕" w:hAnsi="바탕" w:cs="Times New Roman"/>
          <w:sz w:val="22"/>
          <w:szCs w:val="22"/>
        </w:rPr>
        <w:t>1, Schmid, 1997)</w:t>
      </w:r>
      <w:r w:rsidR="00467115" w:rsidRPr="00A133DE">
        <w:rPr>
          <w:rFonts w:ascii="바탕" w:eastAsia="바탕" w:hAnsi="바탕" w:cs="Times New Roman" w:hint="eastAsia"/>
          <w:sz w:val="22"/>
          <w:szCs w:val="22"/>
        </w:rPr>
        <w:t>으로</w:t>
      </w:r>
      <w:r w:rsidR="00B479E2" w:rsidRPr="00A133DE">
        <w:rPr>
          <w:rFonts w:ascii="바탕" w:eastAsia="바탕" w:hAnsi="바탕" w:cs="Times New Roman"/>
          <w:sz w:val="22"/>
          <w:szCs w:val="22"/>
        </w:rPr>
        <w:t xml:space="preserve">, </w:t>
      </w:r>
      <w:r w:rsidR="00B479E2" w:rsidRPr="00A133DE">
        <w:rPr>
          <w:rFonts w:ascii="바탕" w:eastAsia="바탕" w:hAnsi="바탕" w:cs="Times New Roman" w:hint="eastAsia"/>
          <w:sz w:val="22"/>
          <w:szCs w:val="22"/>
        </w:rPr>
        <w:t xml:space="preserve">난류 에너지 플럭스의 발자국 영역은 </w:t>
      </w:r>
      <w:r w:rsidR="00B479E2" w:rsidRPr="00A133DE">
        <w:rPr>
          <w:rFonts w:ascii="바탕" w:eastAsia="바탕" w:hAnsi="바탕" w:cs="Times New Roman"/>
          <w:sz w:val="22"/>
          <w:szCs w:val="22"/>
        </w:rPr>
        <w:t xml:space="preserve">Lagrangian </w:t>
      </w:r>
      <w:r w:rsidR="00B479E2" w:rsidRPr="00A133DE">
        <w:rPr>
          <w:rFonts w:ascii="바탕" w:eastAsia="바탕" w:hAnsi="바탕" w:cs="Times New Roman" w:hint="eastAsia"/>
          <w:sz w:val="22"/>
          <w:szCs w:val="22"/>
        </w:rPr>
        <w:t>확률 모델 방법(</w:t>
      </w:r>
      <w:r w:rsidR="00104105" w:rsidRPr="00A133DE">
        <w:rPr>
          <w:rFonts w:ascii="바탕" w:eastAsia="바탕" w:hAnsi="바탕" w:cs="Times New Roman" w:hint="eastAsia"/>
          <w:sz w:val="22"/>
          <w:szCs w:val="22"/>
        </w:rPr>
        <w:t xml:space="preserve">식 </w:t>
      </w:r>
      <w:r w:rsidR="00104105" w:rsidRPr="00A133DE">
        <w:rPr>
          <w:rFonts w:ascii="바탕" w:eastAsia="바탕" w:hAnsi="바탕" w:cs="Times New Roman"/>
          <w:sz w:val="22"/>
          <w:szCs w:val="22"/>
        </w:rPr>
        <w:t xml:space="preserve">2, </w:t>
      </w:r>
      <w:r w:rsidR="00B479E2" w:rsidRPr="00A133DE">
        <w:rPr>
          <w:rFonts w:ascii="바탕" w:eastAsia="바탕" w:hAnsi="바탕" w:cs="Times New Roman"/>
          <w:sz w:val="22"/>
          <w:szCs w:val="22"/>
        </w:rPr>
        <w:t>Hsieh et al., 2000)</w:t>
      </w:r>
      <w:r w:rsidR="00467115" w:rsidRPr="00A133DE">
        <w:rPr>
          <w:rFonts w:ascii="바탕" w:eastAsia="바탕" w:hAnsi="바탕" w:cs="Times New Roman" w:hint="eastAsia"/>
          <w:sz w:val="22"/>
          <w:szCs w:val="22"/>
        </w:rPr>
        <w:t>으로 분석하였다.</w:t>
      </w:r>
    </w:p>
    <w:p w14:paraId="3FD85CBD" w14:textId="3D9CFD32" w:rsidR="00DD36EE" w:rsidRPr="00A133DE" w:rsidRDefault="00DD36EE" w:rsidP="00CC55C4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</w:p>
    <w:p w14:paraId="4AAA48B8" w14:textId="00742951" w:rsidR="00DD36EE" w:rsidRPr="00040A29" w:rsidRDefault="00DD36EE" w:rsidP="00CC55C4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m:oMath>
        <m:r>
          <m:rPr>
            <m:sty m:val="p"/>
          </m:rPr>
          <w:rPr>
            <w:rFonts w:ascii="Cambria Math" w:eastAsia="바탕" w:hAnsi="Cambria Math" w:cs="Times New Roman"/>
            <w:sz w:val="22"/>
            <w:szCs w:val="22"/>
          </w:rPr>
          <m:t xml:space="preserve">F= </m:t>
        </m:r>
        <m:f>
          <m:fPr>
            <m:ctrlPr>
              <w:rPr>
                <w:rFonts w:ascii="Cambria Math" w:eastAsia="바탕" w:hAnsi="Cambria Math" w:cs="Times New Roman"/>
                <w:sz w:val="22"/>
                <w:szCs w:val="22"/>
              </w:rPr>
            </m:ctrlPr>
          </m:fPr>
          <m:num>
            <m:sSup>
              <m:sSupPr>
                <m:ctrlPr>
                  <w:rPr>
                    <w:rFonts w:ascii="Cambria Math" w:eastAsia="바탕" w:hAnsi="Cambria Math" w:cs="Times New Roman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eastAsia="바탕" w:hAnsi="Cambria Math" w:cs="Times New Roman"/>
                    <w:sz w:val="22"/>
                    <w:szCs w:val="22"/>
                  </w:rPr>
                  <m:t>r</m:t>
                </m:r>
              </m:e>
              <m:sup>
                <m:r>
                  <w:rPr>
                    <w:rFonts w:ascii="Cambria Math" w:eastAsia="바탕" w:hAnsi="Cambria Math" w:cs="Times New Roman"/>
                    <w:sz w:val="22"/>
                    <w:szCs w:val="22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바탕" w:hAnsi="Cambria Math" w:cs="Times New Roman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eastAsia="바탕" w:hAnsi="Cambria Math" w:cs="Times New Roman"/>
                    <w:sz w:val="22"/>
                    <w:szCs w:val="22"/>
                  </w:rPr>
                  <m:t>r</m:t>
                </m:r>
              </m:e>
              <m:sup>
                <m:r>
                  <w:rPr>
                    <w:rFonts w:ascii="Cambria Math" w:eastAsia="바탕" w:hAnsi="Cambria Math" w:cs="Times New Roman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eastAsia="바탕" w:hAnsi="Cambria Math" w:cs="Times New Roman"/>
                <w:sz w:val="22"/>
                <w:szCs w:val="22"/>
              </w:rPr>
              <m:t>+</m:t>
            </m:r>
            <m:sSubSup>
              <m:sSubSupPr>
                <m:ctrlPr>
                  <w:rPr>
                    <w:rFonts w:ascii="Cambria Math" w:eastAsia="바탕" w:hAnsi="Cambria Math" w:cs="Times New Roman"/>
                    <w:i/>
                    <w:sz w:val="22"/>
                    <w:szCs w:val="22"/>
                  </w:rPr>
                </m:ctrlPr>
              </m:sSubSupPr>
              <m:e>
                <m:r>
                  <w:rPr>
                    <w:rFonts w:ascii="Cambria Math" w:eastAsia="바탕" w:hAnsi="Cambria Math" w:cs="Times New Roman"/>
                    <w:sz w:val="22"/>
                    <w:szCs w:val="22"/>
                  </w:rPr>
                  <m:t>z</m:t>
                </m:r>
              </m:e>
              <m:sub>
                <m:r>
                  <w:rPr>
                    <w:rFonts w:ascii="Cambria Math" w:eastAsia="바탕" w:hAnsi="Cambria Math" w:cs="Times New Roman"/>
                    <w:sz w:val="22"/>
                    <w:szCs w:val="22"/>
                  </w:rPr>
                  <m:t>m</m:t>
                </m:r>
              </m:sub>
              <m:sup>
                <m:r>
                  <w:rPr>
                    <w:rFonts w:ascii="Cambria Math" w:eastAsia="바탕" w:hAnsi="Cambria Math" w:cs="Times New Roman"/>
                    <w:sz w:val="22"/>
                    <w:szCs w:val="22"/>
                  </w:rPr>
                  <m:t>2</m:t>
                </m:r>
              </m:sup>
            </m:sSubSup>
          </m:den>
        </m:f>
        <m:r>
          <m:rPr>
            <m:sty m:val="p"/>
          </m:rPr>
          <w:rPr>
            <w:rFonts w:ascii="Cambria Math" w:eastAsia="바탕" w:hAnsi="Cambria Math" w:cs="Times New Roman"/>
            <w:sz w:val="22"/>
            <w:szCs w:val="22"/>
          </w:rPr>
          <m:t xml:space="preserve"> </m:t>
        </m:r>
      </m:oMath>
      <w:r w:rsidR="009C073D" w:rsidRPr="00734E8C">
        <w:rPr>
          <w:rFonts w:ascii="바탕" w:eastAsia="바탕" w:hAnsi="바탕" w:cs="Times New Roman"/>
          <w:sz w:val="22"/>
          <w:szCs w:val="22"/>
        </w:rPr>
        <w:tab/>
      </w:r>
      <w:r w:rsidR="009C073D" w:rsidRPr="00734E8C">
        <w:rPr>
          <w:rFonts w:ascii="바탕" w:eastAsia="바탕" w:hAnsi="바탕" w:cs="Times New Roman"/>
          <w:sz w:val="22"/>
          <w:szCs w:val="22"/>
        </w:rPr>
        <w:tab/>
        <w:t>(1)</w:t>
      </w:r>
    </w:p>
    <w:p w14:paraId="624D4D43" w14:textId="7794A82F" w:rsidR="0097108C" w:rsidRPr="00734E8C" w:rsidRDefault="00220CAF" w:rsidP="00CC55C4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m:oMath>
        <m:r>
          <m:rPr>
            <m:sty m:val="p"/>
          </m:rPr>
          <w:rPr>
            <w:rFonts w:ascii="Cambria Math" w:eastAsia="바탕" w:hAnsi="Cambria Math" w:cs="Times New Roman"/>
            <w:sz w:val="22"/>
            <w:szCs w:val="22"/>
          </w:rPr>
          <m:t>F</m:t>
        </m:r>
        <m:d>
          <m:dPr>
            <m:ctrlPr>
              <w:rPr>
                <w:rFonts w:ascii="Cambria Math" w:eastAsia="바탕" w:hAnsi="Cambria Math" w:cs="Times New Roman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eastAsia="바탕" w:hAnsi="Cambria Math" w:cs="Times New Roman"/>
                <w:sz w:val="22"/>
                <w:szCs w:val="22"/>
              </w:rPr>
              <m:t>x</m:t>
            </m:r>
          </m:e>
        </m:d>
        <m:r>
          <m:rPr>
            <m:sty m:val="p"/>
          </m:rPr>
          <w:rPr>
            <w:rFonts w:ascii="Cambria Math" w:eastAsia="바탕" w:hAnsi="Cambria Math" w:cs="Times New Roman"/>
            <w:sz w:val="22"/>
            <w:szCs w:val="22"/>
          </w:rPr>
          <m:t>=</m:t>
        </m:r>
        <m:f>
          <m:fPr>
            <m:ctrlPr>
              <w:rPr>
                <w:rFonts w:ascii="Cambria Math" w:eastAsia="바탕" w:hAnsi="Cambria Math" w:cs="Times New Roman"/>
                <w:sz w:val="22"/>
                <w:szCs w:val="22"/>
              </w:rPr>
            </m:ctrlPr>
          </m:fPr>
          <m:num>
            <m:r>
              <w:rPr>
                <w:rFonts w:ascii="Cambria Math" w:eastAsia="바탕" w:hAnsi="Cambria Math" w:cs="Times New Roman"/>
                <w:sz w:val="22"/>
                <w:szCs w:val="22"/>
              </w:rPr>
              <m:t>1</m:t>
            </m:r>
          </m:num>
          <m:den>
            <m:sSup>
              <m:sSupPr>
                <m:ctrlPr>
                  <w:rPr>
                    <w:rFonts w:ascii="Cambria Math" w:eastAsia="바탕" w:hAnsi="Cambria Math" w:cs="Times New Roman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eastAsia="바탕" w:hAnsi="Cambria Math" w:cs="Times New Roman"/>
                    <w:sz w:val="22"/>
                    <w:szCs w:val="22"/>
                  </w:rPr>
                  <m:t>k</m:t>
                </m:r>
              </m:e>
              <m:sup>
                <m:r>
                  <w:rPr>
                    <w:rFonts w:ascii="Cambria Math" w:eastAsia="바탕" w:hAnsi="Cambria Math" w:cs="Times New Roman"/>
                    <w:sz w:val="22"/>
                    <w:szCs w:val="22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="바탕" w:hAnsi="Cambria Math" w:cs="Times New Roman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eastAsia="바탕" w:hAnsi="Cambria Math" w:cs="Times New Roman"/>
                    <w:sz w:val="22"/>
                    <w:szCs w:val="22"/>
                  </w:rPr>
                  <m:t>x</m:t>
                </m:r>
              </m:e>
              <m:sup>
                <m:r>
                  <w:rPr>
                    <w:rFonts w:ascii="Cambria Math" w:eastAsia="바탕" w:hAnsi="Cambria Math" w:cs="Times New Roman"/>
                    <w:sz w:val="22"/>
                    <w:szCs w:val="22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바탕" w:hAnsi="Cambria Math" w:cs="Times New Roman"/>
            <w:sz w:val="22"/>
            <w:szCs w:val="22"/>
          </w:rPr>
          <m:t>D</m:t>
        </m:r>
        <m:sSubSup>
          <m:sSubSupPr>
            <m:ctrlPr>
              <w:rPr>
                <w:rFonts w:ascii="Cambria Math" w:eastAsia="바탕" w:hAnsi="Cambria Math" w:cs="Times New Roman"/>
                <w:sz w:val="22"/>
                <w:szCs w:val="22"/>
              </w:rPr>
            </m:ctrlPr>
          </m:sSubSupPr>
          <m:e>
            <m:r>
              <w:rPr>
                <w:rFonts w:ascii="Cambria Math" w:eastAsia="바탕" w:hAnsi="Cambria Math" w:cs="Times New Roman"/>
                <w:sz w:val="22"/>
                <w:szCs w:val="22"/>
              </w:rPr>
              <m:t>z</m:t>
            </m:r>
          </m:e>
          <m:sub>
            <m:r>
              <w:rPr>
                <w:rFonts w:ascii="Cambria Math" w:eastAsia="바탕" w:hAnsi="Cambria Math" w:cs="Times New Roman"/>
                <w:sz w:val="22"/>
                <w:szCs w:val="22"/>
              </w:rPr>
              <m:t>u</m:t>
            </m:r>
          </m:sub>
          <m:sup>
            <m:r>
              <w:rPr>
                <w:rFonts w:ascii="Cambria Math" w:eastAsia="바탕" w:hAnsi="Cambria Math" w:cs="Times New Roman"/>
                <w:sz w:val="22"/>
                <w:szCs w:val="22"/>
              </w:rPr>
              <m:t>P</m:t>
            </m:r>
          </m:sup>
        </m:sSubSup>
        <m:sSup>
          <m:sSupPr>
            <m:ctrlPr>
              <w:rPr>
                <w:rFonts w:ascii="Cambria Math" w:eastAsia="바탕" w:hAnsi="Cambria Math" w:cs="Times New Roman"/>
                <w:i/>
                <w:sz w:val="22"/>
                <w:szCs w:val="22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="바탕" w:hAnsi="Cambria Math" w:cs="Times New Roman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eastAsia="바탕" w:hAnsi="Cambria Math" w:cs="Times New Roman"/>
                    <w:sz w:val="22"/>
                    <w:szCs w:val="22"/>
                  </w:rPr>
                  <m:t>L</m:t>
                </m:r>
              </m:e>
            </m:d>
          </m:e>
          <m:sup>
            <m:r>
              <w:rPr>
                <w:rFonts w:ascii="Cambria Math" w:eastAsia="바탕" w:hAnsi="Cambria Math" w:cs="Times New Roman"/>
                <w:sz w:val="22"/>
                <w:szCs w:val="22"/>
              </w:rPr>
              <m:t>1-P</m:t>
            </m:r>
          </m:sup>
        </m:sSup>
        <m:sSup>
          <m:sSupPr>
            <m:ctrlPr>
              <w:rPr>
                <w:rFonts w:ascii="Cambria Math" w:eastAsia="바탕" w:hAnsi="Cambria Math" w:cs="Times New Roman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="바탕" w:hAnsi="Cambria Math" w:cs="Times New Roman"/>
                <w:sz w:val="22"/>
                <w:szCs w:val="22"/>
              </w:rPr>
              <m:t>e</m:t>
            </m:r>
          </m:e>
          <m:sup>
            <m:r>
              <w:rPr>
                <w:rFonts w:ascii="Cambria Math" w:eastAsia="바탕" w:hAnsi="Cambria Math" w:cs="Times New Roman"/>
                <w:sz w:val="22"/>
                <w:szCs w:val="22"/>
              </w:rPr>
              <m:t>-</m:t>
            </m:r>
            <m:f>
              <m:fPr>
                <m:ctrlPr>
                  <w:rPr>
                    <w:rFonts w:ascii="Cambria Math" w:eastAsia="바탕" w:hAnsi="Cambria Math" w:cs="Times New Roman"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eastAsia="바탕" w:hAnsi="Cambria Math" w:cs="Times New Roman"/>
                    <w:sz w:val="22"/>
                    <w:szCs w:val="22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="바탕" w:hAnsi="Cambria Math" w:cs="Times New Roman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="바탕" w:hAnsi="Cambria Math" w:cs="Times New Roman"/>
                        <w:sz w:val="22"/>
                        <w:szCs w:val="22"/>
                      </w:rPr>
                      <m:t>k</m:t>
                    </m:r>
                  </m:e>
                  <m:sup>
                    <m:r>
                      <w:rPr>
                        <w:rFonts w:ascii="Cambria Math" w:eastAsia="바탕" w:hAnsi="Cambria Math" w:cs="Times New Roman"/>
                        <w:sz w:val="22"/>
                        <w:szCs w:val="22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="바탕" w:hAnsi="Cambria Math" w:cs="Times New Roman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="바탕" w:hAnsi="Cambria Math" w:cs="Times New Roman"/>
                        <w:sz w:val="22"/>
                        <w:szCs w:val="22"/>
                      </w:rPr>
                      <m:t>x</m:t>
                    </m:r>
                  </m:e>
                  <m:sup>
                    <m:r>
                      <w:rPr>
                        <w:rFonts w:ascii="Cambria Math" w:eastAsia="바탕" w:hAnsi="Cambria Math" w:cs="Times New Roman"/>
                        <w:sz w:val="22"/>
                        <w:szCs w:val="22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eastAsia="바탕" w:hAnsi="Cambria Math" w:cs="Times New Roman"/>
                <w:sz w:val="22"/>
                <w:szCs w:val="22"/>
              </w:rPr>
              <m:t>D</m:t>
            </m:r>
            <m:sSubSup>
              <m:sSubSupPr>
                <m:ctrlPr>
                  <w:rPr>
                    <w:rFonts w:ascii="Cambria Math" w:eastAsia="바탕" w:hAnsi="Cambria Math" w:cs="Times New Roman"/>
                    <w:sz w:val="22"/>
                    <w:szCs w:val="22"/>
                  </w:rPr>
                </m:ctrlPr>
              </m:sSubSupPr>
              <m:e>
                <m:r>
                  <w:rPr>
                    <w:rFonts w:ascii="Cambria Math" w:eastAsia="바탕" w:hAnsi="Cambria Math" w:cs="Times New Roman"/>
                    <w:sz w:val="22"/>
                    <w:szCs w:val="22"/>
                  </w:rPr>
                  <m:t>z</m:t>
                </m:r>
              </m:e>
              <m:sub>
                <m:r>
                  <w:rPr>
                    <w:rFonts w:ascii="Cambria Math" w:eastAsia="바탕" w:hAnsi="Cambria Math" w:cs="Times New Roman"/>
                    <w:sz w:val="22"/>
                    <w:szCs w:val="22"/>
                  </w:rPr>
                  <m:t>u</m:t>
                </m:r>
              </m:sub>
              <m:sup>
                <m:r>
                  <w:rPr>
                    <w:rFonts w:ascii="Cambria Math" w:eastAsia="바탕" w:hAnsi="Cambria Math" w:cs="Times New Roman"/>
                    <w:sz w:val="22"/>
                    <w:szCs w:val="22"/>
                  </w:rPr>
                  <m:t>P</m:t>
                </m:r>
              </m:sup>
            </m:sSubSup>
            <m:sSup>
              <m:sSupPr>
                <m:ctrlPr>
                  <w:rPr>
                    <w:rFonts w:ascii="Cambria Math" w:eastAsia="바탕" w:hAnsi="Cambria Math" w:cs="Times New Roman"/>
                    <w:i/>
                    <w:sz w:val="22"/>
                    <w:szCs w:val="22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바탕" w:hAnsi="Cambria Math" w:cs="Times New Roman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eastAsia="바탕" w:hAnsi="Cambria Math" w:cs="Times New Roman"/>
                        <w:sz w:val="22"/>
                        <w:szCs w:val="22"/>
                      </w:rPr>
                      <m:t>L</m:t>
                    </m:r>
                  </m:e>
                </m:d>
              </m:e>
              <m:sup>
                <m:r>
                  <w:rPr>
                    <w:rFonts w:ascii="Cambria Math" w:eastAsia="바탕" w:hAnsi="Cambria Math" w:cs="Times New Roman"/>
                    <w:sz w:val="22"/>
                    <w:szCs w:val="22"/>
                  </w:rPr>
                  <m:t>1-P</m:t>
                </m:r>
              </m:sup>
            </m:sSup>
          </m:sup>
        </m:sSup>
      </m:oMath>
      <w:r w:rsidR="004C4FA5" w:rsidRPr="00734E8C">
        <w:rPr>
          <w:rFonts w:ascii="바탕" w:eastAsia="바탕" w:hAnsi="바탕" w:cs="Times New Roman"/>
          <w:sz w:val="22"/>
          <w:szCs w:val="22"/>
        </w:rPr>
        <w:tab/>
      </w:r>
      <w:r w:rsidR="004C4FA5" w:rsidRPr="00734E8C">
        <w:rPr>
          <w:rFonts w:ascii="바탕" w:eastAsia="바탕" w:hAnsi="바탕" w:cs="Times New Roman"/>
          <w:sz w:val="22"/>
          <w:szCs w:val="22"/>
        </w:rPr>
        <w:tab/>
        <w:t>(2)</w:t>
      </w:r>
    </w:p>
    <w:p w14:paraId="5C224F68" w14:textId="4AD722A6" w:rsidR="00163220" w:rsidRPr="00A133DE" w:rsidRDefault="00163220" w:rsidP="00CC55C4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</w:p>
    <w:p w14:paraId="3A59284D" w14:textId="1A47D3F2" w:rsidR="00491129" w:rsidRPr="00A133DE" w:rsidRDefault="00491129" w:rsidP="00CC55C4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 w:hint="eastAsia"/>
          <w:sz w:val="22"/>
          <w:szCs w:val="22"/>
        </w:rPr>
        <w:lastRenderedPageBreak/>
        <w:t>위의 식</w:t>
      </w:r>
      <w:r w:rsidR="008470B3" w:rsidRPr="00A133DE">
        <w:rPr>
          <w:rFonts w:ascii="바탕" w:eastAsia="바탕" w:hAnsi="바탕" w:cs="Times New Roman" w:hint="eastAsia"/>
          <w:sz w:val="22"/>
          <w:szCs w:val="22"/>
        </w:rPr>
        <w:t xml:space="preserve"> </w:t>
      </w:r>
      <w:r w:rsidR="008470B3" w:rsidRPr="00A133DE">
        <w:rPr>
          <w:rFonts w:ascii="바탕" w:eastAsia="바탕" w:hAnsi="바탕" w:cs="Times New Roman"/>
          <w:sz w:val="22"/>
          <w:szCs w:val="22"/>
        </w:rPr>
        <w:t>(1)</w:t>
      </w:r>
      <w:r w:rsidR="008470B3" w:rsidRPr="00A133DE">
        <w:rPr>
          <w:rFonts w:ascii="바탕" w:eastAsia="바탕" w:hAnsi="바탕" w:cs="Times New Roman" w:hint="eastAsia"/>
          <w:sz w:val="22"/>
          <w:szCs w:val="22"/>
        </w:rPr>
        <w:t xml:space="preserve">과 </w:t>
      </w:r>
      <w:r w:rsidR="008470B3" w:rsidRPr="00A133DE">
        <w:rPr>
          <w:rFonts w:ascii="바탕" w:eastAsia="바탕" w:hAnsi="바탕" w:cs="Times New Roman"/>
          <w:sz w:val="22"/>
          <w:szCs w:val="22"/>
        </w:rPr>
        <w:t>(2)</w:t>
      </w:r>
      <w:r w:rsidR="008470B3" w:rsidRPr="00A133DE">
        <w:rPr>
          <w:rFonts w:ascii="바탕" w:eastAsia="바탕" w:hAnsi="바탕" w:cs="Times New Roman" w:hint="eastAsia"/>
          <w:sz w:val="22"/>
          <w:szCs w:val="22"/>
        </w:rPr>
        <w:t xml:space="preserve">에서 </w:t>
      </w:r>
      <w:r w:rsidR="008470B3" w:rsidRPr="00A133DE">
        <w:rPr>
          <w:rFonts w:ascii="바탕" w:eastAsia="바탕" w:hAnsi="바탕" w:cs="Times New Roman"/>
          <w:sz w:val="22"/>
          <w:szCs w:val="22"/>
        </w:rPr>
        <w:t>F</w:t>
      </w:r>
      <w:r w:rsidR="008470B3" w:rsidRPr="00A133DE">
        <w:rPr>
          <w:rFonts w:ascii="바탕" w:eastAsia="바탕" w:hAnsi="바탕" w:cs="Times New Roman" w:hint="eastAsia"/>
          <w:sz w:val="22"/>
          <w:szCs w:val="22"/>
        </w:rPr>
        <w:t xml:space="preserve">는 </w:t>
      </w:r>
      <w:r w:rsidR="00EF2F24" w:rsidRPr="00A133DE">
        <w:rPr>
          <w:rFonts w:ascii="바탕" w:eastAsia="바탕" w:hAnsi="바탕" w:cs="Times New Roman" w:hint="eastAsia"/>
          <w:sz w:val="22"/>
          <w:szCs w:val="22"/>
        </w:rPr>
        <w:t>관측 자료에 대한 기여도(</w:t>
      </w:r>
      <w:r w:rsidR="00EF2F24" w:rsidRPr="00A133DE">
        <w:rPr>
          <w:rFonts w:ascii="바탕" w:eastAsia="바탕" w:hAnsi="바탕" w:cs="Times New Roman"/>
          <w:sz w:val="22"/>
          <w:szCs w:val="22"/>
        </w:rPr>
        <w:t xml:space="preserve">%), </w:t>
      </w:r>
      <w:r w:rsidR="00CE1573" w:rsidRPr="00A133DE">
        <w:rPr>
          <w:rFonts w:ascii="바탕" w:eastAsia="바탕" w:hAnsi="바탕" w:cs="Times New Roman"/>
          <w:sz w:val="22"/>
          <w:szCs w:val="22"/>
        </w:rPr>
        <w:t>r과 x</w:t>
      </w:r>
      <w:r w:rsidR="00CE1573" w:rsidRPr="00A133DE">
        <w:rPr>
          <w:rFonts w:ascii="바탕" w:eastAsia="바탕" w:hAnsi="바탕" w:cs="Times New Roman" w:hint="eastAsia"/>
          <w:sz w:val="22"/>
          <w:szCs w:val="22"/>
        </w:rPr>
        <w:t>는</w:t>
      </w:r>
      <w:r w:rsidR="00EF2F24" w:rsidRPr="00A133DE">
        <w:rPr>
          <w:rFonts w:ascii="바탕" w:eastAsia="바탕" w:hAnsi="바탕" w:cs="Times New Roman" w:hint="eastAsia"/>
          <w:sz w:val="22"/>
          <w:szCs w:val="22"/>
        </w:rPr>
        <w:t xml:space="preserve"> </w:t>
      </w:r>
      <w:r w:rsidR="00CE1573" w:rsidRPr="00A133DE">
        <w:rPr>
          <w:rFonts w:ascii="바탕" w:eastAsia="바탕" w:hAnsi="바탕" w:cs="Times New Roman" w:hint="eastAsia"/>
          <w:sz w:val="22"/>
          <w:szCs w:val="22"/>
        </w:rPr>
        <w:t>관측</w:t>
      </w:r>
      <w:r w:rsidR="00CE1573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CE1573" w:rsidRPr="00A133DE">
        <w:rPr>
          <w:rFonts w:ascii="바탕" w:eastAsia="바탕" w:hAnsi="바탕" w:cs="Times New Roman" w:hint="eastAsia"/>
          <w:sz w:val="22"/>
          <w:szCs w:val="22"/>
        </w:rPr>
        <w:t>기기로부터의 반경(</w:t>
      </w:r>
      <w:r w:rsidR="00CE1573" w:rsidRPr="00A133DE">
        <w:rPr>
          <w:rFonts w:ascii="바탕" w:eastAsia="바탕" w:hAnsi="바탕" w:cs="Times New Roman"/>
          <w:sz w:val="22"/>
          <w:szCs w:val="22"/>
        </w:rPr>
        <w:t>m)</w:t>
      </w:r>
      <w:r w:rsidR="00CE1573" w:rsidRPr="00A133DE">
        <w:rPr>
          <w:rFonts w:ascii="바탕" w:eastAsia="바탕" w:hAnsi="바탕" w:cs="Times New Roman" w:hint="eastAsia"/>
          <w:sz w:val="22"/>
          <w:szCs w:val="22"/>
        </w:rPr>
        <w:t>과 거리(</w:t>
      </w:r>
      <w:r w:rsidR="00CE1573" w:rsidRPr="00A133DE">
        <w:rPr>
          <w:rFonts w:ascii="바탕" w:eastAsia="바탕" w:hAnsi="바탕" w:cs="Times New Roman"/>
          <w:sz w:val="22"/>
          <w:szCs w:val="22"/>
        </w:rPr>
        <w:t>m)</w:t>
      </w:r>
      <w:r w:rsidR="00CE1573" w:rsidRPr="00A133DE">
        <w:rPr>
          <w:rFonts w:ascii="바탕" w:eastAsia="바탕" w:hAnsi="바탕" w:cs="Times New Roman" w:hint="eastAsia"/>
          <w:sz w:val="22"/>
          <w:szCs w:val="22"/>
        </w:rPr>
        <w:t>,</w:t>
      </w:r>
      <w:r w:rsidR="00CE1573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CE1573" w:rsidRPr="00A133DE">
        <w:rPr>
          <w:rFonts w:ascii="바탕" w:eastAsia="바탕" w:hAnsi="바탕" w:cs="Times New Roman" w:hint="eastAsia"/>
          <w:sz w:val="22"/>
          <w:szCs w:val="22"/>
        </w:rPr>
        <w:t>z</w:t>
      </w:r>
      <w:r w:rsidR="00CE1573" w:rsidRPr="00A133DE">
        <w:rPr>
          <w:rFonts w:ascii="바탕" w:eastAsia="바탕" w:hAnsi="바탕" w:cs="Times New Roman"/>
          <w:sz w:val="22"/>
          <w:szCs w:val="22"/>
          <w:vertAlign w:val="subscript"/>
        </w:rPr>
        <w:t>m</w:t>
      </w:r>
      <w:r w:rsidR="00CE1573" w:rsidRPr="00A133DE">
        <w:rPr>
          <w:rFonts w:ascii="바탕" w:eastAsia="바탕" w:hAnsi="바탕" w:cs="Times New Roman" w:hint="eastAsia"/>
          <w:sz w:val="22"/>
          <w:szCs w:val="22"/>
        </w:rPr>
        <w:t>은 관측 고도</w:t>
      </w:r>
      <w:r w:rsidR="003316D4" w:rsidRPr="00A133DE">
        <w:rPr>
          <w:rFonts w:ascii="바탕" w:eastAsia="바탕" w:hAnsi="바탕" w:cs="Times New Roman" w:hint="eastAsia"/>
          <w:sz w:val="22"/>
          <w:szCs w:val="22"/>
        </w:rPr>
        <w:t>(</w:t>
      </w:r>
      <w:r w:rsidR="003316D4" w:rsidRPr="00A133DE">
        <w:rPr>
          <w:rFonts w:ascii="바탕" w:eastAsia="바탕" w:hAnsi="바탕" w:cs="Times New Roman"/>
          <w:sz w:val="22"/>
          <w:szCs w:val="22"/>
        </w:rPr>
        <w:t>m), k</w:t>
      </w:r>
      <w:r w:rsidR="003316D4" w:rsidRPr="00A133DE">
        <w:rPr>
          <w:rFonts w:ascii="바탕" w:eastAsia="바탕" w:hAnsi="바탕" w:cs="Times New Roman" w:hint="eastAsia"/>
          <w:sz w:val="22"/>
          <w:szCs w:val="22"/>
        </w:rPr>
        <w:t xml:space="preserve">는 </w:t>
      </w:r>
      <w:r w:rsidR="003316D4" w:rsidRPr="00A133DE">
        <w:rPr>
          <w:rFonts w:ascii="바탕" w:eastAsia="바탕" w:hAnsi="바탕" w:cs="Times New Roman"/>
          <w:sz w:val="22"/>
          <w:szCs w:val="22"/>
        </w:rPr>
        <w:t xml:space="preserve">von </w:t>
      </w:r>
      <w:r w:rsidR="003316D4" w:rsidRPr="00A133DE">
        <w:rPr>
          <w:rFonts w:ascii="바탕" w:eastAsia="바탕" w:hAnsi="바탕" w:cs="Times New Roman" w:hint="eastAsia"/>
          <w:sz w:val="22"/>
          <w:szCs w:val="22"/>
        </w:rPr>
        <w:t>Ká</w:t>
      </w:r>
      <w:r w:rsidR="003316D4" w:rsidRPr="00A133DE">
        <w:rPr>
          <w:rFonts w:ascii="바탕" w:eastAsia="바탕" w:hAnsi="바탕" w:cs="Times New Roman"/>
          <w:sz w:val="22"/>
          <w:szCs w:val="22"/>
        </w:rPr>
        <w:t>rm</w:t>
      </w:r>
      <w:r w:rsidR="003316D4" w:rsidRPr="00A133DE">
        <w:rPr>
          <w:rFonts w:ascii="바탕" w:eastAsia="바탕" w:hAnsi="바탕" w:cs="Times New Roman" w:hint="eastAsia"/>
          <w:sz w:val="22"/>
          <w:szCs w:val="22"/>
        </w:rPr>
        <w:t>á</w:t>
      </w:r>
      <w:r w:rsidR="003316D4" w:rsidRPr="00A133DE">
        <w:rPr>
          <w:rFonts w:ascii="바탕" w:eastAsia="바탕" w:hAnsi="바탕" w:cs="Times New Roman"/>
          <w:sz w:val="22"/>
          <w:szCs w:val="22"/>
        </w:rPr>
        <w:t xml:space="preserve">n </w:t>
      </w:r>
      <w:r w:rsidR="003316D4" w:rsidRPr="00A133DE">
        <w:rPr>
          <w:rFonts w:ascii="바탕" w:eastAsia="바탕" w:hAnsi="바탕" w:cs="Times New Roman" w:hint="eastAsia"/>
          <w:sz w:val="22"/>
          <w:szCs w:val="22"/>
        </w:rPr>
        <w:t>상수(</w:t>
      </w:r>
      <w:r w:rsidR="003316D4" w:rsidRPr="00A133DE">
        <w:rPr>
          <w:rFonts w:ascii="바탕" w:eastAsia="바탕" w:hAnsi="바탕" w:cs="Times New Roman"/>
          <w:sz w:val="22"/>
          <w:szCs w:val="22"/>
        </w:rPr>
        <w:t xml:space="preserve">=0.4), </w:t>
      </w:r>
      <w:r w:rsidR="005A080A" w:rsidRPr="00A133DE">
        <w:rPr>
          <w:rFonts w:ascii="바탕" w:eastAsia="바탕" w:hAnsi="바탕" w:cs="Times New Roman"/>
          <w:sz w:val="22"/>
          <w:szCs w:val="22"/>
        </w:rPr>
        <w:t>L</w:t>
      </w:r>
      <w:r w:rsidR="005A080A" w:rsidRPr="00A133DE">
        <w:rPr>
          <w:rFonts w:ascii="바탕" w:eastAsia="바탕" w:hAnsi="바탕" w:cs="Times New Roman" w:hint="eastAsia"/>
          <w:sz w:val="22"/>
          <w:szCs w:val="22"/>
        </w:rPr>
        <w:t xml:space="preserve">은 </w:t>
      </w:r>
      <w:r w:rsidR="005A080A" w:rsidRPr="00A133DE">
        <w:rPr>
          <w:rFonts w:ascii="바탕" w:eastAsia="바탕" w:hAnsi="바탕" w:cs="Times New Roman"/>
          <w:sz w:val="22"/>
          <w:szCs w:val="22"/>
        </w:rPr>
        <w:t xml:space="preserve">Obukhov </w:t>
      </w:r>
      <w:r w:rsidR="005A080A" w:rsidRPr="00A133DE">
        <w:rPr>
          <w:rFonts w:ascii="바탕" w:eastAsia="바탕" w:hAnsi="바탕" w:cs="Times New Roman" w:hint="eastAsia"/>
          <w:sz w:val="22"/>
          <w:szCs w:val="22"/>
        </w:rPr>
        <w:t>길이(</w:t>
      </w:r>
      <w:r w:rsidR="005A080A" w:rsidRPr="00A133DE">
        <w:rPr>
          <w:rFonts w:ascii="바탕" w:eastAsia="바탕" w:hAnsi="바탕" w:cs="Times New Roman"/>
          <w:sz w:val="22"/>
          <w:szCs w:val="22"/>
        </w:rPr>
        <w:t>m), z</w:t>
      </w:r>
      <w:r w:rsidR="005A080A" w:rsidRPr="00A133DE">
        <w:rPr>
          <w:rFonts w:ascii="바탕" w:eastAsia="바탕" w:hAnsi="바탕" w:cs="Times New Roman"/>
          <w:sz w:val="22"/>
          <w:szCs w:val="22"/>
          <w:vertAlign w:val="subscript"/>
        </w:rPr>
        <w:t>u</w:t>
      </w:r>
      <w:r w:rsidR="005A080A" w:rsidRPr="00A133DE">
        <w:rPr>
          <w:rFonts w:ascii="바탕" w:eastAsia="바탕" w:hAnsi="바탕" w:cs="Times New Roman" w:hint="eastAsia"/>
          <w:sz w:val="22"/>
          <w:szCs w:val="22"/>
        </w:rPr>
        <w:t xml:space="preserve">는 </w:t>
      </w:r>
      <w:r w:rsidR="005A080A" w:rsidRPr="00A133DE">
        <w:rPr>
          <w:rFonts w:ascii="바탕" w:eastAsia="바탕" w:hAnsi="바탕" w:cs="Times New Roman"/>
          <w:sz w:val="22"/>
          <w:szCs w:val="22"/>
        </w:rPr>
        <w:t>z</w:t>
      </w:r>
      <w:r w:rsidR="005A080A" w:rsidRPr="00A133DE">
        <w:rPr>
          <w:rFonts w:ascii="바탕" w:eastAsia="바탕" w:hAnsi="바탕" w:cs="Times New Roman"/>
          <w:sz w:val="22"/>
          <w:szCs w:val="22"/>
          <w:vertAlign w:val="subscript"/>
        </w:rPr>
        <w:t>m</w:t>
      </w:r>
      <w:r w:rsidR="005A080A" w:rsidRPr="00A133DE">
        <w:rPr>
          <w:rFonts w:ascii="바탕" w:eastAsia="바탕" w:hAnsi="바탕" w:cs="Times New Roman" w:hint="eastAsia"/>
          <w:sz w:val="22"/>
          <w:szCs w:val="22"/>
        </w:rPr>
        <w:t>과 영면변위(</w:t>
      </w:r>
      <w:r w:rsidR="005A080A" w:rsidRPr="00A133DE">
        <w:rPr>
          <w:rFonts w:ascii="바탕" w:eastAsia="바탕" w:hAnsi="바탕" w:cs="Times New Roman"/>
          <w:sz w:val="22"/>
          <w:szCs w:val="22"/>
        </w:rPr>
        <w:t>zero-plane displacement)</w:t>
      </w:r>
      <w:r w:rsidR="00B700EF" w:rsidRPr="00A133DE">
        <w:rPr>
          <w:rFonts w:ascii="바탕" w:eastAsia="바탕" w:hAnsi="바탕" w:cs="Times New Roman"/>
          <w:sz w:val="22"/>
          <w:szCs w:val="22"/>
        </w:rPr>
        <w:t>,</w:t>
      </w:r>
      <w:r w:rsidR="005A080A" w:rsidRPr="00A133DE">
        <w:rPr>
          <w:rFonts w:ascii="바탕" w:eastAsia="바탕" w:hAnsi="바탕" w:cs="Times New Roman" w:hint="eastAsia"/>
          <w:sz w:val="22"/>
          <w:szCs w:val="22"/>
        </w:rPr>
        <w:t xml:space="preserve"> 거칠기 길이(</w:t>
      </w:r>
      <w:r w:rsidR="005A080A" w:rsidRPr="00A133DE">
        <w:rPr>
          <w:rFonts w:ascii="바탕" w:eastAsia="바탕" w:hAnsi="바탕" w:cs="Times New Roman"/>
          <w:sz w:val="22"/>
          <w:szCs w:val="22"/>
        </w:rPr>
        <w:t>roughness length)</w:t>
      </w:r>
      <w:r w:rsidR="005A080A" w:rsidRPr="00A133DE">
        <w:rPr>
          <w:rFonts w:ascii="바탕" w:eastAsia="바탕" w:hAnsi="바탕" w:cs="Times New Roman" w:hint="eastAsia"/>
          <w:sz w:val="22"/>
          <w:szCs w:val="22"/>
        </w:rPr>
        <w:t xml:space="preserve">로 산출한 </w:t>
      </w:r>
      <w:r w:rsidR="00B700EF" w:rsidRPr="00A133DE">
        <w:rPr>
          <w:rFonts w:ascii="바탕" w:eastAsia="바탕" w:hAnsi="바탕" w:cs="Times New Roman" w:hint="eastAsia"/>
          <w:sz w:val="22"/>
          <w:szCs w:val="22"/>
        </w:rPr>
        <w:t>값이</w:t>
      </w:r>
      <w:r w:rsidR="00E2017C" w:rsidRPr="00A133DE">
        <w:rPr>
          <w:rFonts w:ascii="바탕" w:eastAsia="바탕" w:hAnsi="바탕" w:cs="Times New Roman" w:hint="eastAsia"/>
          <w:sz w:val="22"/>
          <w:szCs w:val="22"/>
        </w:rPr>
        <w:t>며,</w:t>
      </w:r>
      <w:r w:rsidR="00E2017C" w:rsidRPr="00A133DE">
        <w:rPr>
          <w:rFonts w:ascii="바탕" w:eastAsia="바탕" w:hAnsi="바탕" w:cs="Times New Roman"/>
          <w:sz w:val="22"/>
          <w:szCs w:val="22"/>
        </w:rPr>
        <w:t xml:space="preserve"> D</w:t>
      </w:r>
      <w:r w:rsidR="00E2017C" w:rsidRPr="00A133DE">
        <w:rPr>
          <w:rFonts w:ascii="바탕" w:eastAsia="바탕" w:hAnsi="바탕" w:cs="Times New Roman" w:hint="eastAsia"/>
          <w:sz w:val="22"/>
          <w:szCs w:val="22"/>
        </w:rPr>
        <w:t xml:space="preserve">와 </w:t>
      </w:r>
      <w:r w:rsidR="00E2017C" w:rsidRPr="00A133DE">
        <w:rPr>
          <w:rFonts w:ascii="바탕" w:eastAsia="바탕" w:hAnsi="바탕" w:cs="Times New Roman"/>
          <w:sz w:val="22"/>
          <w:szCs w:val="22"/>
        </w:rPr>
        <w:t>P</w:t>
      </w:r>
      <w:r w:rsidR="00E2017C" w:rsidRPr="00A133DE">
        <w:rPr>
          <w:rFonts w:ascii="바탕" w:eastAsia="바탕" w:hAnsi="바탕" w:cs="Times New Roman" w:hint="eastAsia"/>
          <w:sz w:val="22"/>
          <w:szCs w:val="22"/>
        </w:rPr>
        <w:t>는 대기안정도(</w:t>
      </w:r>
      <w:r w:rsidR="00E2017C" w:rsidRPr="00A133DE">
        <w:rPr>
          <w:rFonts w:ascii="바탕" w:eastAsia="바탕" w:hAnsi="바탕" w:cs="Times New Roman"/>
          <w:sz w:val="22"/>
          <w:szCs w:val="22"/>
        </w:rPr>
        <w:t>stability)</w:t>
      </w:r>
      <w:r w:rsidR="00E2017C" w:rsidRPr="00A133DE">
        <w:rPr>
          <w:rFonts w:ascii="바탕" w:eastAsia="바탕" w:hAnsi="바탕" w:cs="Times New Roman" w:hint="eastAsia"/>
          <w:sz w:val="22"/>
          <w:szCs w:val="22"/>
        </w:rPr>
        <w:t xml:space="preserve">로 결정되는 </w:t>
      </w:r>
      <w:r w:rsidR="00EE51C5" w:rsidRPr="00A133DE">
        <w:rPr>
          <w:rFonts w:ascii="바탕" w:eastAsia="바탕" w:hAnsi="바탕" w:cs="Times New Roman" w:hint="eastAsia"/>
          <w:sz w:val="22"/>
          <w:szCs w:val="22"/>
        </w:rPr>
        <w:t>상수</w:t>
      </w:r>
      <w:r w:rsidR="00E2017C" w:rsidRPr="00A133DE">
        <w:rPr>
          <w:rFonts w:ascii="바탕" w:eastAsia="바탕" w:hAnsi="바탕" w:cs="Times New Roman" w:hint="eastAsia"/>
          <w:sz w:val="22"/>
          <w:szCs w:val="22"/>
        </w:rPr>
        <w:t>이</w:t>
      </w:r>
      <w:r w:rsidR="00B700EF" w:rsidRPr="00A133DE">
        <w:rPr>
          <w:rFonts w:ascii="바탕" w:eastAsia="바탕" w:hAnsi="바탕" w:cs="Times New Roman" w:hint="eastAsia"/>
          <w:sz w:val="22"/>
          <w:szCs w:val="22"/>
        </w:rPr>
        <w:t>다.</w:t>
      </w:r>
    </w:p>
    <w:p w14:paraId="03986566" w14:textId="77777777" w:rsidR="00491129" w:rsidRPr="00A133DE" w:rsidRDefault="00491129" w:rsidP="00CC55C4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</w:p>
    <w:p w14:paraId="1BA50B5A" w14:textId="3AF6E01D" w:rsidR="00057433" w:rsidRPr="00A133DE" w:rsidRDefault="00BB1A02" w:rsidP="008F583C">
      <w:pPr>
        <w:widowControl/>
        <w:wordWrap/>
        <w:spacing w:after="0" w:line="480" w:lineRule="auto"/>
        <w:outlineLvl w:val="1"/>
        <w:rPr>
          <w:rFonts w:ascii="바탕" w:eastAsia="바탕" w:hAnsi="바탕" w:cs="Times New Roman"/>
          <w:b/>
          <w:sz w:val="22"/>
          <w:szCs w:val="22"/>
        </w:rPr>
      </w:pPr>
      <w:r w:rsidRPr="00A133DE">
        <w:rPr>
          <w:rFonts w:ascii="바탕" w:eastAsia="바탕" w:hAnsi="바탕" w:cs="Times New Roman"/>
          <w:b/>
          <w:sz w:val="22"/>
          <w:szCs w:val="22"/>
        </w:rPr>
        <w:t>2.</w:t>
      </w:r>
      <w:r w:rsidR="005F2218" w:rsidRPr="00A133DE">
        <w:rPr>
          <w:rFonts w:ascii="바탕" w:eastAsia="바탕" w:hAnsi="바탕" w:cs="Times New Roman"/>
          <w:b/>
          <w:sz w:val="22"/>
          <w:szCs w:val="22"/>
        </w:rPr>
        <w:t>4</w:t>
      </w:r>
      <w:r w:rsidR="00057433" w:rsidRPr="00A133DE">
        <w:rPr>
          <w:rFonts w:ascii="바탕" w:eastAsia="바탕" w:hAnsi="바탕" w:cs="Times New Roman"/>
          <w:b/>
          <w:sz w:val="22"/>
          <w:szCs w:val="22"/>
        </w:rPr>
        <w:t xml:space="preserve">. </w:t>
      </w:r>
      <w:r w:rsidR="00CC55C4" w:rsidRPr="00A133DE">
        <w:rPr>
          <w:rFonts w:ascii="바탕" w:eastAsia="바탕" w:hAnsi="바탕" w:cs="Times New Roman" w:hint="eastAsia"/>
          <w:b/>
          <w:sz w:val="22"/>
          <w:szCs w:val="22"/>
        </w:rPr>
        <w:t xml:space="preserve">모의 성능 </w:t>
      </w:r>
      <w:r w:rsidR="008F583C" w:rsidRPr="00A133DE">
        <w:rPr>
          <w:rFonts w:ascii="바탕" w:eastAsia="바탕" w:hAnsi="바탕" w:cs="Times New Roman" w:hint="eastAsia"/>
          <w:b/>
          <w:sz w:val="22"/>
          <w:szCs w:val="22"/>
        </w:rPr>
        <w:t>정량화 방법</w:t>
      </w:r>
    </w:p>
    <w:p w14:paraId="5B0931D4" w14:textId="77777777" w:rsidR="00305714" w:rsidRPr="00A133DE" w:rsidRDefault="00305714" w:rsidP="00305714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</w:p>
    <w:p w14:paraId="0AC96F88" w14:textId="1529547E" w:rsidR="00305714" w:rsidRPr="00A133DE" w:rsidRDefault="00305714" w:rsidP="00305714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/>
          <w:sz w:val="22"/>
          <w:szCs w:val="22"/>
        </w:rPr>
        <w:t xml:space="preserve">(Table </w:t>
      </w:r>
      <w:r>
        <w:rPr>
          <w:rFonts w:ascii="바탕" w:eastAsia="바탕" w:hAnsi="바탕" w:cs="Times New Roman" w:hint="eastAsia"/>
          <w:sz w:val="22"/>
          <w:szCs w:val="22"/>
        </w:rPr>
        <w:t>3</w:t>
      </w:r>
      <w:r w:rsidRPr="00A133DE">
        <w:rPr>
          <w:rFonts w:ascii="바탕" w:eastAsia="바탕" w:hAnsi="바탕" w:cs="Times New Roman"/>
          <w:sz w:val="22"/>
          <w:szCs w:val="22"/>
        </w:rPr>
        <w:t>)</w:t>
      </w:r>
    </w:p>
    <w:p w14:paraId="6CC85BE4" w14:textId="77777777" w:rsidR="00305714" w:rsidRPr="00305714" w:rsidRDefault="00305714" w:rsidP="00305714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</w:p>
    <w:p w14:paraId="1BA50B5C" w14:textId="13FFBC66" w:rsidR="00057433" w:rsidRPr="00917634" w:rsidRDefault="008375A7" w:rsidP="00CC55C4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>
        <w:rPr>
          <w:rFonts w:ascii="바탕" w:eastAsia="바탕" w:hAnsi="바탕" w:cs="Times New Roman" w:hint="eastAsia"/>
          <w:sz w:val="22"/>
          <w:szCs w:val="22"/>
        </w:rPr>
        <w:t>모델의 지면 에너지 수지 모의 성능 검증 시 순복사, 현열 플럭스, 잠열 플럭스가 모두 존재하는 시간대의 관측 자료만을 검증에 사용하였다.</w:t>
      </w:r>
      <w:r w:rsidR="00917634">
        <w:rPr>
          <w:rFonts w:ascii="바탕" w:eastAsia="바탕" w:hAnsi="바탕" w:cs="Times New Roman" w:hint="eastAsia"/>
          <w:sz w:val="22"/>
          <w:szCs w:val="22"/>
        </w:rPr>
        <w:t xml:space="preserve"> 연구기간인 1년에 대해서 각 에너지 수지 성분별로 관측값과 모의값의 편차(bias), 평균제곱근오차(Root Mean Square Error, RMSE), 평균절대오차(Mean Absolute Error, MAE)를 계산하여 모의 성능을 정량화하였다. </w:t>
      </w:r>
      <w:r w:rsidR="00EC083D">
        <w:rPr>
          <w:rFonts w:ascii="바탕" w:eastAsia="바탕" w:hAnsi="바탕" w:cs="Times New Roman" w:hint="eastAsia"/>
          <w:sz w:val="22"/>
          <w:szCs w:val="22"/>
        </w:rPr>
        <w:t>각 통계값들의 정의는 Table 3에 기술하였다</w:t>
      </w:r>
      <w:r w:rsidR="00872004">
        <w:rPr>
          <w:rFonts w:ascii="바탕" w:eastAsia="바탕" w:hAnsi="바탕" w:cs="Times New Roman" w:hint="eastAsia"/>
          <w:sz w:val="22"/>
          <w:szCs w:val="22"/>
        </w:rPr>
        <w:t xml:space="preserve">. </w:t>
      </w:r>
      <w:r w:rsidR="00E87610">
        <w:rPr>
          <w:rFonts w:ascii="바탕" w:eastAsia="바탕" w:hAnsi="바탕" w:cs="Times New Roman" w:hint="eastAsia"/>
          <w:sz w:val="22"/>
          <w:szCs w:val="22"/>
        </w:rPr>
        <w:t>관측값과 모의값의 산점도(scatter plot)에서 낮시간을 구별하여 표시하였으며 이 때 하향단파복사가 120 W m</w:t>
      </w:r>
      <w:r w:rsidR="00E87610" w:rsidRPr="00404A98">
        <w:rPr>
          <w:rFonts w:ascii="바탕" w:eastAsia="바탕" w:hAnsi="바탕" w:cs="Times New Roman"/>
          <w:sz w:val="22"/>
          <w:szCs w:val="22"/>
          <w:vertAlign w:val="superscript"/>
        </w:rPr>
        <w:t>-2</w:t>
      </w:r>
      <w:r w:rsidR="00872004">
        <w:rPr>
          <w:rFonts w:ascii="바탕" w:eastAsia="바탕" w:hAnsi="바탕" w:cs="Times New Roman" w:hint="eastAsia"/>
          <w:sz w:val="22"/>
          <w:szCs w:val="22"/>
        </w:rPr>
        <w:t xml:space="preserve">을 초과할 경우를 낮시간으로 정의하였다. 토양 수분 검증 시에는 </w:t>
      </w:r>
      <w:r w:rsidR="004702A9">
        <w:rPr>
          <w:rFonts w:ascii="바탕" w:eastAsia="바탕" w:hAnsi="바탕" w:cs="Times New Roman" w:hint="eastAsia"/>
          <w:sz w:val="22"/>
          <w:szCs w:val="22"/>
        </w:rPr>
        <w:t>토양 수분 함량의 일</w:t>
      </w:r>
      <w:r w:rsidR="00182AFC">
        <w:rPr>
          <w:rFonts w:ascii="바탕" w:eastAsia="바탕" w:hAnsi="바탕" w:cs="Times New Roman" w:hint="eastAsia"/>
          <w:sz w:val="22"/>
          <w:szCs w:val="22"/>
        </w:rPr>
        <w:t xml:space="preserve"> </w:t>
      </w:r>
      <w:r w:rsidR="004702A9">
        <w:rPr>
          <w:rFonts w:ascii="바탕" w:eastAsia="바탕" w:hAnsi="바탕" w:cs="Times New Roman" w:hint="eastAsia"/>
          <w:sz w:val="22"/>
          <w:szCs w:val="22"/>
        </w:rPr>
        <w:t>평균값을 1년간의 시계열을 이용하여 비교하였다.</w:t>
      </w:r>
    </w:p>
    <w:p w14:paraId="32F2AD88" w14:textId="77777777" w:rsidR="005F2218" w:rsidRPr="00A133DE" w:rsidRDefault="005F2218">
      <w:pPr>
        <w:widowControl/>
        <w:wordWrap/>
        <w:autoSpaceDE/>
        <w:autoSpaceDN/>
        <w:spacing w:after="0" w:line="240" w:lineRule="auto"/>
        <w:jc w:val="left"/>
        <w:rPr>
          <w:rFonts w:ascii="바탕" w:eastAsia="바탕" w:hAnsi="바탕" w:cs="Times New Roman"/>
          <w:b/>
          <w:sz w:val="22"/>
          <w:szCs w:val="22"/>
        </w:rPr>
      </w:pPr>
      <w:r w:rsidRPr="00A133DE">
        <w:rPr>
          <w:rFonts w:ascii="바탕" w:eastAsia="바탕" w:hAnsi="바탕" w:cs="Times New Roman"/>
          <w:b/>
          <w:sz w:val="22"/>
          <w:szCs w:val="22"/>
        </w:rPr>
        <w:br w:type="page"/>
      </w:r>
    </w:p>
    <w:p w14:paraId="1BA50B5D" w14:textId="21D9933F" w:rsidR="00057433" w:rsidRPr="00A133DE" w:rsidRDefault="00BB1A02" w:rsidP="008F583C">
      <w:pPr>
        <w:widowControl/>
        <w:wordWrap/>
        <w:spacing w:after="0" w:line="480" w:lineRule="auto"/>
        <w:outlineLvl w:val="0"/>
        <w:rPr>
          <w:rFonts w:ascii="바탕" w:eastAsia="바탕" w:hAnsi="바탕" w:cs="Times New Roman"/>
          <w:b/>
          <w:sz w:val="22"/>
          <w:szCs w:val="22"/>
        </w:rPr>
      </w:pPr>
      <w:r w:rsidRPr="00A133DE">
        <w:rPr>
          <w:rFonts w:ascii="바탕" w:eastAsia="바탕" w:hAnsi="바탕" w:cs="Times New Roman"/>
          <w:b/>
          <w:sz w:val="22"/>
          <w:szCs w:val="22"/>
        </w:rPr>
        <w:lastRenderedPageBreak/>
        <w:t xml:space="preserve">3. </w:t>
      </w:r>
      <w:r w:rsidR="00057433" w:rsidRPr="00A133DE">
        <w:rPr>
          <w:rFonts w:ascii="바탕" w:eastAsia="바탕" w:hAnsi="바탕" w:cs="Times New Roman"/>
          <w:b/>
          <w:sz w:val="22"/>
          <w:szCs w:val="22"/>
        </w:rPr>
        <w:t>결과 및 토의</w:t>
      </w:r>
    </w:p>
    <w:p w14:paraId="1BA50B5E" w14:textId="30EEDC5B" w:rsidR="00057433" w:rsidRPr="00A133DE" w:rsidRDefault="00BB1A02" w:rsidP="008F583C">
      <w:pPr>
        <w:widowControl/>
        <w:wordWrap/>
        <w:spacing w:after="0" w:line="480" w:lineRule="auto"/>
        <w:outlineLvl w:val="1"/>
        <w:rPr>
          <w:rFonts w:ascii="바탕" w:eastAsia="바탕" w:hAnsi="바탕" w:cs="Times New Roman"/>
          <w:b/>
          <w:sz w:val="22"/>
          <w:szCs w:val="22"/>
        </w:rPr>
      </w:pPr>
      <w:r w:rsidRPr="00A133DE">
        <w:rPr>
          <w:rFonts w:ascii="바탕" w:eastAsia="바탕" w:hAnsi="바탕" w:cs="Times New Roman"/>
          <w:b/>
          <w:sz w:val="22"/>
          <w:szCs w:val="22"/>
        </w:rPr>
        <w:t>3.</w:t>
      </w:r>
      <w:r w:rsidR="00057433" w:rsidRPr="00A133DE">
        <w:rPr>
          <w:rFonts w:ascii="바탕" w:eastAsia="바탕" w:hAnsi="바탕" w:cs="Times New Roman"/>
          <w:b/>
          <w:sz w:val="22"/>
          <w:szCs w:val="22"/>
        </w:rPr>
        <w:t xml:space="preserve">1. </w:t>
      </w:r>
      <w:r w:rsidR="00CC55C4" w:rsidRPr="00A133DE">
        <w:rPr>
          <w:rFonts w:ascii="바탕" w:eastAsia="바탕" w:hAnsi="바탕" w:cs="Times New Roman" w:hint="eastAsia"/>
          <w:b/>
          <w:sz w:val="22"/>
          <w:szCs w:val="22"/>
        </w:rPr>
        <w:t>플럭스</w:t>
      </w:r>
      <w:r w:rsidR="000610CB" w:rsidRPr="00A133DE">
        <w:rPr>
          <w:rFonts w:ascii="바탕" w:eastAsia="바탕" w:hAnsi="바탕" w:cs="Times New Roman" w:hint="eastAsia"/>
          <w:b/>
          <w:sz w:val="22"/>
          <w:szCs w:val="22"/>
        </w:rPr>
        <w:t xml:space="preserve"> 관측</w:t>
      </w:r>
      <w:r w:rsidR="000610CB" w:rsidRPr="00A133DE">
        <w:rPr>
          <w:rFonts w:ascii="바탕" w:eastAsia="바탕" w:hAnsi="바탕" w:cs="Times New Roman"/>
          <w:b/>
          <w:sz w:val="22"/>
          <w:szCs w:val="22"/>
        </w:rPr>
        <w:t xml:space="preserve"> </w:t>
      </w:r>
      <w:r w:rsidR="000610CB" w:rsidRPr="00A133DE">
        <w:rPr>
          <w:rFonts w:ascii="바탕" w:eastAsia="바탕" w:hAnsi="바탕" w:cs="Times New Roman" w:hint="eastAsia"/>
          <w:b/>
          <w:sz w:val="22"/>
          <w:szCs w:val="22"/>
        </w:rPr>
        <w:t>자료</w:t>
      </w:r>
      <w:r w:rsidR="00CC55C4" w:rsidRPr="00A133DE">
        <w:rPr>
          <w:rFonts w:ascii="바탕" w:eastAsia="바탕" w:hAnsi="바탕" w:cs="Times New Roman" w:hint="eastAsia"/>
          <w:b/>
          <w:sz w:val="22"/>
          <w:szCs w:val="22"/>
        </w:rPr>
        <w:t>의 발자국 분석</w:t>
      </w:r>
    </w:p>
    <w:p w14:paraId="7DF3919F" w14:textId="77777777" w:rsidR="007C57AB" w:rsidRPr="00A133DE" w:rsidRDefault="007C57AB" w:rsidP="005F2218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</w:p>
    <w:p w14:paraId="7A37D0D0" w14:textId="7AE9FF49" w:rsidR="005F2218" w:rsidRPr="00A133DE" w:rsidRDefault="005F2218" w:rsidP="005F2218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 w:hint="eastAsia"/>
          <w:sz w:val="22"/>
          <w:szCs w:val="22"/>
        </w:rPr>
        <w:t>(</w:t>
      </w:r>
      <w:r w:rsidRPr="00A133DE">
        <w:rPr>
          <w:rFonts w:ascii="바탕" w:eastAsia="바탕" w:hAnsi="바탕" w:cs="Times New Roman"/>
          <w:sz w:val="22"/>
          <w:szCs w:val="22"/>
        </w:rPr>
        <w:t>Figure 2)</w:t>
      </w:r>
    </w:p>
    <w:p w14:paraId="29AF407C" w14:textId="67C69E02" w:rsidR="005F2218" w:rsidRPr="00A133DE" w:rsidRDefault="005F2218" w:rsidP="00CC55C4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/>
          <w:sz w:val="22"/>
          <w:szCs w:val="22"/>
        </w:rPr>
        <w:t>(Figure 3)</w:t>
      </w:r>
    </w:p>
    <w:p w14:paraId="222F3511" w14:textId="77777777" w:rsidR="007C57AB" w:rsidRPr="00A133DE" w:rsidRDefault="007C57AB" w:rsidP="00CC55C4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</w:p>
    <w:p w14:paraId="1BA50B61" w14:textId="44A38E0E" w:rsidR="00933E9F" w:rsidRPr="00A133DE" w:rsidRDefault="005647F4" w:rsidP="00CC55C4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 w:hint="eastAsia"/>
          <w:sz w:val="22"/>
          <w:szCs w:val="22"/>
        </w:rPr>
        <w:t>F</w:t>
      </w:r>
      <w:r w:rsidRPr="00A133DE">
        <w:rPr>
          <w:rFonts w:ascii="바탕" w:eastAsia="바탕" w:hAnsi="바탕" w:cs="Times New Roman"/>
          <w:sz w:val="22"/>
          <w:szCs w:val="22"/>
        </w:rPr>
        <w:t>ig. 2</w:t>
      </w:r>
      <w:r w:rsidRPr="00A133DE">
        <w:rPr>
          <w:rFonts w:ascii="바탕" w:eastAsia="바탕" w:hAnsi="바탕" w:cs="Times New Roman" w:hint="eastAsia"/>
          <w:sz w:val="22"/>
          <w:szCs w:val="22"/>
        </w:rPr>
        <w:t>는 각 관측지</w:t>
      </w:r>
      <w:r w:rsidR="00174C29" w:rsidRPr="00A133DE">
        <w:rPr>
          <w:rFonts w:ascii="바탕" w:eastAsia="바탕" w:hAnsi="바탕" w:cs="Times New Roman" w:hint="eastAsia"/>
          <w:sz w:val="22"/>
          <w:szCs w:val="22"/>
        </w:rPr>
        <w:t>의</w:t>
      </w:r>
      <w:r w:rsidRPr="00A133DE">
        <w:rPr>
          <w:rFonts w:ascii="바탕" w:eastAsia="바탕" w:hAnsi="바탕" w:cs="Times New Roman" w:hint="eastAsia"/>
          <w:sz w:val="22"/>
          <w:szCs w:val="22"/>
        </w:rPr>
        <w:t xml:space="preserve"> 복사계 발자국 영역을 관측자료의 </w:t>
      </w:r>
      <w:r w:rsidRPr="00A133DE">
        <w:rPr>
          <w:rFonts w:ascii="바탕" w:eastAsia="바탕" w:hAnsi="바탕" w:cs="Times New Roman"/>
          <w:sz w:val="22"/>
          <w:szCs w:val="22"/>
        </w:rPr>
        <w:t>70%</w:t>
      </w:r>
      <w:r w:rsidR="00174C29" w:rsidRPr="00A133DE">
        <w:rPr>
          <w:rFonts w:ascii="바탕" w:eastAsia="바탕" w:hAnsi="바탕" w:cs="Times New Roman"/>
          <w:sz w:val="22"/>
          <w:szCs w:val="22"/>
        </w:rPr>
        <w:t>(</w:t>
      </w:r>
      <w:r w:rsidR="00174C29" w:rsidRPr="00A133DE">
        <w:rPr>
          <w:rFonts w:ascii="바탕" w:eastAsia="바탕" w:hAnsi="바탕" w:cs="Times New Roman" w:hint="eastAsia"/>
          <w:sz w:val="22"/>
          <w:szCs w:val="22"/>
        </w:rPr>
        <w:t>주황색)</w:t>
      </w:r>
      <w:r w:rsidRPr="00A133DE">
        <w:rPr>
          <w:rFonts w:ascii="바탕" w:eastAsia="바탕" w:hAnsi="바탕" w:cs="Times New Roman" w:hint="eastAsia"/>
          <w:sz w:val="22"/>
          <w:szCs w:val="22"/>
        </w:rPr>
        <w:t xml:space="preserve">와 </w:t>
      </w:r>
      <w:r w:rsidRPr="00A133DE">
        <w:rPr>
          <w:rFonts w:ascii="바탕" w:eastAsia="바탕" w:hAnsi="바탕" w:cs="Times New Roman"/>
          <w:sz w:val="22"/>
          <w:szCs w:val="22"/>
        </w:rPr>
        <w:t>95%</w:t>
      </w:r>
      <w:r w:rsidR="00174C29" w:rsidRPr="00A133DE">
        <w:rPr>
          <w:rFonts w:ascii="바탕" w:eastAsia="바탕" w:hAnsi="바탕" w:cs="Times New Roman"/>
          <w:sz w:val="22"/>
          <w:szCs w:val="22"/>
        </w:rPr>
        <w:t>(</w:t>
      </w:r>
      <w:r w:rsidR="00174C29" w:rsidRPr="00A133DE">
        <w:rPr>
          <w:rFonts w:ascii="바탕" w:eastAsia="바탕" w:hAnsi="바탕" w:cs="Times New Roman" w:hint="eastAsia"/>
          <w:sz w:val="22"/>
          <w:szCs w:val="22"/>
        </w:rPr>
        <w:t>빨강색)</w:t>
      </w:r>
      <w:r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Pr="00A133DE">
        <w:rPr>
          <w:rFonts w:ascii="바탕" w:eastAsia="바탕" w:hAnsi="바탕" w:cs="Times New Roman" w:hint="eastAsia"/>
          <w:sz w:val="22"/>
          <w:szCs w:val="22"/>
        </w:rPr>
        <w:t>기여도를 갖는 반경으로 표시한 그림이다.</w:t>
      </w:r>
      <w:r w:rsidR="00D829B0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8F4DE4" w:rsidRPr="00A133DE">
        <w:rPr>
          <w:rFonts w:ascii="바탕" w:eastAsia="바탕" w:hAnsi="바탕" w:cs="Times New Roman" w:hint="eastAsia"/>
          <w:sz w:val="22"/>
          <w:szCs w:val="22"/>
        </w:rPr>
        <w:t xml:space="preserve">측정한 복사속의 </w:t>
      </w:r>
      <w:r w:rsidR="008F4DE4" w:rsidRPr="00A133DE">
        <w:rPr>
          <w:rFonts w:ascii="바탕" w:eastAsia="바탕" w:hAnsi="바탕" w:cs="Times New Roman"/>
          <w:sz w:val="22"/>
          <w:szCs w:val="22"/>
        </w:rPr>
        <w:t>70%</w:t>
      </w:r>
      <w:r w:rsidR="008F4DE4" w:rsidRPr="00A133DE">
        <w:rPr>
          <w:rFonts w:ascii="바탕" w:eastAsia="바탕" w:hAnsi="바탕" w:cs="Times New Roman" w:hint="eastAsia"/>
          <w:sz w:val="22"/>
          <w:szCs w:val="22"/>
        </w:rPr>
        <w:t xml:space="preserve">는 각 관측 고도의 약 </w:t>
      </w:r>
      <w:r w:rsidR="008F4DE4" w:rsidRPr="00A133DE">
        <w:rPr>
          <w:rFonts w:ascii="바탕" w:eastAsia="바탕" w:hAnsi="바탕" w:cs="Times New Roman"/>
          <w:sz w:val="22"/>
          <w:szCs w:val="22"/>
        </w:rPr>
        <w:t>1.5</w:t>
      </w:r>
      <w:r w:rsidR="008F4DE4" w:rsidRPr="00A133DE">
        <w:rPr>
          <w:rFonts w:ascii="바탕" w:eastAsia="바탕" w:hAnsi="바탕" w:cs="Times New Roman" w:hint="eastAsia"/>
          <w:sz w:val="22"/>
          <w:szCs w:val="22"/>
        </w:rPr>
        <w:t>배에 해당하는 영역으로부터 측정되며,</w:t>
      </w:r>
      <w:r w:rsidR="008F4DE4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260D69" w:rsidRPr="00A133DE">
        <w:rPr>
          <w:rFonts w:ascii="바탕" w:eastAsia="바탕" w:hAnsi="바탕" w:cs="Times New Roman"/>
          <w:sz w:val="22"/>
          <w:szCs w:val="22"/>
        </w:rPr>
        <w:t>95%</w:t>
      </w:r>
      <w:r w:rsidR="00260D69" w:rsidRPr="00A133DE">
        <w:rPr>
          <w:rFonts w:ascii="바탕" w:eastAsia="바탕" w:hAnsi="바탕" w:cs="Times New Roman" w:hint="eastAsia"/>
          <w:sz w:val="22"/>
          <w:szCs w:val="22"/>
        </w:rPr>
        <w:t xml:space="preserve">는 관측 고도의 약 </w:t>
      </w:r>
      <w:r w:rsidR="00260D69" w:rsidRPr="00A133DE">
        <w:rPr>
          <w:rFonts w:ascii="바탕" w:eastAsia="바탕" w:hAnsi="바탕" w:cs="Times New Roman"/>
          <w:sz w:val="22"/>
          <w:szCs w:val="22"/>
        </w:rPr>
        <w:t>4.5</w:t>
      </w:r>
      <w:r w:rsidR="00260D69" w:rsidRPr="00A133DE">
        <w:rPr>
          <w:rFonts w:ascii="바탕" w:eastAsia="바탕" w:hAnsi="바탕" w:cs="Times New Roman" w:hint="eastAsia"/>
          <w:sz w:val="22"/>
          <w:szCs w:val="22"/>
        </w:rPr>
        <w:t>배에 해당하는 영역에서 측정되는 것으로 나타났다.</w:t>
      </w:r>
      <w:r w:rsidR="006E10F9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6839DE" w:rsidRPr="00A133DE">
        <w:rPr>
          <w:rFonts w:ascii="바탕" w:eastAsia="바탕" w:hAnsi="바탕" w:cs="Times New Roman" w:hint="eastAsia"/>
          <w:sz w:val="22"/>
          <w:szCs w:val="22"/>
        </w:rPr>
        <w:t>보성 논의 발자국 영역은 대부분 주변 논으로 이루어졌으며</w:t>
      </w:r>
      <w:r w:rsidR="0068538B" w:rsidRPr="00A133DE">
        <w:rPr>
          <w:rFonts w:ascii="바탕" w:eastAsia="바탕" w:hAnsi="바탕" w:cs="Times New Roman" w:hint="eastAsia"/>
          <w:sz w:val="22"/>
          <w:szCs w:val="22"/>
        </w:rPr>
        <w:t>(</w:t>
      </w:r>
      <w:r w:rsidR="0068538B" w:rsidRPr="00A133DE">
        <w:rPr>
          <w:rFonts w:ascii="바탕" w:eastAsia="바탕" w:hAnsi="바탕" w:cs="Times New Roman"/>
          <w:sz w:val="22"/>
          <w:szCs w:val="22"/>
        </w:rPr>
        <w:t>Fig. 2</w:t>
      </w:r>
      <w:r w:rsidR="000070E3" w:rsidRPr="00A133DE">
        <w:rPr>
          <w:rFonts w:ascii="바탕" w:eastAsia="바탕" w:hAnsi="바탕" w:cs="Times New Roman"/>
          <w:sz w:val="22"/>
          <w:szCs w:val="22"/>
        </w:rPr>
        <w:t>a</w:t>
      </w:r>
      <w:r w:rsidR="0068538B" w:rsidRPr="00A133DE">
        <w:rPr>
          <w:rFonts w:ascii="바탕" w:eastAsia="바탕" w:hAnsi="바탕" w:cs="Times New Roman"/>
          <w:sz w:val="22"/>
          <w:szCs w:val="22"/>
        </w:rPr>
        <w:t>)</w:t>
      </w:r>
      <w:r w:rsidR="006839DE" w:rsidRPr="00A133DE">
        <w:rPr>
          <w:rFonts w:ascii="바탕" w:eastAsia="바탕" w:hAnsi="바탕" w:cs="Times New Roman" w:hint="eastAsia"/>
          <w:sz w:val="22"/>
          <w:szCs w:val="22"/>
        </w:rPr>
        <w:t>,</w:t>
      </w:r>
      <w:r w:rsidR="006839DE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6839DE" w:rsidRPr="00A133DE">
        <w:rPr>
          <w:rFonts w:ascii="바탕" w:eastAsia="바탕" w:hAnsi="바탕" w:cs="Times New Roman" w:hint="eastAsia"/>
          <w:sz w:val="22"/>
          <w:szCs w:val="22"/>
        </w:rPr>
        <w:t>안동 농경지는 관측지 주변의 밭을 포함하</w:t>
      </w:r>
      <w:r w:rsidR="00234A87" w:rsidRPr="00A133DE">
        <w:rPr>
          <w:rFonts w:ascii="바탕" w:eastAsia="바탕" w:hAnsi="바탕" w:cs="Times New Roman" w:hint="eastAsia"/>
          <w:sz w:val="22"/>
          <w:szCs w:val="22"/>
        </w:rPr>
        <w:t>여</w:t>
      </w:r>
      <w:r w:rsidR="0068538B" w:rsidRPr="00A133DE">
        <w:rPr>
          <w:rFonts w:ascii="바탕" w:eastAsia="바탕" w:hAnsi="바탕" w:cs="Times New Roman" w:hint="eastAsia"/>
          <w:sz w:val="22"/>
          <w:szCs w:val="22"/>
        </w:rPr>
        <w:t>(</w:t>
      </w:r>
      <w:r w:rsidR="0068538B" w:rsidRPr="00A133DE">
        <w:rPr>
          <w:rFonts w:ascii="바탕" w:eastAsia="바탕" w:hAnsi="바탕" w:cs="Times New Roman"/>
          <w:sz w:val="22"/>
          <w:szCs w:val="22"/>
        </w:rPr>
        <w:t>Fig. 2</w:t>
      </w:r>
      <w:r w:rsidR="000070E3" w:rsidRPr="00A133DE">
        <w:rPr>
          <w:rFonts w:ascii="바탕" w:eastAsia="바탕" w:hAnsi="바탕" w:cs="Times New Roman"/>
          <w:sz w:val="22"/>
          <w:szCs w:val="22"/>
        </w:rPr>
        <w:t>b</w:t>
      </w:r>
      <w:r w:rsidR="0068538B" w:rsidRPr="00A133DE">
        <w:rPr>
          <w:rFonts w:ascii="바탕" w:eastAsia="바탕" w:hAnsi="바탕" w:cs="Times New Roman"/>
          <w:sz w:val="22"/>
          <w:szCs w:val="22"/>
        </w:rPr>
        <w:t>)</w:t>
      </w:r>
      <w:r w:rsidR="00234A87" w:rsidRPr="00A133DE">
        <w:rPr>
          <w:rFonts w:ascii="바탕" w:eastAsia="바탕" w:hAnsi="바탕" w:cs="Times New Roman" w:hint="eastAsia"/>
          <w:sz w:val="22"/>
          <w:szCs w:val="22"/>
        </w:rPr>
        <w:t>,</w:t>
      </w:r>
      <w:r w:rsidR="00234A87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234A87" w:rsidRPr="00A133DE">
        <w:rPr>
          <w:rFonts w:ascii="바탕" w:eastAsia="바탕" w:hAnsi="바탕" w:cs="Times New Roman" w:hint="eastAsia"/>
          <w:sz w:val="22"/>
          <w:szCs w:val="22"/>
        </w:rPr>
        <w:t>두 곳의 복사속 관측</w:t>
      </w:r>
      <w:r w:rsidR="000070E3" w:rsidRPr="00A133DE">
        <w:rPr>
          <w:rFonts w:ascii="바탕" w:eastAsia="바탕" w:hAnsi="바탕" w:cs="Times New Roman" w:hint="eastAsia"/>
          <w:sz w:val="22"/>
          <w:szCs w:val="22"/>
        </w:rPr>
        <w:t>은</w:t>
      </w:r>
      <w:r w:rsidR="00234A87" w:rsidRPr="00A133DE">
        <w:rPr>
          <w:rFonts w:ascii="바탕" w:eastAsia="바탕" w:hAnsi="바탕" w:cs="Times New Roman" w:hint="eastAsia"/>
          <w:sz w:val="22"/>
          <w:szCs w:val="22"/>
        </w:rPr>
        <w:t xml:space="preserve"> 각 관측지의 특성을 적절하게 반영하</w:t>
      </w:r>
      <w:r w:rsidR="002B56D3" w:rsidRPr="00A133DE">
        <w:rPr>
          <w:rFonts w:ascii="바탕" w:eastAsia="바탕" w:hAnsi="바탕" w:cs="Times New Roman" w:hint="eastAsia"/>
          <w:sz w:val="22"/>
          <w:szCs w:val="22"/>
        </w:rPr>
        <w:t>고 있</w:t>
      </w:r>
      <w:r w:rsidR="00234A87" w:rsidRPr="00A133DE">
        <w:rPr>
          <w:rFonts w:ascii="바탕" w:eastAsia="바탕" w:hAnsi="바탕" w:cs="Times New Roman" w:hint="eastAsia"/>
          <w:sz w:val="22"/>
          <w:szCs w:val="22"/>
        </w:rPr>
        <w:t>었다.</w:t>
      </w:r>
    </w:p>
    <w:p w14:paraId="290C56A8" w14:textId="0977224A" w:rsidR="00C31AB8" w:rsidRPr="00734E8C" w:rsidRDefault="00CB7417" w:rsidP="00CC55C4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 w:hint="eastAsia"/>
          <w:sz w:val="22"/>
          <w:szCs w:val="22"/>
        </w:rPr>
        <w:t xml:space="preserve">지면 플럭스 관측자료의 발자국 영역은 </w:t>
      </w:r>
      <w:r w:rsidR="002B42AA" w:rsidRPr="00A133DE">
        <w:rPr>
          <w:rFonts w:ascii="바탕" w:eastAsia="바탕" w:hAnsi="바탕" w:cs="Times New Roman" w:hint="eastAsia"/>
          <w:sz w:val="22"/>
          <w:szCs w:val="22"/>
        </w:rPr>
        <w:t>관측 고도(</w:t>
      </w:r>
      <w:r w:rsidR="002B42AA" w:rsidRPr="00A133DE">
        <w:rPr>
          <w:rFonts w:ascii="바탕" w:eastAsia="바탕" w:hAnsi="바탕" w:cs="Times New Roman"/>
          <w:sz w:val="22"/>
          <w:szCs w:val="22"/>
        </w:rPr>
        <w:t>z</w:t>
      </w:r>
      <w:r w:rsidR="002B42AA" w:rsidRPr="00A133DE">
        <w:rPr>
          <w:rFonts w:ascii="바탕" w:eastAsia="바탕" w:hAnsi="바탕" w:cs="Times New Roman"/>
          <w:sz w:val="22"/>
          <w:szCs w:val="22"/>
          <w:vertAlign w:val="subscript"/>
        </w:rPr>
        <w:t>m</w:t>
      </w:r>
      <w:r w:rsidR="002B42AA" w:rsidRPr="00A133DE">
        <w:rPr>
          <w:rFonts w:ascii="바탕" w:eastAsia="바탕" w:hAnsi="바탕" w:cs="Times New Roman"/>
          <w:sz w:val="22"/>
          <w:szCs w:val="22"/>
        </w:rPr>
        <w:t>)</w:t>
      </w:r>
      <w:r w:rsidR="002B42AA" w:rsidRPr="00A133DE">
        <w:rPr>
          <w:rFonts w:ascii="바탕" w:eastAsia="바탕" w:hAnsi="바탕" w:cs="Times New Roman" w:hint="eastAsia"/>
          <w:sz w:val="22"/>
          <w:szCs w:val="22"/>
        </w:rPr>
        <w:t>와 주변 지표의 거칠기</w:t>
      </w:r>
      <w:r w:rsidR="002B42AA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2B42AA" w:rsidRPr="00A133DE">
        <w:rPr>
          <w:rFonts w:ascii="바탕" w:eastAsia="바탕" w:hAnsi="바탕" w:cs="Times New Roman" w:hint="eastAsia"/>
          <w:sz w:val="22"/>
          <w:szCs w:val="22"/>
        </w:rPr>
        <w:t>환경(영면변위 및 거칠기길이)</w:t>
      </w:r>
      <w:r w:rsidR="00526B28" w:rsidRPr="00A133DE">
        <w:rPr>
          <w:rFonts w:ascii="바탕" w:eastAsia="바탕" w:hAnsi="바탕" w:cs="Times New Roman"/>
          <w:sz w:val="22"/>
          <w:szCs w:val="22"/>
        </w:rPr>
        <w:t xml:space="preserve">, </w:t>
      </w:r>
      <w:r w:rsidR="00526B28" w:rsidRPr="00A133DE">
        <w:rPr>
          <w:rFonts w:ascii="바탕" w:eastAsia="바탕" w:hAnsi="바탕" w:cs="Times New Roman" w:hint="eastAsia"/>
          <w:sz w:val="22"/>
          <w:szCs w:val="22"/>
        </w:rPr>
        <w:t>풍향</w:t>
      </w:r>
      <w:r w:rsidR="00526B28" w:rsidRPr="00A133DE">
        <w:rPr>
          <w:rFonts w:ascii="Times New Roman" w:eastAsia="바탕" w:hAnsi="Times New Roman" w:cs="Times New Roman"/>
          <w:sz w:val="22"/>
          <w:szCs w:val="22"/>
        </w:rPr>
        <w:t>‧</w:t>
      </w:r>
      <w:r w:rsidR="00526B28" w:rsidRPr="00A133DE">
        <w:rPr>
          <w:rFonts w:ascii="바탕" w:eastAsia="바탕" w:hAnsi="바탕" w:cs="Times New Roman" w:hint="eastAsia"/>
          <w:sz w:val="22"/>
          <w:szCs w:val="22"/>
        </w:rPr>
        <w:t>풍속</w:t>
      </w:r>
      <w:r w:rsidR="00526B28" w:rsidRPr="00A133DE">
        <w:rPr>
          <w:rFonts w:ascii="바탕" w:eastAsia="바탕" w:hAnsi="바탕" w:cs="Times New Roman"/>
          <w:sz w:val="22"/>
          <w:szCs w:val="22"/>
        </w:rPr>
        <w:t xml:space="preserve">, </w:t>
      </w:r>
      <w:r w:rsidR="00526B28" w:rsidRPr="00A133DE">
        <w:rPr>
          <w:rFonts w:ascii="바탕" w:eastAsia="바탕" w:hAnsi="바탕" w:cs="Times New Roman" w:hint="eastAsia"/>
          <w:sz w:val="22"/>
          <w:szCs w:val="22"/>
        </w:rPr>
        <w:t>난류강도(마찰속도</w:t>
      </w:r>
      <w:r w:rsidR="00C47CCC" w:rsidRPr="00A133DE">
        <w:rPr>
          <w:rFonts w:ascii="바탕" w:eastAsia="바탕" w:hAnsi="바탕" w:cs="Times New Roman" w:hint="eastAsia"/>
          <w:sz w:val="22"/>
          <w:szCs w:val="22"/>
        </w:rPr>
        <w:t>와 평균풍속 방향에 수직한 방향의 풍속 성분의 표준편차)</w:t>
      </w:r>
      <w:r w:rsidR="00BC4C91" w:rsidRPr="00A133DE">
        <w:rPr>
          <w:rFonts w:ascii="바탕" w:eastAsia="바탕" w:hAnsi="바탕" w:cs="Times New Roman"/>
          <w:sz w:val="22"/>
          <w:szCs w:val="22"/>
        </w:rPr>
        <w:t xml:space="preserve">, </w:t>
      </w:r>
      <w:r w:rsidR="00BC4C91" w:rsidRPr="00A133DE">
        <w:rPr>
          <w:rFonts w:ascii="바탕" w:eastAsia="바탕" w:hAnsi="바탕" w:cs="Times New Roman" w:hint="eastAsia"/>
          <w:sz w:val="22"/>
          <w:szCs w:val="22"/>
        </w:rPr>
        <w:t>대기안정도에 의해서 결정되기 때문에 그</w:t>
      </w:r>
      <w:r w:rsidR="00BC4C91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BC4C91" w:rsidRPr="00A133DE">
        <w:rPr>
          <w:rFonts w:ascii="바탕" w:eastAsia="바탕" w:hAnsi="바탕" w:cs="Times New Roman" w:hint="eastAsia"/>
          <w:sz w:val="22"/>
          <w:szCs w:val="22"/>
        </w:rPr>
        <w:t>양상이 복잡하고 해석이 어렵다.</w:t>
      </w:r>
      <w:r w:rsidR="001343AE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4437F6" w:rsidRPr="00A133DE">
        <w:rPr>
          <w:rFonts w:ascii="바탕" w:eastAsia="바탕" w:hAnsi="바탕" w:cs="Times New Roman"/>
          <w:sz w:val="22"/>
          <w:szCs w:val="22"/>
        </w:rPr>
        <w:t>Fig. 3</w:t>
      </w:r>
      <w:r w:rsidR="004437F6" w:rsidRPr="00A133DE">
        <w:rPr>
          <w:rFonts w:ascii="바탕" w:eastAsia="바탕" w:hAnsi="바탕" w:cs="Times New Roman" w:hint="eastAsia"/>
          <w:sz w:val="22"/>
          <w:szCs w:val="22"/>
        </w:rPr>
        <w:t xml:space="preserve">은 각 관측지의 연구기간 동안 누적한 발자국 기후값을 </w:t>
      </w:r>
      <w:r w:rsidR="0084252A" w:rsidRPr="00A133DE">
        <w:rPr>
          <w:rFonts w:ascii="바탕" w:eastAsia="바탕" w:hAnsi="바탕" w:cs="Times New Roman" w:hint="eastAsia"/>
          <w:sz w:val="22"/>
          <w:szCs w:val="22"/>
        </w:rPr>
        <w:t>나타낸다.</w:t>
      </w:r>
      <w:r w:rsidR="00087FF2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7D0B8E" w:rsidRPr="00A133DE">
        <w:rPr>
          <w:rFonts w:ascii="바탕" w:eastAsia="바탕" w:hAnsi="바탕" w:cs="Times New Roman" w:hint="eastAsia"/>
          <w:sz w:val="22"/>
          <w:szCs w:val="22"/>
        </w:rPr>
        <w:t>보성 논은 관측 고도</w:t>
      </w:r>
      <w:r w:rsidR="00A452ED" w:rsidRPr="00A133DE">
        <w:rPr>
          <w:rFonts w:ascii="바탕" w:eastAsia="바탕" w:hAnsi="바탕" w:cs="Times New Roman" w:hint="eastAsia"/>
          <w:sz w:val="22"/>
          <w:szCs w:val="22"/>
        </w:rPr>
        <w:t>(</w:t>
      </w:r>
      <w:r w:rsidR="00A452ED" w:rsidRPr="00A133DE">
        <w:rPr>
          <w:rFonts w:ascii="바탕" w:eastAsia="바탕" w:hAnsi="바탕" w:cs="Times New Roman"/>
          <w:sz w:val="22"/>
          <w:szCs w:val="22"/>
        </w:rPr>
        <w:t>2.5 m)</w:t>
      </w:r>
      <w:r w:rsidR="007D0B8E" w:rsidRPr="00A133DE">
        <w:rPr>
          <w:rFonts w:ascii="바탕" w:eastAsia="바탕" w:hAnsi="바탕" w:cs="Times New Roman" w:hint="eastAsia"/>
          <w:sz w:val="22"/>
          <w:szCs w:val="22"/>
        </w:rPr>
        <w:t>가 낮아서 비교적 발자국 영역이 관측 지점으로부터 좁은 영역에 나타났는데,</w:t>
      </w:r>
      <w:r w:rsidR="007D0B8E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026E47" w:rsidRPr="00A133DE">
        <w:rPr>
          <w:rFonts w:ascii="바탕" w:eastAsia="바탕" w:hAnsi="바탕" w:cs="Times New Roman" w:hint="eastAsia"/>
          <w:sz w:val="22"/>
          <w:szCs w:val="22"/>
        </w:rPr>
        <w:t>북서풍과 남동풍의 해륙풍 국지순환의 영향을 많이 받는 것을 알 수 있었다(</w:t>
      </w:r>
      <w:r w:rsidR="00026E47" w:rsidRPr="00A133DE">
        <w:rPr>
          <w:rFonts w:ascii="바탕" w:eastAsia="바탕" w:hAnsi="바탕" w:cs="Times New Roman"/>
          <w:sz w:val="22"/>
          <w:szCs w:val="22"/>
        </w:rPr>
        <w:t>Fig. 3</w:t>
      </w:r>
      <w:r w:rsidR="005E4E5C" w:rsidRPr="00A133DE">
        <w:rPr>
          <w:rFonts w:ascii="바탕" w:eastAsia="바탕" w:hAnsi="바탕" w:cs="Times New Roman" w:hint="eastAsia"/>
          <w:sz w:val="22"/>
          <w:szCs w:val="22"/>
        </w:rPr>
        <w:t>a</w:t>
      </w:r>
      <w:r w:rsidR="00026E47" w:rsidRPr="00A133DE">
        <w:rPr>
          <w:rFonts w:ascii="바탕" w:eastAsia="바탕" w:hAnsi="바탕" w:cs="Times New Roman"/>
          <w:sz w:val="22"/>
          <w:szCs w:val="22"/>
        </w:rPr>
        <w:t>)</w:t>
      </w:r>
      <w:r w:rsidR="00026E47" w:rsidRPr="00A133DE">
        <w:rPr>
          <w:rFonts w:ascii="바탕" w:eastAsia="바탕" w:hAnsi="바탕" w:cs="Times New Roman" w:hint="eastAsia"/>
          <w:sz w:val="22"/>
          <w:szCs w:val="22"/>
        </w:rPr>
        <w:t>. 보성 논에서 측정한 난류 에너지 플럭스는 대부분 논</w:t>
      </w:r>
      <w:r w:rsidR="00920B66" w:rsidRPr="00A133DE">
        <w:rPr>
          <w:rFonts w:ascii="바탕" w:eastAsia="바탕" w:hAnsi="바탕" w:cs="Times New Roman" w:hint="eastAsia"/>
          <w:sz w:val="22"/>
          <w:szCs w:val="22"/>
        </w:rPr>
        <w:t>의 영향을 받았기 때문에,</w:t>
      </w:r>
      <w:r w:rsidR="00920B66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920B66" w:rsidRPr="00A133DE">
        <w:rPr>
          <w:rFonts w:ascii="바탕" w:eastAsia="바탕" w:hAnsi="바탕" w:cs="Times New Roman" w:hint="eastAsia"/>
          <w:sz w:val="22"/>
          <w:szCs w:val="22"/>
        </w:rPr>
        <w:t xml:space="preserve">논에서의 지면 에너지 수지 연구에 중요한 정보를 제공할 것으로 </w:t>
      </w:r>
      <w:r w:rsidR="00EF634B" w:rsidRPr="00A133DE">
        <w:rPr>
          <w:rFonts w:ascii="바탕" w:eastAsia="바탕" w:hAnsi="바탕" w:cs="Times New Roman" w:hint="eastAsia"/>
          <w:sz w:val="22"/>
          <w:szCs w:val="22"/>
        </w:rPr>
        <w:t>보인다.</w:t>
      </w:r>
      <w:r w:rsidR="00BA5DF3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BA5DF3" w:rsidRPr="00A133DE">
        <w:rPr>
          <w:rFonts w:ascii="바탕" w:eastAsia="바탕" w:hAnsi="바탕" w:cs="Times New Roman" w:hint="eastAsia"/>
          <w:sz w:val="22"/>
          <w:szCs w:val="22"/>
        </w:rPr>
        <w:t xml:space="preserve">안동 농경지 지점은 </w:t>
      </w:r>
      <w:r w:rsidR="00A452ED" w:rsidRPr="00A133DE">
        <w:rPr>
          <w:rFonts w:ascii="바탕" w:eastAsia="바탕" w:hAnsi="바탕" w:cs="Times New Roman" w:hint="eastAsia"/>
          <w:sz w:val="22"/>
          <w:szCs w:val="22"/>
        </w:rPr>
        <w:t>보성과 비교했을 때 관측 고도(</w:t>
      </w:r>
      <w:r w:rsidR="00A452ED" w:rsidRPr="00A133DE">
        <w:rPr>
          <w:rFonts w:ascii="바탕" w:eastAsia="바탕" w:hAnsi="바탕" w:cs="Times New Roman"/>
          <w:sz w:val="22"/>
          <w:szCs w:val="22"/>
        </w:rPr>
        <w:t>10 m)</w:t>
      </w:r>
      <w:r w:rsidR="00A452ED" w:rsidRPr="00A133DE">
        <w:rPr>
          <w:rFonts w:ascii="바탕" w:eastAsia="바탕" w:hAnsi="바탕" w:cs="Times New Roman" w:hint="eastAsia"/>
          <w:sz w:val="22"/>
          <w:szCs w:val="22"/>
        </w:rPr>
        <w:t>가 높고,</w:t>
      </w:r>
      <w:r w:rsidR="00A452ED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A452ED" w:rsidRPr="00A133DE">
        <w:rPr>
          <w:rFonts w:ascii="바탕" w:eastAsia="바탕" w:hAnsi="바탕" w:cs="Times New Roman" w:hint="eastAsia"/>
          <w:sz w:val="22"/>
          <w:szCs w:val="22"/>
        </w:rPr>
        <w:t>주변 장애물(농작물,</w:t>
      </w:r>
      <w:r w:rsidR="00A452ED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A452ED" w:rsidRPr="00A133DE">
        <w:rPr>
          <w:rFonts w:ascii="바탕" w:eastAsia="바탕" w:hAnsi="바탕" w:cs="Times New Roman" w:hint="eastAsia"/>
          <w:sz w:val="22"/>
          <w:szCs w:val="22"/>
        </w:rPr>
        <w:t>나무 등)의 높이</w:t>
      </w:r>
      <w:r w:rsidR="00883E71" w:rsidRPr="00A133DE">
        <w:rPr>
          <w:rFonts w:ascii="바탕" w:eastAsia="바탕" w:hAnsi="바탕" w:cs="Times New Roman" w:hint="eastAsia"/>
          <w:sz w:val="22"/>
          <w:szCs w:val="22"/>
        </w:rPr>
        <w:t xml:space="preserve">도 </w:t>
      </w:r>
      <w:r w:rsidR="00827622" w:rsidRPr="00A133DE">
        <w:rPr>
          <w:rFonts w:ascii="바탕" w:eastAsia="바탕" w:hAnsi="바탕" w:cs="Times New Roman" w:hint="eastAsia"/>
          <w:sz w:val="22"/>
          <w:szCs w:val="22"/>
        </w:rPr>
        <w:lastRenderedPageBreak/>
        <w:t>낮아서 거칠기 요소가</w:t>
      </w:r>
      <w:r w:rsidR="00827622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827622" w:rsidRPr="00A133DE">
        <w:rPr>
          <w:rFonts w:ascii="바탕" w:eastAsia="바탕" w:hAnsi="바탕" w:cs="Times New Roman" w:hint="eastAsia"/>
          <w:sz w:val="22"/>
          <w:szCs w:val="22"/>
        </w:rPr>
        <w:t>적</w:t>
      </w:r>
      <w:r w:rsidR="00883E71" w:rsidRPr="00A133DE">
        <w:rPr>
          <w:rFonts w:ascii="바탕" w:eastAsia="바탕" w:hAnsi="바탕" w:cs="Times New Roman" w:hint="eastAsia"/>
          <w:sz w:val="22"/>
          <w:szCs w:val="22"/>
        </w:rPr>
        <w:t>기 때문에</w:t>
      </w:r>
      <w:r w:rsidR="00827622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827622" w:rsidRPr="00A133DE">
        <w:rPr>
          <w:rFonts w:ascii="바탕" w:eastAsia="바탕" w:hAnsi="바탕" w:cs="Times New Roman" w:hint="eastAsia"/>
          <w:sz w:val="22"/>
          <w:szCs w:val="22"/>
        </w:rPr>
        <w:t>상대적으로 넓은 발자국 영역을 나타내었다</w:t>
      </w:r>
      <w:r w:rsidR="00827622" w:rsidRPr="00A133DE">
        <w:rPr>
          <w:rFonts w:ascii="바탕" w:eastAsia="바탕" w:hAnsi="바탕" w:cs="Times New Roman"/>
          <w:sz w:val="22"/>
          <w:szCs w:val="22"/>
        </w:rPr>
        <w:t>(Fig. 3</w:t>
      </w:r>
      <w:r w:rsidR="006058CF" w:rsidRPr="00A133DE">
        <w:rPr>
          <w:rFonts w:ascii="바탕" w:eastAsia="바탕" w:hAnsi="바탕" w:cs="Times New Roman"/>
          <w:sz w:val="22"/>
          <w:szCs w:val="22"/>
        </w:rPr>
        <w:t>b</w:t>
      </w:r>
      <w:r w:rsidR="00827622" w:rsidRPr="00A133DE">
        <w:rPr>
          <w:rFonts w:ascii="바탕" w:eastAsia="바탕" w:hAnsi="바탕" w:cs="Times New Roman"/>
          <w:sz w:val="22"/>
          <w:szCs w:val="22"/>
        </w:rPr>
        <w:t>)</w:t>
      </w:r>
      <w:r w:rsidR="00827622" w:rsidRPr="00A133DE">
        <w:rPr>
          <w:rFonts w:ascii="바탕" w:eastAsia="바탕" w:hAnsi="바탕" w:cs="Times New Roman" w:hint="eastAsia"/>
          <w:sz w:val="22"/>
          <w:szCs w:val="22"/>
        </w:rPr>
        <w:t>.</w:t>
      </w:r>
      <w:r w:rsidR="00202587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993C3C" w:rsidRPr="00A133DE">
        <w:rPr>
          <w:rFonts w:ascii="바탕" w:eastAsia="바탕" w:hAnsi="바탕" w:cs="Times New Roman" w:hint="eastAsia"/>
          <w:sz w:val="22"/>
          <w:szCs w:val="22"/>
        </w:rPr>
        <w:t xml:space="preserve">관측지 주변의 농경지로부터 약 </w:t>
      </w:r>
      <w:r w:rsidR="00087F07" w:rsidRPr="00A133DE">
        <w:rPr>
          <w:rFonts w:ascii="바탕" w:eastAsia="바탕" w:hAnsi="바탕" w:cs="Times New Roman"/>
          <w:sz w:val="22"/>
          <w:szCs w:val="22"/>
        </w:rPr>
        <w:t>7</w:t>
      </w:r>
      <w:r w:rsidR="00993C3C" w:rsidRPr="00A133DE">
        <w:rPr>
          <w:rFonts w:ascii="바탕" w:eastAsia="바탕" w:hAnsi="바탕" w:cs="Times New Roman"/>
          <w:sz w:val="22"/>
          <w:szCs w:val="22"/>
        </w:rPr>
        <w:t>0%</w:t>
      </w:r>
      <w:r w:rsidR="00993C3C" w:rsidRPr="00A133DE">
        <w:rPr>
          <w:rFonts w:ascii="바탕" w:eastAsia="바탕" w:hAnsi="바탕" w:cs="Times New Roman" w:hint="eastAsia"/>
          <w:sz w:val="22"/>
          <w:szCs w:val="22"/>
        </w:rPr>
        <w:t xml:space="preserve">의 </w:t>
      </w:r>
      <w:r w:rsidR="00087F07" w:rsidRPr="00A133DE">
        <w:rPr>
          <w:rFonts w:ascii="바탕" w:eastAsia="바탕" w:hAnsi="바탕" w:cs="Times New Roman" w:hint="eastAsia"/>
          <w:sz w:val="22"/>
          <w:szCs w:val="22"/>
        </w:rPr>
        <w:t>발자국 비중이 확인되었</w:t>
      </w:r>
      <w:r w:rsidR="004F0343" w:rsidRPr="00A133DE">
        <w:rPr>
          <w:rFonts w:ascii="바탕" w:eastAsia="바탕" w:hAnsi="바탕" w:cs="Times New Roman" w:hint="eastAsia"/>
          <w:sz w:val="22"/>
          <w:szCs w:val="22"/>
        </w:rPr>
        <w:t>지만</w:t>
      </w:r>
      <w:r w:rsidR="00087F07" w:rsidRPr="00A133DE">
        <w:rPr>
          <w:rFonts w:ascii="바탕" w:eastAsia="바탕" w:hAnsi="바탕" w:cs="Times New Roman" w:hint="eastAsia"/>
          <w:sz w:val="22"/>
          <w:szCs w:val="22"/>
        </w:rPr>
        <w:t>,</w:t>
      </w:r>
      <w:r w:rsidR="00087F07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A3006B" w:rsidRPr="00A133DE">
        <w:rPr>
          <w:rFonts w:ascii="바탕" w:eastAsia="바탕" w:hAnsi="바탕" w:cs="Times New Roman" w:hint="eastAsia"/>
          <w:sz w:val="22"/>
          <w:szCs w:val="22"/>
        </w:rPr>
        <w:t xml:space="preserve">발자국 영역내에 </w:t>
      </w:r>
      <w:r w:rsidR="004F0343" w:rsidRPr="00A133DE">
        <w:rPr>
          <w:rFonts w:ascii="바탕" w:eastAsia="바탕" w:hAnsi="바탕" w:cs="Times New Roman" w:hint="eastAsia"/>
          <w:sz w:val="22"/>
          <w:szCs w:val="22"/>
        </w:rPr>
        <w:t xml:space="preserve">낙동강 상류와 </w:t>
      </w:r>
      <w:r w:rsidR="00450D80" w:rsidRPr="00A133DE">
        <w:rPr>
          <w:rFonts w:ascii="바탕" w:eastAsia="바탕" w:hAnsi="바탕" w:cs="Times New Roman" w:hint="eastAsia"/>
          <w:sz w:val="22"/>
          <w:szCs w:val="22"/>
        </w:rPr>
        <w:t>주변에 위치한 숲(동쪽</w:t>
      </w:r>
      <w:r w:rsidR="00F945DE" w:rsidRPr="00A133DE">
        <w:rPr>
          <w:rFonts w:ascii="바탕" w:eastAsia="바탕" w:hAnsi="바탕" w:cs="Times New Roman" w:hint="eastAsia"/>
          <w:sz w:val="22"/>
          <w:szCs w:val="22"/>
        </w:rPr>
        <w:t>:</w:t>
      </w:r>
      <w:r w:rsidR="00450D80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450D80" w:rsidRPr="00A133DE">
        <w:rPr>
          <w:rFonts w:ascii="바탕" w:eastAsia="바탕" w:hAnsi="바탕" w:cs="Times New Roman" w:hint="eastAsia"/>
          <w:sz w:val="22"/>
          <w:szCs w:val="22"/>
        </w:rPr>
        <w:t>왕모산,</w:t>
      </w:r>
      <w:r w:rsidR="00450D80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450D80" w:rsidRPr="00A133DE">
        <w:rPr>
          <w:rFonts w:ascii="바탕" w:eastAsia="바탕" w:hAnsi="바탕" w:cs="Times New Roman" w:hint="eastAsia"/>
          <w:sz w:val="22"/>
          <w:szCs w:val="22"/>
        </w:rPr>
        <w:t>서쪽</w:t>
      </w:r>
      <w:r w:rsidR="00F945DE" w:rsidRPr="00A133DE">
        <w:rPr>
          <w:rFonts w:ascii="바탕" w:eastAsia="바탕" w:hAnsi="바탕" w:cs="Times New Roman"/>
          <w:sz w:val="22"/>
          <w:szCs w:val="22"/>
        </w:rPr>
        <w:t xml:space="preserve">: </w:t>
      </w:r>
      <w:r w:rsidR="00F945DE" w:rsidRPr="00A133DE">
        <w:rPr>
          <w:rFonts w:ascii="바탕" w:eastAsia="바탕" w:hAnsi="바탕" w:cs="Times New Roman" w:hint="eastAsia"/>
          <w:sz w:val="22"/>
          <w:szCs w:val="22"/>
        </w:rPr>
        <w:t>건지산-영지산)을 일부 포함하기 때문에 관측자료의 해석과 활용에 있어서 보다 주의가 필요할 것으로 보인다.</w:t>
      </w:r>
    </w:p>
    <w:p w14:paraId="59B9282D" w14:textId="77777777" w:rsidR="00587C7D" w:rsidRPr="00A133DE" w:rsidRDefault="00587C7D" w:rsidP="00CC55C4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</w:p>
    <w:p w14:paraId="1BA50B68" w14:textId="630AB9FD" w:rsidR="00057433" w:rsidRPr="00A133DE" w:rsidRDefault="00BB1A02" w:rsidP="008F583C">
      <w:pPr>
        <w:widowControl/>
        <w:wordWrap/>
        <w:spacing w:after="0" w:line="480" w:lineRule="auto"/>
        <w:outlineLvl w:val="1"/>
        <w:rPr>
          <w:rFonts w:ascii="바탕" w:eastAsia="바탕" w:hAnsi="바탕" w:cs="Times New Roman"/>
          <w:b/>
          <w:sz w:val="22"/>
          <w:szCs w:val="22"/>
        </w:rPr>
      </w:pPr>
      <w:r w:rsidRPr="00A133DE">
        <w:rPr>
          <w:rFonts w:ascii="바탕" w:eastAsia="바탕" w:hAnsi="바탕" w:cs="Times New Roman"/>
          <w:b/>
          <w:sz w:val="22"/>
          <w:szCs w:val="22"/>
        </w:rPr>
        <w:t>3.</w:t>
      </w:r>
      <w:r w:rsidR="00057433" w:rsidRPr="00A133DE">
        <w:rPr>
          <w:rFonts w:ascii="바탕" w:eastAsia="바탕" w:hAnsi="바탕" w:cs="Times New Roman"/>
          <w:b/>
          <w:sz w:val="22"/>
          <w:szCs w:val="22"/>
        </w:rPr>
        <w:t xml:space="preserve">2. </w:t>
      </w:r>
      <w:r w:rsidR="0076789B" w:rsidRPr="00A133DE">
        <w:rPr>
          <w:rFonts w:ascii="바탕" w:eastAsia="바탕" w:hAnsi="바탕" w:cs="Times New Roman" w:hint="eastAsia"/>
          <w:b/>
          <w:sz w:val="22"/>
          <w:szCs w:val="22"/>
        </w:rPr>
        <w:t>에너지 플럭스</w:t>
      </w:r>
      <w:r w:rsidR="006F2ADD" w:rsidRPr="00A133DE">
        <w:rPr>
          <w:rFonts w:ascii="바탕" w:eastAsia="바탕" w:hAnsi="바탕" w:cs="Times New Roman" w:hint="eastAsia"/>
          <w:b/>
          <w:sz w:val="22"/>
          <w:szCs w:val="22"/>
        </w:rPr>
        <w:t xml:space="preserve"> 모의</w:t>
      </w:r>
      <w:r w:rsidR="00114CB5" w:rsidRPr="00A133DE">
        <w:rPr>
          <w:rFonts w:ascii="바탕" w:eastAsia="바탕" w:hAnsi="바탕" w:cs="Times New Roman" w:hint="eastAsia"/>
          <w:b/>
          <w:sz w:val="22"/>
          <w:szCs w:val="22"/>
        </w:rPr>
        <w:t xml:space="preserve"> 성능 평가</w:t>
      </w:r>
    </w:p>
    <w:p w14:paraId="1BA50B69" w14:textId="77777777" w:rsidR="00CA5BFC" w:rsidRPr="00A133DE" w:rsidRDefault="00CA5BFC" w:rsidP="00CC55C4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</w:p>
    <w:p w14:paraId="1BA50B72" w14:textId="787CE77C" w:rsidR="00F3270E" w:rsidRPr="00A133DE" w:rsidRDefault="00B3299A" w:rsidP="00CC55C4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 w:hint="eastAsia"/>
          <w:sz w:val="22"/>
          <w:szCs w:val="22"/>
        </w:rPr>
        <w:t>(</w:t>
      </w:r>
      <w:r w:rsidRPr="00A133DE">
        <w:rPr>
          <w:rFonts w:ascii="바탕" w:eastAsia="바탕" w:hAnsi="바탕" w:cs="Times New Roman"/>
          <w:sz w:val="22"/>
          <w:szCs w:val="22"/>
        </w:rPr>
        <w:t>Figure 4)</w:t>
      </w:r>
    </w:p>
    <w:p w14:paraId="6AC98185" w14:textId="77777777" w:rsidR="00F0478F" w:rsidRPr="00A133DE" w:rsidRDefault="00F0478F" w:rsidP="00CC55C4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</w:p>
    <w:p w14:paraId="6C3BB4FD" w14:textId="1773D83A" w:rsidR="0014448C" w:rsidRPr="00A133DE" w:rsidRDefault="001A725F" w:rsidP="00B3299A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 w:hint="eastAsia"/>
          <w:sz w:val="22"/>
          <w:szCs w:val="22"/>
        </w:rPr>
        <w:t>F</w:t>
      </w:r>
      <w:r w:rsidRPr="00A133DE">
        <w:rPr>
          <w:rFonts w:ascii="바탕" w:eastAsia="바탕" w:hAnsi="바탕" w:cs="Times New Roman"/>
          <w:sz w:val="22"/>
          <w:szCs w:val="22"/>
        </w:rPr>
        <w:t>ig. 4</w:t>
      </w:r>
      <w:r w:rsidRPr="00A133DE">
        <w:rPr>
          <w:rFonts w:ascii="바탕" w:eastAsia="바탕" w:hAnsi="바탕" w:cs="Times New Roman" w:hint="eastAsia"/>
          <w:sz w:val="22"/>
          <w:szCs w:val="22"/>
        </w:rPr>
        <w:t>는 보성 논 관측지에서의 직접 관측</w:t>
      </w:r>
      <w:r w:rsidR="00236590" w:rsidRPr="00A133DE">
        <w:rPr>
          <w:rFonts w:ascii="바탕" w:eastAsia="바탕" w:hAnsi="바탕" w:cs="Times New Roman" w:hint="eastAsia"/>
          <w:sz w:val="22"/>
          <w:szCs w:val="22"/>
        </w:rPr>
        <w:t>한 순복사,</w:t>
      </w:r>
      <w:r w:rsidR="00236590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236590" w:rsidRPr="00A133DE">
        <w:rPr>
          <w:rFonts w:ascii="바탕" w:eastAsia="바탕" w:hAnsi="바탕" w:cs="Times New Roman" w:hint="eastAsia"/>
          <w:sz w:val="22"/>
          <w:szCs w:val="22"/>
        </w:rPr>
        <w:t>현열,</w:t>
      </w:r>
      <w:r w:rsidR="00236590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236590" w:rsidRPr="00A133DE">
        <w:rPr>
          <w:rFonts w:ascii="바탕" w:eastAsia="바탕" w:hAnsi="바탕" w:cs="Times New Roman" w:hint="eastAsia"/>
          <w:sz w:val="22"/>
          <w:szCs w:val="22"/>
        </w:rPr>
        <w:t>잠열 플럭스를</w:t>
      </w:r>
      <w:r w:rsidRPr="00A133DE">
        <w:rPr>
          <w:rFonts w:ascii="바탕" w:eastAsia="바탕" w:hAnsi="바탕" w:cs="Times New Roman" w:hint="eastAsia"/>
          <w:sz w:val="22"/>
          <w:szCs w:val="22"/>
        </w:rPr>
        <w:t xml:space="preserve"> </w:t>
      </w:r>
      <w:r w:rsidRPr="00A133DE">
        <w:rPr>
          <w:rFonts w:ascii="바탕" w:eastAsia="바탕" w:hAnsi="바탕" w:cs="Times New Roman"/>
          <w:sz w:val="22"/>
          <w:szCs w:val="22"/>
        </w:rPr>
        <w:t xml:space="preserve">JULES </w:t>
      </w:r>
      <w:r w:rsidRPr="00A133DE">
        <w:rPr>
          <w:rFonts w:ascii="바탕" w:eastAsia="바탕" w:hAnsi="바탕" w:cs="Times New Roman" w:hint="eastAsia"/>
          <w:sz w:val="22"/>
          <w:szCs w:val="22"/>
        </w:rPr>
        <w:t>모의 결과</w:t>
      </w:r>
      <w:r w:rsidR="00236590" w:rsidRPr="00A133DE">
        <w:rPr>
          <w:rFonts w:ascii="바탕" w:eastAsia="바탕" w:hAnsi="바탕" w:cs="Times New Roman" w:hint="eastAsia"/>
          <w:sz w:val="22"/>
          <w:szCs w:val="22"/>
        </w:rPr>
        <w:t xml:space="preserve">와 </w:t>
      </w:r>
      <w:r w:rsidRPr="00A133DE">
        <w:rPr>
          <w:rFonts w:ascii="바탕" w:eastAsia="바탕" w:hAnsi="바탕" w:cs="Times New Roman" w:hint="eastAsia"/>
          <w:sz w:val="22"/>
          <w:szCs w:val="22"/>
        </w:rPr>
        <w:t>비교한 그림이다.</w:t>
      </w:r>
      <w:r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6D7B42" w:rsidRPr="00A133DE">
        <w:rPr>
          <w:rFonts w:ascii="바탕" w:eastAsia="바탕" w:hAnsi="바탕" w:cs="Times New Roman" w:hint="eastAsia"/>
          <w:sz w:val="22"/>
          <w:szCs w:val="22"/>
        </w:rPr>
        <w:t>그림에서 빨강색은 낮시간</w:t>
      </w:r>
      <w:ins w:id="11" w:author="User" w:date="2018-11-28T15:32:00Z">
        <w:r w:rsidR="009641AB">
          <w:rPr>
            <w:rFonts w:ascii="바탕" w:eastAsia="바탕" w:hAnsi="바탕" w:cs="Times New Roman" w:hint="eastAsia"/>
            <w:sz w:val="22"/>
            <w:szCs w:val="22"/>
          </w:rPr>
          <w:t>(하향단파</w:t>
        </w:r>
      </w:ins>
      <w:ins w:id="12" w:author="User" w:date="2018-11-28T15:33:00Z">
        <w:r w:rsidR="009641AB">
          <w:rPr>
            <w:rFonts w:ascii="바탕" w:eastAsia="바탕" w:hAnsi="바탕" w:cs="Times New Roman" w:hint="eastAsia"/>
            <w:sz w:val="22"/>
            <w:szCs w:val="22"/>
          </w:rPr>
          <w:t>복사값 &gt; 120 W m</w:t>
        </w:r>
        <w:r w:rsidR="009641AB" w:rsidRPr="009641AB">
          <w:rPr>
            <w:rFonts w:ascii="바탕" w:eastAsia="바탕" w:hAnsi="바탕" w:cs="Times New Roman"/>
            <w:sz w:val="22"/>
            <w:szCs w:val="22"/>
            <w:vertAlign w:val="superscript"/>
            <w:rPrChange w:id="13" w:author="User" w:date="2018-11-28T15:33:00Z">
              <w:rPr>
                <w:rFonts w:ascii="바탕" w:eastAsia="바탕" w:hAnsi="바탕" w:cs="Times New Roman"/>
                <w:sz w:val="22"/>
                <w:szCs w:val="22"/>
              </w:rPr>
            </w:rPrChange>
          </w:rPr>
          <w:t>-2</w:t>
        </w:r>
        <w:r w:rsidR="009641AB">
          <w:rPr>
            <w:rFonts w:ascii="바탕" w:eastAsia="바탕" w:hAnsi="바탕" w:cs="Times New Roman" w:hint="eastAsia"/>
            <w:sz w:val="22"/>
            <w:szCs w:val="22"/>
          </w:rPr>
          <w:t>)</w:t>
        </w:r>
      </w:ins>
      <w:r w:rsidR="006D7B42" w:rsidRPr="00A133DE">
        <w:rPr>
          <w:rFonts w:ascii="바탕" w:eastAsia="바탕" w:hAnsi="바탕" w:cs="Times New Roman" w:hint="eastAsia"/>
          <w:sz w:val="22"/>
          <w:szCs w:val="22"/>
        </w:rPr>
        <w:t>을</w:t>
      </w:r>
      <w:r w:rsidR="006D7B42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6D7B42" w:rsidRPr="00A133DE">
        <w:rPr>
          <w:rFonts w:ascii="바탕" w:eastAsia="바탕" w:hAnsi="바탕" w:cs="Times New Roman" w:hint="eastAsia"/>
          <w:sz w:val="22"/>
          <w:szCs w:val="22"/>
        </w:rPr>
        <w:t xml:space="preserve">검정색은 </w:t>
      </w:r>
      <w:del w:id="14" w:author="User" w:date="2018-11-28T15:33:00Z">
        <w:r w:rsidR="006D7B42" w:rsidRPr="00A133DE" w:rsidDel="009641AB">
          <w:rPr>
            <w:rFonts w:ascii="바탕" w:eastAsia="바탕" w:hAnsi="바탕" w:cs="Times New Roman" w:hint="eastAsia"/>
            <w:sz w:val="22"/>
            <w:szCs w:val="22"/>
          </w:rPr>
          <w:delText>밤시간</w:delText>
        </w:r>
      </w:del>
      <w:ins w:id="15" w:author="User" w:date="2018-11-28T15:33:00Z">
        <w:r w:rsidR="009641AB">
          <w:rPr>
            <w:rFonts w:ascii="바탕" w:eastAsia="바탕" w:hAnsi="바탕" w:cs="Times New Roman" w:hint="eastAsia"/>
            <w:sz w:val="22"/>
            <w:szCs w:val="22"/>
          </w:rPr>
          <w:t>그 외 시간</w:t>
        </w:r>
      </w:ins>
      <w:r w:rsidR="006D7B42" w:rsidRPr="00A133DE">
        <w:rPr>
          <w:rFonts w:ascii="바탕" w:eastAsia="바탕" w:hAnsi="바탕" w:cs="Times New Roman" w:hint="eastAsia"/>
          <w:sz w:val="22"/>
          <w:szCs w:val="22"/>
        </w:rPr>
        <w:t>을 표시하며,</w:t>
      </w:r>
      <w:r w:rsidR="006D7B42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14608F" w:rsidRPr="00A133DE">
        <w:rPr>
          <w:rFonts w:ascii="바탕" w:eastAsia="바탕" w:hAnsi="바탕" w:cs="Times New Roman" w:hint="eastAsia"/>
          <w:sz w:val="22"/>
          <w:szCs w:val="22"/>
        </w:rPr>
        <w:t xml:space="preserve">모의 성능을 나타내는 지표인 </w:t>
      </w:r>
      <w:r w:rsidR="006D7B42" w:rsidRPr="00A133DE">
        <w:rPr>
          <w:rFonts w:ascii="바탕" w:eastAsia="바탕" w:hAnsi="바탕" w:cs="Times New Roman"/>
          <w:sz w:val="22"/>
          <w:szCs w:val="22"/>
        </w:rPr>
        <w:t>bias, RMSE, MAE</w:t>
      </w:r>
      <w:r w:rsidR="003118C9" w:rsidRPr="00A133DE">
        <w:rPr>
          <w:rFonts w:ascii="바탕" w:eastAsia="바탕" w:hAnsi="바탕" w:cs="Times New Roman" w:hint="eastAsia"/>
          <w:sz w:val="22"/>
          <w:szCs w:val="22"/>
        </w:rPr>
        <w:t>를 함께 표기하였다.</w:t>
      </w:r>
      <w:r w:rsidR="003118C9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425256" w:rsidRPr="00A133DE">
        <w:rPr>
          <w:rFonts w:ascii="바탕" w:eastAsia="바탕" w:hAnsi="바탕" w:cs="Times New Roman" w:hint="eastAsia"/>
          <w:sz w:val="22"/>
          <w:szCs w:val="22"/>
        </w:rPr>
        <w:t xml:space="preserve">그림의 좌측은 </w:t>
      </w:r>
      <w:r w:rsidR="00425256" w:rsidRPr="00A133DE">
        <w:rPr>
          <w:rFonts w:ascii="바탕" w:eastAsia="바탕" w:hAnsi="바탕" w:cs="Times New Roman"/>
          <w:sz w:val="22"/>
          <w:szCs w:val="22"/>
        </w:rPr>
        <w:t xml:space="preserve">JULES-G </w:t>
      </w:r>
      <w:r w:rsidR="00425256" w:rsidRPr="00A133DE">
        <w:rPr>
          <w:rFonts w:ascii="바탕" w:eastAsia="바탕" w:hAnsi="바탕" w:cs="Times New Roman" w:hint="eastAsia"/>
          <w:sz w:val="22"/>
          <w:szCs w:val="22"/>
        </w:rPr>
        <w:t>실험의 모의 결과이며,</w:t>
      </w:r>
      <w:r w:rsidR="00425256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425256" w:rsidRPr="00A133DE">
        <w:rPr>
          <w:rFonts w:ascii="바탕" w:eastAsia="바탕" w:hAnsi="바탕" w:cs="Times New Roman" w:hint="eastAsia"/>
          <w:sz w:val="22"/>
          <w:szCs w:val="22"/>
        </w:rPr>
        <w:t xml:space="preserve">우측은 </w:t>
      </w:r>
      <w:r w:rsidR="00425256" w:rsidRPr="00A133DE">
        <w:rPr>
          <w:rFonts w:ascii="바탕" w:eastAsia="바탕" w:hAnsi="바탕" w:cs="Times New Roman"/>
          <w:sz w:val="22"/>
          <w:szCs w:val="22"/>
        </w:rPr>
        <w:t xml:space="preserve">JULES-L </w:t>
      </w:r>
      <w:r w:rsidR="00425256" w:rsidRPr="00A133DE">
        <w:rPr>
          <w:rFonts w:ascii="바탕" w:eastAsia="바탕" w:hAnsi="바탕" w:cs="Times New Roman" w:hint="eastAsia"/>
          <w:sz w:val="22"/>
          <w:szCs w:val="22"/>
        </w:rPr>
        <w:t>실험의 모의 결과를 나타낸다.</w:t>
      </w:r>
    </w:p>
    <w:p w14:paraId="3827601C" w14:textId="58A51FFE" w:rsidR="00BB6B03" w:rsidRPr="00A133DE" w:rsidRDefault="00BB6B03" w:rsidP="00B3299A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 w:hint="eastAsia"/>
          <w:sz w:val="22"/>
          <w:szCs w:val="22"/>
        </w:rPr>
        <w:t xml:space="preserve">순복사의 경우 </w:t>
      </w:r>
      <w:r w:rsidRPr="00A133DE">
        <w:rPr>
          <w:rFonts w:ascii="바탕" w:eastAsia="바탕" w:hAnsi="바탕" w:cs="Times New Roman"/>
          <w:sz w:val="22"/>
          <w:szCs w:val="22"/>
        </w:rPr>
        <w:t xml:space="preserve">JULES-G </w:t>
      </w:r>
      <w:r w:rsidRPr="00A133DE">
        <w:rPr>
          <w:rFonts w:ascii="바탕" w:eastAsia="바탕" w:hAnsi="바탕" w:cs="Times New Roman" w:hint="eastAsia"/>
          <w:sz w:val="22"/>
          <w:szCs w:val="22"/>
        </w:rPr>
        <w:t xml:space="preserve">실험은 양의 </w:t>
      </w:r>
      <w:r w:rsidRPr="00A133DE">
        <w:rPr>
          <w:rFonts w:ascii="바탕" w:eastAsia="바탕" w:hAnsi="바탕" w:cs="Times New Roman"/>
          <w:sz w:val="22"/>
          <w:szCs w:val="22"/>
        </w:rPr>
        <w:t>bias</w:t>
      </w:r>
      <w:r w:rsidR="00797409" w:rsidRPr="00A133DE">
        <w:rPr>
          <w:rFonts w:ascii="바탕" w:eastAsia="바탕" w:hAnsi="바탕" w:cs="Times New Roman"/>
          <w:sz w:val="22"/>
          <w:szCs w:val="22"/>
        </w:rPr>
        <w:t xml:space="preserve">(+4.9 </w:t>
      </w:r>
      <w:r w:rsidR="00797409" w:rsidRPr="00A133DE">
        <w:rPr>
          <w:rFonts w:ascii="바탕" w:eastAsia="바탕" w:hAnsi="바탕" w:cs="Times New Roman" w:hint="eastAsia"/>
          <w:sz w:val="22"/>
          <w:szCs w:val="22"/>
        </w:rPr>
        <w:t>W</w:t>
      </w:r>
      <w:r w:rsidR="00797409" w:rsidRPr="00A133DE">
        <w:rPr>
          <w:rFonts w:ascii="바탕" w:eastAsia="바탕" w:hAnsi="바탕" w:cs="Times New Roman"/>
          <w:sz w:val="22"/>
          <w:szCs w:val="22"/>
        </w:rPr>
        <w:t xml:space="preserve"> m</w:t>
      </w:r>
      <w:r w:rsidR="00797409" w:rsidRPr="00A133DE">
        <w:rPr>
          <w:rFonts w:ascii="바탕" w:eastAsia="바탕" w:hAnsi="바탕" w:cs="Times New Roman"/>
          <w:sz w:val="22"/>
          <w:szCs w:val="22"/>
          <w:vertAlign w:val="superscript"/>
        </w:rPr>
        <w:t>-2</w:t>
      </w:r>
      <w:r w:rsidR="00797409" w:rsidRPr="00A133DE">
        <w:rPr>
          <w:rFonts w:ascii="바탕" w:eastAsia="바탕" w:hAnsi="바탕" w:cs="Times New Roman"/>
          <w:sz w:val="22"/>
          <w:szCs w:val="22"/>
        </w:rPr>
        <w:t>)</w:t>
      </w:r>
      <w:r w:rsidRPr="00A133DE">
        <w:rPr>
          <w:rFonts w:ascii="바탕" w:eastAsia="바탕" w:hAnsi="바탕" w:cs="Times New Roman" w:hint="eastAsia"/>
          <w:sz w:val="22"/>
          <w:szCs w:val="22"/>
        </w:rPr>
        <w:t>를 나타내었지만</w:t>
      </w:r>
      <w:r w:rsidR="00477F35" w:rsidRPr="00A133DE">
        <w:rPr>
          <w:rFonts w:ascii="바탕" w:eastAsia="바탕" w:hAnsi="바탕" w:cs="Times New Roman" w:hint="eastAsia"/>
          <w:sz w:val="22"/>
          <w:szCs w:val="22"/>
        </w:rPr>
        <w:t>(</w:t>
      </w:r>
      <w:r w:rsidR="00477F35" w:rsidRPr="00A133DE">
        <w:rPr>
          <w:rFonts w:ascii="바탕" w:eastAsia="바탕" w:hAnsi="바탕" w:cs="Times New Roman"/>
          <w:sz w:val="22"/>
          <w:szCs w:val="22"/>
        </w:rPr>
        <w:t>Fig. 4a)</w:t>
      </w:r>
      <w:r w:rsidRPr="00A133DE">
        <w:rPr>
          <w:rFonts w:ascii="바탕" w:eastAsia="바탕" w:hAnsi="바탕" w:cs="Times New Roman" w:hint="eastAsia"/>
          <w:sz w:val="22"/>
          <w:szCs w:val="22"/>
        </w:rPr>
        <w:t>,</w:t>
      </w:r>
      <w:r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797409" w:rsidRPr="00A133DE">
        <w:rPr>
          <w:rFonts w:ascii="바탕" w:eastAsia="바탕" w:hAnsi="바탕" w:cs="Times New Roman"/>
          <w:sz w:val="22"/>
          <w:szCs w:val="22"/>
        </w:rPr>
        <w:t xml:space="preserve">JULES-L </w:t>
      </w:r>
      <w:r w:rsidR="00797409" w:rsidRPr="00A133DE">
        <w:rPr>
          <w:rFonts w:ascii="바탕" w:eastAsia="바탕" w:hAnsi="바탕" w:cs="Times New Roman" w:hint="eastAsia"/>
          <w:sz w:val="22"/>
          <w:szCs w:val="22"/>
        </w:rPr>
        <w:t xml:space="preserve">실험은 음의 </w:t>
      </w:r>
      <w:r w:rsidR="00797409" w:rsidRPr="00A133DE">
        <w:rPr>
          <w:rFonts w:ascii="바탕" w:eastAsia="바탕" w:hAnsi="바탕" w:cs="Times New Roman"/>
          <w:sz w:val="22"/>
          <w:szCs w:val="22"/>
        </w:rPr>
        <w:t xml:space="preserve">bias(-6.0 </w:t>
      </w:r>
      <w:r w:rsidR="00797409" w:rsidRPr="00A133DE">
        <w:rPr>
          <w:rFonts w:ascii="바탕" w:eastAsia="바탕" w:hAnsi="바탕" w:cs="Times New Roman" w:hint="eastAsia"/>
          <w:sz w:val="22"/>
          <w:szCs w:val="22"/>
        </w:rPr>
        <w:t>W</w:t>
      </w:r>
      <w:r w:rsidR="00797409" w:rsidRPr="00A133DE">
        <w:rPr>
          <w:rFonts w:ascii="바탕" w:eastAsia="바탕" w:hAnsi="바탕" w:cs="Times New Roman"/>
          <w:sz w:val="22"/>
          <w:szCs w:val="22"/>
        </w:rPr>
        <w:t xml:space="preserve"> m</w:t>
      </w:r>
      <w:r w:rsidR="00797409" w:rsidRPr="00A133DE">
        <w:rPr>
          <w:rFonts w:ascii="바탕" w:eastAsia="바탕" w:hAnsi="바탕" w:cs="Times New Roman"/>
          <w:sz w:val="22"/>
          <w:szCs w:val="22"/>
          <w:vertAlign w:val="superscript"/>
        </w:rPr>
        <w:t>-2</w:t>
      </w:r>
      <w:r w:rsidR="00797409" w:rsidRPr="00A133DE">
        <w:rPr>
          <w:rFonts w:ascii="바탕" w:eastAsia="바탕" w:hAnsi="바탕" w:cs="Times New Roman"/>
          <w:sz w:val="22"/>
          <w:szCs w:val="22"/>
        </w:rPr>
        <w:t>)</w:t>
      </w:r>
      <w:r w:rsidR="0077029D" w:rsidRPr="00A133DE">
        <w:rPr>
          <w:rFonts w:ascii="바탕" w:eastAsia="바탕" w:hAnsi="바탕" w:cs="Times New Roman" w:hint="eastAsia"/>
          <w:sz w:val="22"/>
          <w:szCs w:val="22"/>
        </w:rPr>
        <w:t>로 변화했고</w:t>
      </w:r>
      <w:r w:rsidR="00797409" w:rsidRPr="00A133DE">
        <w:rPr>
          <w:rFonts w:ascii="바탕" w:eastAsia="바탕" w:hAnsi="바탕" w:cs="Times New Roman" w:hint="eastAsia"/>
          <w:sz w:val="22"/>
          <w:szCs w:val="22"/>
        </w:rPr>
        <w:t>,</w:t>
      </w:r>
      <w:r w:rsidR="00797409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DE6813" w:rsidRPr="00A133DE">
        <w:rPr>
          <w:rFonts w:ascii="바탕" w:eastAsia="바탕" w:hAnsi="바탕" w:cs="Times New Roman" w:hint="eastAsia"/>
          <w:sz w:val="22"/>
          <w:szCs w:val="22"/>
        </w:rPr>
        <w:t>J</w:t>
      </w:r>
      <w:r w:rsidR="00DE6813" w:rsidRPr="00A133DE">
        <w:rPr>
          <w:rFonts w:ascii="바탕" w:eastAsia="바탕" w:hAnsi="바탕" w:cs="Times New Roman"/>
          <w:sz w:val="22"/>
          <w:szCs w:val="22"/>
        </w:rPr>
        <w:t xml:space="preserve">ULES-L </w:t>
      </w:r>
      <w:r w:rsidR="00DE6813" w:rsidRPr="00A133DE">
        <w:rPr>
          <w:rFonts w:ascii="바탕" w:eastAsia="바탕" w:hAnsi="바탕" w:cs="Times New Roman" w:hint="eastAsia"/>
          <w:sz w:val="22"/>
          <w:szCs w:val="22"/>
        </w:rPr>
        <w:t xml:space="preserve">실험에서 </w:t>
      </w:r>
      <w:r w:rsidR="00DE6813" w:rsidRPr="00A133DE">
        <w:rPr>
          <w:rFonts w:ascii="바탕" w:eastAsia="바탕" w:hAnsi="바탕" w:cs="Times New Roman"/>
          <w:sz w:val="22"/>
          <w:szCs w:val="22"/>
        </w:rPr>
        <w:t>RMSE</w:t>
      </w:r>
      <w:r w:rsidR="00DE6813" w:rsidRPr="00A133DE">
        <w:rPr>
          <w:rFonts w:ascii="바탕" w:eastAsia="바탕" w:hAnsi="바탕" w:cs="Times New Roman" w:hint="eastAsia"/>
          <w:sz w:val="22"/>
          <w:szCs w:val="22"/>
        </w:rPr>
        <w:t xml:space="preserve">와 </w:t>
      </w:r>
      <w:r w:rsidR="00DE6813" w:rsidRPr="00A133DE">
        <w:rPr>
          <w:rFonts w:ascii="바탕" w:eastAsia="바탕" w:hAnsi="바탕" w:cs="Times New Roman"/>
          <w:sz w:val="22"/>
          <w:szCs w:val="22"/>
        </w:rPr>
        <w:t>MAE</w:t>
      </w:r>
      <w:r w:rsidR="00DE6813" w:rsidRPr="00A133DE">
        <w:rPr>
          <w:rFonts w:ascii="바탕" w:eastAsia="바탕" w:hAnsi="바탕" w:cs="Times New Roman" w:hint="eastAsia"/>
          <w:sz w:val="22"/>
          <w:szCs w:val="22"/>
        </w:rPr>
        <w:t xml:space="preserve">가 </w:t>
      </w:r>
      <w:r w:rsidR="003465D7" w:rsidRPr="00A133DE">
        <w:rPr>
          <w:rFonts w:ascii="바탕" w:eastAsia="바탕" w:hAnsi="바탕" w:cs="Times New Roman" w:hint="eastAsia"/>
          <w:sz w:val="22"/>
          <w:szCs w:val="22"/>
        </w:rPr>
        <w:t xml:space="preserve">각각 </w:t>
      </w:r>
      <w:r w:rsidR="003465D7" w:rsidRPr="00A133DE">
        <w:rPr>
          <w:rFonts w:ascii="바탕" w:eastAsia="바탕" w:hAnsi="바탕" w:cs="Times New Roman"/>
          <w:sz w:val="22"/>
          <w:szCs w:val="22"/>
        </w:rPr>
        <w:t xml:space="preserve">12.2 </w:t>
      </w:r>
      <w:r w:rsidR="003465D7" w:rsidRPr="00A133DE">
        <w:rPr>
          <w:rFonts w:ascii="바탕" w:eastAsia="바탕" w:hAnsi="바탕" w:cs="Times New Roman" w:hint="eastAsia"/>
          <w:sz w:val="22"/>
          <w:szCs w:val="22"/>
        </w:rPr>
        <w:t xml:space="preserve">에서 </w:t>
      </w:r>
      <w:r w:rsidR="003465D7" w:rsidRPr="00A133DE">
        <w:rPr>
          <w:rFonts w:ascii="바탕" w:eastAsia="바탕" w:hAnsi="바탕" w:cs="Times New Roman"/>
          <w:sz w:val="22"/>
          <w:szCs w:val="22"/>
        </w:rPr>
        <w:t xml:space="preserve">20.6 </w:t>
      </w:r>
      <w:r w:rsidR="003465D7" w:rsidRPr="00A133DE">
        <w:rPr>
          <w:rFonts w:ascii="바탕" w:eastAsia="바탕" w:hAnsi="바탕" w:cs="Times New Roman" w:hint="eastAsia"/>
          <w:sz w:val="22"/>
          <w:szCs w:val="22"/>
        </w:rPr>
        <w:t>W</w:t>
      </w:r>
      <w:r w:rsidR="003465D7" w:rsidRPr="00A133DE">
        <w:rPr>
          <w:rFonts w:ascii="바탕" w:eastAsia="바탕" w:hAnsi="바탕" w:cs="Times New Roman"/>
          <w:sz w:val="22"/>
          <w:szCs w:val="22"/>
        </w:rPr>
        <w:t xml:space="preserve"> m</w:t>
      </w:r>
      <w:r w:rsidR="003465D7" w:rsidRPr="00A133DE">
        <w:rPr>
          <w:rFonts w:ascii="바탕" w:eastAsia="바탕" w:hAnsi="바탕" w:cs="Times New Roman"/>
          <w:sz w:val="22"/>
          <w:szCs w:val="22"/>
          <w:vertAlign w:val="superscript"/>
        </w:rPr>
        <w:t>-2</w:t>
      </w:r>
      <w:r w:rsidR="003465D7" w:rsidRPr="00A133DE">
        <w:rPr>
          <w:rFonts w:ascii="바탕" w:eastAsia="바탕" w:hAnsi="바탕" w:cs="Times New Roman" w:hint="eastAsia"/>
          <w:sz w:val="22"/>
          <w:szCs w:val="22"/>
        </w:rPr>
        <w:t>로</w:t>
      </w:r>
      <w:r w:rsidR="003465D7" w:rsidRPr="00A133DE">
        <w:rPr>
          <w:rFonts w:ascii="바탕" w:eastAsia="바탕" w:hAnsi="바탕" w:cs="Times New Roman"/>
          <w:sz w:val="22"/>
          <w:szCs w:val="22"/>
        </w:rPr>
        <w:t>, 8.1</w:t>
      </w:r>
      <w:r w:rsidR="003465D7" w:rsidRPr="00A133DE">
        <w:rPr>
          <w:rFonts w:ascii="바탕" w:eastAsia="바탕" w:hAnsi="바탕" w:cs="Times New Roman" w:hint="eastAsia"/>
          <w:sz w:val="22"/>
          <w:szCs w:val="22"/>
        </w:rPr>
        <w:t xml:space="preserve">에서 </w:t>
      </w:r>
      <w:r w:rsidR="003465D7" w:rsidRPr="00A133DE">
        <w:rPr>
          <w:rFonts w:ascii="바탕" w:eastAsia="바탕" w:hAnsi="바탕" w:cs="Times New Roman"/>
          <w:sz w:val="22"/>
          <w:szCs w:val="22"/>
        </w:rPr>
        <w:t xml:space="preserve">12.2 </w:t>
      </w:r>
      <w:r w:rsidR="003465D7" w:rsidRPr="00A133DE">
        <w:rPr>
          <w:rFonts w:ascii="바탕" w:eastAsia="바탕" w:hAnsi="바탕" w:cs="Times New Roman" w:hint="eastAsia"/>
          <w:sz w:val="22"/>
          <w:szCs w:val="22"/>
        </w:rPr>
        <w:t>W</w:t>
      </w:r>
      <w:r w:rsidR="003465D7" w:rsidRPr="00A133DE">
        <w:rPr>
          <w:rFonts w:ascii="바탕" w:eastAsia="바탕" w:hAnsi="바탕" w:cs="Times New Roman"/>
          <w:sz w:val="22"/>
          <w:szCs w:val="22"/>
        </w:rPr>
        <w:t xml:space="preserve"> m</w:t>
      </w:r>
      <w:r w:rsidR="003465D7" w:rsidRPr="00A133DE">
        <w:rPr>
          <w:rFonts w:ascii="바탕" w:eastAsia="바탕" w:hAnsi="바탕" w:cs="Times New Roman"/>
          <w:sz w:val="22"/>
          <w:szCs w:val="22"/>
          <w:vertAlign w:val="superscript"/>
        </w:rPr>
        <w:t>-2</w:t>
      </w:r>
      <w:r w:rsidR="003465D7" w:rsidRPr="00A133DE">
        <w:rPr>
          <w:rFonts w:ascii="바탕" w:eastAsia="바탕" w:hAnsi="바탕" w:cs="Times New Roman" w:hint="eastAsia"/>
          <w:sz w:val="22"/>
          <w:szCs w:val="22"/>
        </w:rPr>
        <w:t>로 증가하여</w:t>
      </w:r>
      <w:r w:rsidR="00DE6813" w:rsidRPr="00A133DE">
        <w:rPr>
          <w:rFonts w:ascii="바탕" w:eastAsia="바탕" w:hAnsi="바탕" w:cs="Times New Roman" w:hint="eastAsia"/>
          <w:sz w:val="22"/>
          <w:szCs w:val="22"/>
        </w:rPr>
        <w:t xml:space="preserve"> 모의 </w:t>
      </w:r>
      <w:r w:rsidR="00B47BE0" w:rsidRPr="00A133DE">
        <w:rPr>
          <w:rFonts w:ascii="바탕" w:eastAsia="바탕" w:hAnsi="바탕" w:cs="Times New Roman" w:hint="eastAsia"/>
          <w:sz w:val="22"/>
          <w:szCs w:val="22"/>
        </w:rPr>
        <w:t>성능이</w:t>
      </w:r>
      <w:r w:rsidR="00DE6813" w:rsidRPr="00A133DE">
        <w:rPr>
          <w:rFonts w:ascii="바탕" w:eastAsia="바탕" w:hAnsi="바탕" w:cs="Times New Roman" w:hint="eastAsia"/>
          <w:sz w:val="22"/>
          <w:szCs w:val="22"/>
        </w:rPr>
        <w:t xml:space="preserve"> </w:t>
      </w:r>
      <w:r w:rsidR="00960DE5" w:rsidRPr="00A133DE">
        <w:rPr>
          <w:rFonts w:ascii="바탕" w:eastAsia="바탕" w:hAnsi="바탕" w:cs="Times New Roman" w:hint="eastAsia"/>
          <w:sz w:val="22"/>
          <w:szCs w:val="22"/>
        </w:rPr>
        <w:t>감소한</w:t>
      </w:r>
      <w:r w:rsidR="00DE6813" w:rsidRPr="00A133DE">
        <w:rPr>
          <w:rFonts w:ascii="바탕" w:eastAsia="바탕" w:hAnsi="바탕" w:cs="Times New Roman" w:hint="eastAsia"/>
          <w:sz w:val="22"/>
          <w:szCs w:val="22"/>
        </w:rPr>
        <w:t xml:space="preserve"> 것으로 나타났다</w:t>
      </w:r>
      <w:r w:rsidR="00477F35" w:rsidRPr="00A133DE">
        <w:rPr>
          <w:rFonts w:ascii="바탕" w:eastAsia="바탕" w:hAnsi="바탕" w:cs="Times New Roman" w:hint="eastAsia"/>
          <w:sz w:val="22"/>
          <w:szCs w:val="22"/>
        </w:rPr>
        <w:t>(</w:t>
      </w:r>
      <w:r w:rsidR="00477F35" w:rsidRPr="00A133DE">
        <w:rPr>
          <w:rFonts w:ascii="바탕" w:eastAsia="바탕" w:hAnsi="바탕" w:cs="Times New Roman"/>
          <w:sz w:val="22"/>
          <w:szCs w:val="22"/>
        </w:rPr>
        <w:t>Fig. 4d)</w:t>
      </w:r>
      <w:r w:rsidR="00DE6813" w:rsidRPr="00A133DE">
        <w:rPr>
          <w:rFonts w:ascii="바탕" w:eastAsia="바탕" w:hAnsi="바탕" w:cs="Times New Roman" w:hint="eastAsia"/>
          <w:sz w:val="22"/>
          <w:szCs w:val="22"/>
        </w:rPr>
        <w:t>.</w:t>
      </w:r>
      <w:r w:rsidR="009545BA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9545BA" w:rsidRPr="00A133DE">
        <w:rPr>
          <w:rFonts w:ascii="바탕" w:eastAsia="바탕" w:hAnsi="바탕" w:cs="Times New Roman" w:hint="eastAsia"/>
          <w:sz w:val="22"/>
          <w:szCs w:val="22"/>
        </w:rPr>
        <w:t>이런 모의 성능의 변화는 낮시간에 두드러졌는데,</w:t>
      </w:r>
      <w:r w:rsidR="009545BA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9545BA" w:rsidRPr="00A133DE">
        <w:rPr>
          <w:rFonts w:ascii="바탕" w:eastAsia="바탕" w:hAnsi="바탕" w:cs="Times New Roman" w:hint="eastAsia"/>
          <w:sz w:val="22"/>
          <w:szCs w:val="22"/>
        </w:rPr>
        <w:t>낮시간의 순복사는 일반적으로 지면 알베도</w:t>
      </w:r>
      <w:r w:rsidR="00DA61B8" w:rsidRPr="00A133DE">
        <w:rPr>
          <w:rFonts w:ascii="바탕" w:eastAsia="바탕" w:hAnsi="바탕" w:cs="Times New Roman" w:hint="eastAsia"/>
          <w:sz w:val="22"/>
          <w:szCs w:val="22"/>
        </w:rPr>
        <w:t>(</w:t>
      </w:r>
      <w:r w:rsidR="00DA61B8" w:rsidRPr="00A133DE">
        <w:rPr>
          <w:rFonts w:ascii="바탕" w:eastAsia="바탕" w:hAnsi="바탕" w:cs="Times New Roman"/>
          <w:sz w:val="22"/>
          <w:szCs w:val="22"/>
        </w:rPr>
        <w:t>alb</w:t>
      </w:r>
      <w:r w:rsidR="00162D9F" w:rsidRPr="00A133DE">
        <w:rPr>
          <w:rFonts w:ascii="바탕" w:eastAsia="바탕" w:hAnsi="바탕" w:cs="Times New Roman" w:hint="eastAsia"/>
          <w:sz w:val="22"/>
          <w:szCs w:val="22"/>
        </w:rPr>
        <w:t>e</w:t>
      </w:r>
      <w:r w:rsidR="00162D9F" w:rsidRPr="00A133DE">
        <w:rPr>
          <w:rFonts w:ascii="바탕" w:eastAsia="바탕" w:hAnsi="바탕" w:cs="Times New Roman"/>
          <w:sz w:val="22"/>
          <w:szCs w:val="22"/>
        </w:rPr>
        <w:t>do</w:t>
      </w:r>
      <w:r w:rsidR="00DA61B8" w:rsidRPr="00A133DE">
        <w:rPr>
          <w:rFonts w:ascii="바탕" w:eastAsia="바탕" w:hAnsi="바탕" w:cs="Times New Roman"/>
          <w:sz w:val="22"/>
          <w:szCs w:val="22"/>
        </w:rPr>
        <w:t>)</w:t>
      </w:r>
      <w:r w:rsidR="00DA61B8" w:rsidRPr="00A133DE">
        <w:rPr>
          <w:rFonts w:ascii="바탕" w:eastAsia="바탕" w:hAnsi="바탕" w:cs="Times New Roman" w:hint="eastAsia"/>
          <w:sz w:val="22"/>
          <w:szCs w:val="22"/>
        </w:rPr>
        <w:t>의 처방</w:t>
      </w:r>
      <w:r w:rsidR="009545BA" w:rsidRPr="00A133DE">
        <w:rPr>
          <w:rFonts w:ascii="바탕" w:eastAsia="바탕" w:hAnsi="바탕" w:cs="Times New Roman" w:hint="eastAsia"/>
          <w:sz w:val="22"/>
          <w:szCs w:val="22"/>
        </w:rPr>
        <w:t>에 의해서 결정된다.</w:t>
      </w:r>
      <w:r w:rsidR="00CF40FB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2C4609" w:rsidRPr="00A133DE">
        <w:rPr>
          <w:rFonts w:ascii="바탕" w:eastAsia="바탕" w:hAnsi="바탕" w:cs="Times New Roman" w:hint="eastAsia"/>
          <w:sz w:val="22"/>
          <w:szCs w:val="22"/>
        </w:rPr>
        <w:t xml:space="preserve">일반적으로 </w:t>
      </w:r>
      <w:r w:rsidR="005D3422" w:rsidRPr="00A133DE">
        <w:rPr>
          <w:rFonts w:ascii="바탕" w:eastAsia="바탕" w:hAnsi="바탕" w:cs="Times New Roman" w:hint="eastAsia"/>
          <w:sz w:val="22"/>
          <w:szCs w:val="22"/>
        </w:rPr>
        <w:t>논은 관개에 의해서 항상 토양 상부가 물로 덮여 있고,</w:t>
      </w:r>
      <w:r w:rsidR="005D3422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5D3422" w:rsidRPr="00A133DE">
        <w:rPr>
          <w:rFonts w:ascii="바탕" w:eastAsia="바탕" w:hAnsi="바탕" w:cs="Times New Roman" w:hint="eastAsia"/>
          <w:sz w:val="22"/>
          <w:szCs w:val="22"/>
        </w:rPr>
        <w:t>드러난 토양도 습윤한 환경이 유지된다.</w:t>
      </w:r>
      <w:r w:rsidR="005D3422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5D3422" w:rsidRPr="00A133DE">
        <w:rPr>
          <w:rFonts w:ascii="바탕" w:eastAsia="바탕" w:hAnsi="바탕" w:cs="Times New Roman" w:hint="eastAsia"/>
          <w:sz w:val="22"/>
          <w:szCs w:val="22"/>
        </w:rPr>
        <w:t xml:space="preserve">기존에 보고된 지면 알베도의 결과에서도 </w:t>
      </w:r>
      <w:r w:rsidR="005303C6" w:rsidRPr="00A133DE">
        <w:rPr>
          <w:rFonts w:ascii="바탕" w:eastAsia="바탕" w:hAnsi="바탕" w:cs="Times New Roman" w:hint="eastAsia"/>
          <w:sz w:val="22"/>
          <w:szCs w:val="22"/>
        </w:rPr>
        <w:t>건조한 토양</w:t>
      </w:r>
      <w:r w:rsidR="00A4473C" w:rsidRPr="00A133DE">
        <w:rPr>
          <w:rFonts w:ascii="바탕" w:eastAsia="바탕" w:hAnsi="바탕" w:cs="Times New Roman" w:hint="eastAsia"/>
          <w:sz w:val="22"/>
          <w:szCs w:val="22"/>
        </w:rPr>
        <w:t>(</w:t>
      </w:r>
      <w:r w:rsidR="00C76001" w:rsidRPr="00A133DE">
        <w:rPr>
          <w:rFonts w:ascii="바탕" w:eastAsia="바탕" w:hAnsi="바탕" w:cs="Times New Roman"/>
          <w:sz w:val="22"/>
          <w:szCs w:val="22"/>
        </w:rPr>
        <w:t>0.20-0.40</w:t>
      </w:r>
      <w:r w:rsidR="00A4473C" w:rsidRPr="00A133DE">
        <w:rPr>
          <w:rFonts w:ascii="바탕" w:eastAsia="바탕" w:hAnsi="바탕" w:cs="Times New Roman"/>
          <w:sz w:val="22"/>
          <w:szCs w:val="22"/>
        </w:rPr>
        <w:t>)</w:t>
      </w:r>
      <w:r w:rsidR="005303C6" w:rsidRPr="00A133DE">
        <w:rPr>
          <w:rFonts w:ascii="바탕" w:eastAsia="바탕" w:hAnsi="바탕" w:cs="Times New Roman" w:hint="eastAsia"/>
          <w:sz w:val="22"/>
          <w:szCs w:val="22"/>
        </w:rPr>
        <w:t>보다 습윤한 토양</w:t>
      </w:r>
      <w:r w:rsidR="00C76001" w:rsidRPr="00A133DE">
        <w:rPr>
          <w:rFonts w:ascii="바탕" w:eastAsia="바탕" w:hAnsi="바탕" w:cs="Times New Roman" w:hint="eastAsia"/>
          <w:sz w:val="22"/>
          <w:szCs w:val="22"/>
        </w:rPr>
        <w:t>(</w:t>
      </w:r>
      <w:r w:rsidR="00C76001" w:rsidRPr="00A133DE">
        <w:rPr>
          <w:rFonts w:ascii="바탕" w:eastAsia="바탕" w:hAnsi="바탕" w:cs="Times New Roman"/>
          <w:sz w:val="22"/>
          <w:szCs w:val="22"/>
        </w:rPr>
        <w:t>0.10-0.20)</w:t>
      </w:r>
      <w:r w:rsidR="005303C6" w:rsidRPr="00A133DE">
        <w:rPr>
          <w:rFonts w:ascii="바탕" w:eastAsia="바탕" w:hAnsi="바탕" w:cs="Times New Roman" w:hint="eastAsia"/>
          <w:sz w:val="22"/>
          <w:szCs w:val="22"/>
        </w:rPr>
        <w:t>이,</w:t>
      </w:r>
      <w:r w:rsidR="005303C6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5303C6" w:rsidRPr="00A133DE">
        <w:rPr>
          <w:rFonts w:ascii="바탕" w:eastAsia="바탕" w:hAnsi="바탕" w:cs="Times New Roman" w:hint="eastAsia"/>
          <w:sz w:val="22"/>
          <w:szCs w:val="22"/>
        </w:rPr>
        <w:lastRenderedPageBreak/>
        <w:t>지면</w:t>
      </w:r>
      <w:r w:rsidR="00C76001" w:rsidRPr="00A133DE">
        <w:rPr>
          <w:rFonts w:ascii="바탕" w:eastAsia="바탕" w:hAnsi="바탕" w:cs="Times New Roman" w:hint="eastAsia"/>
          <w:sz w:val="22"/>
          <w:szCs w:val="22"/>
        </w:rPr>
        <w:t>(</w:t>
      </w:r>
      <w:r w:rsidR="00C76001" w:rsidRPr="00A133DE">
        <w:rPr>
          <w:rFonts w:ascii="바탕" w:eastAsia="바탕" w:hAnsi="바탕" w:cs="Times New Roman"/>
          <w:sz w:val="22"/>
          <w:szCs w:val="22"/>
        </w:rPr>
        <w:t>&gt;0.10)</w:t>
      </w:r>
      <w:r w:rsidR="005303C6" w:rsidRPr="00A133DE">
        <w:rPr>
          <w:rFonts w:ascii="바탕" w:eastAsia="바탕" w:hAnsi="바탕" w:cs="Times New Roman" w:hint="eastAsia"/>
          <w:sz w:val="22"/>
          <w:szCs w:val="22"/>
        </w:rPr>
        <w:t>보다는 수면</w:t>
      </w:r>
      <w:r w:rsidR="00C76001" w:rsidRPr="00A133DE">
        <w:rPr>
          <w:rFonts w:ascii="바탕" w:eastAsia="바탕" w:hAnsi="바탕" w:cs="Times New Roman" w:hint="eastAsia"/>
          <w:sz w:val="22"/>
          <w:szCs w:val="22"/>
        </w:rPr>
        <w:t>(</w:t>
      </w:r>
      <w:r w:rsidR="00C76001" w:rsidRPr="00A133DE">
        <w:rPr>
          <w:rFonts w:ascii="바탕" w:eastAsia="바탕" w:hAnsi="바탕" w:cs="Times New Roman"/>
          <w:sz w:val="22"/>
          <w:szCs w:val="22"/>
        </w:rPr>
        <w:t>0.03-0.10)</w:t>
      </w:r>
      <w:r w:rsidR="005303C6" w:rsidRPr="00A133DE">
        <w:rPr>
          <w:rFonts w:ascii="바탕" w:eastAsia="바탕" w:hAnsi="바탕" w:cs="Times New Roman" w:hint="eastAsia"/>
          <w:sz w:val="22"/>
          <w:szCs w:val="22"/>
        </w:rPr>
        <w:t>에서 알베도 값이 더 낮은 것으로 알려져 있</w:t>
      </w:r>
      <w:r w:rsidR="00FB618A" w:rsidRPr="00A133DE">
        <w:rPr>
          <w:rFonts w:ascii="바탕" w:eastAsia="바탕" w:hAnsi="바탕" w:cs="Times New Roman" w:hint="eastAsia"/>
          <w:sz w:val="22"/>
          <w:szCs w:val="22"/>
        </w:rPr>
        <w:t>는데</w:t>
      </w:r>
      <w:r w:rsidR="005303C6" w:rsidRPr="00A133DE">
        <w:rPr>
          <w:rFonts w:ascii="바탕" w:eastAsia="바탕" w:hAnsi="바탕" w:cs="Times New Roman" w:hint="eastAsia"/>
          <w:sz w:val="22"/>
          <w:szCs w:val="22"/>
        </w:rPr>
        <w:t>(</w:t>
      </w:r>
      <w:r w:rsidR="00A40876" w:rsidRPr="00A133DE">
        <w:rPr>
          <w:rFonts w:ascii="바탕" w:eastAsia="바탕" w:hAnsi="바탕" w:cs="Times New Roman"/>
          <w:sz w:val="22"/>
          <w:szCs w:val="22"/>
        </w:rPr>
        <w:t xml:space="preserve">Arya, </w:t>
      </w:r>
      <w:r w:rsidR="00A4473C" w:rsidRPr="00A133DE">
        <w:rPr>
          <w:rFonts w:ascii="바탕" w:eastAsia="바탕" w:hAnsi="바탕" w:cs="Times New Roman"/>
          <w:sz w:val="22"/>
          <w:szCs w:val="22"/>
        </w:rPr>
        <w:t>2001의</w:t>
      </w:r>
      <w:r w:rsidR="00A4473C" w:rsidRPr="00A133DE">
        <w:rPr>
          <w:rFonts w:ascii="바탕" w:eastAsia="바탕" w:hAnsi="바탕" w:cs="Times New Roman" w:hint="eastAsia"/>
          <w:sz w:val="22"/>
          <w:szCs w:val="22"/>
        </w:rPr>
        <w:t xml:space="preserve"> </w:t>
      </w:r>
      <w:r w:rsidR="00A4473C" w:rsidRPr="00A133DE">
        <w:rPr>
          <w:rFonts w:ascii="바탕" w:eastAsia="바탕" w:hAnsi="바탕" w:cs="Times New Roman"/>
          <w:sz w:val="22"/>
          <w:szCs w:val="22"/>
        </w:rPr>
        <w:t xml:space="preserve">Table 3.1 </w:t>
      </w:r>
      <w:r w:rsidR="00A4473C" w:rsidRPr="00A133DE">
        <w:rPr>
          <w:rFonts w:ascii="바탕" w:eastAsia="바탕" w:hAnsi="바탕" w:cs="Times New Roman" w:hint="eastAsia"/>
          <w:sz w:val="22"/>
          <w:szCs w:val="22"/>
        </w:rPr>
        <w:t>참조</w:t>
      </w:r>
      <w:r w:rsidR="005303C6" w:rsidRPr="00A133DE">
        <w:rPr>
          <w:rFonts w:ascii="바탕" w:eastAsia="바탕" w:hAnsi="바탕" w:cs="Times New Roman"/>
          <w:sz w:val="22"/>
          <w:szCs w:val="22"/>
        </w:rPr>
        <w:t>)</w:t>
      </w:r>
      <w:r w:rsidR="00FB618A" w:rsidRPr="00A133DE">
        <w:rPr>
          <w:rFonts w:ascii="바탕" w:eastAsia="바탕" w:hAnsi="바탕" w:cs="Times New Roman"/>
          <w:sz w:val="22"/>
          <w:szCs w:val="22"/>
        </w:rPr>
        <w:t xml:space="preserve">, </w:t>
      </w:r>
      <w:r w:rsidR="00FB618A" w:rsidRPr="00A133DE">
        <w:rPr>
          <w:rFonts w:ascii="바탕" w:eastAsia="바탕" w:hAnsi="바탕" w:cs="Times New Roman" w:hint="eastAsia"/>
          <w:sz w:val="22"/>
          <w:szCs w:val="22"/>
        </w:rPr>
        <w:t>논에서 더 낮은 알베도를 나타낼 것임을 기대할 수 있다</w:t>
      </w:r>
      <w:r w:rsidR="005303C6" w:rsidRPr="00A133DE">
        <w:rPr>
          <w:rFonts w:ascii="바탕" w:eastAsia="바탕" w:hAnsi="바탕" w:cs="Times New Roman" w:hint="eastAsia"/>
          <w:sz w:val="22"/>
          <w:szCs w:val="22"/>
        </w:rPr>
        <w:t>.</w:t>
      </w:r>
      <w:r w:rsidR="007B0691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9A6874" w:rsidRPr="00A133DE">
        <w:rPr>
          <w:rFonts w:ascii="바탕" w:eastAsia="바탕" w:hAnsi="바탕" w:cs="Times New Roman" w:hint="eastAsia"/>
          <w:sz w:val="22"/>
          <w:szCs w:val="22"/>
        </w:rPr>
        <w:t>이를 바탕으로,</w:t>
      </w:r>
      <w:r w:rsidR="009A6874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2553C3" w:rsidRPr="00A133DE">
        <w:rPr>
          <w:rFonts w:ascii="바탕" w:eastAsia="바탕" w:hAnsi="바탕" w:cs="Times New Roman"/>
          <w:sz w:val="22"/>
          <w:szCs w:val="22"/>
        </w:rPr>
        <w:t xml:space="preserve">JULES </w:t>
      </w:r>
      <w:r w:rsidR="002553C3" w:rsidRPr="00A133DE">
        <w:rPr>
          <w:rFonts w:ascii="바탕" w:eastAsia="바탕" w:hAnsi="바탕" w:cs="Times New Roman" w:hint="eastAsia"/>
          <w:sz w:val="22"/>
          <w:szCs w:val="22"/>
        </w:rPr>
        <w:t xml:space="preserve">모형 내의 </w:t>
      </w:r>
      <w:r w:rsidR="002553C3" w:rsidRPr="00A133DE">
        <w:rPr>
          <w:rFonts w:ascii="바탕" w:eastAsia="바탕" w:hAnsi="바탕" w:cs="Times New Roman"/>
          <w:sz w:val="22"/>
          <w:szCs w:val="22"/>
        </w:rPr>
        <w:t xml:space="preserve">C3와 C4 </w:t>
      </w:r>
      <w:r w:rsidR="002553C3" w:rsidRPr="00A133DE">
        <w:rPr>
          <w:rFonts w:ascii="바탕" w:eastAsia="바탕" w:hAnsi="바탕" w:cs="Times New Roman" w:hint="eastAsia"/>
          <w:sz w:val="22"/>
          <w:szCs w:val="22"/>
        </w:rPr>
        <w:t>초지의 알베도 처방</w:t>
      </w:r>
      <w:r w:rsidR="00005958" w:rsidRPr="00A133DE">
        <w:rPr>
          <w:rFonts w:ascii="바탕" w:eastAsia="바탕" w:hAnsi="바탕" w:cs="Times New Roman" w:hint="eastAsia"/>
          <w:sz w:val="22"/>
          <w:szCs w:val="22"/>
        </w:rPr>
        <w:t>을 관개가 이루어진 논에 적용하기에는 그 값이 과대</w:t>
      </w:r>
      <w:r w:rsidR="005A7ECE" w:rsidRPr="00A133DE">
        <w:rPr>
          <w:rFonts w:ascii="바탕" w:eastAsia="바탕" w:hAnsi="바탕" w:cs="Times New Roman" w:hint="eastAsia"/>
          <w:sz w:val="22"/>
          <w:szCs w:val="22"/>
        </w:rPr>
        <w:t xml:space="preserve"> </w:t>
      </w:r>
      <w:r w:rsidR="00005958" w:rsidRPr="00A133DE">
        <w:rPr>
          <w:rFonts w:ascii="바탕" w:eastAsia="바탕" w:hAnsi="바탕" w:cs="Times New Roman" w:hint="eastAsia"/>
          <w:sz w:val="22"/>
          <w:szCs w:val="22"/>
        </w:rPr>
        <w:t>평가되었을 가능성이 높아 보인다</w:t>
      </w:r>
      <w:r w:rsidR="00005958" w:rsidRPr="00A133DE">
        <w:rPr>
          <w:rFonts w:ascii="바탕" w:eastAsia="바탕" w:hAnsi="바탕" w:cs="Times New Roman"/>
          <w:sz w:val="22"/>
          <w:szCs w:val="22"/>
        </w:rPr>
        <w:t xml:space="preserve">. </w:t>
      </w:r>
      <w:r w:rsidR="00285882" w:rsidRPr="00A133DE">
        <w:rPr>
          <w:rFonts w:ascii="바탕" w:eastAsia="바탕" w:hAnsi="바탕" w:cs="Times New Roman" w:hint="eastAsia"/>
          <w:sz w:val="22"/>
          <w:szCs w:val="22"/>
        </w:rPr>
        <w:t>또,</w:t>
      </w:r>
      <w:r w:rsidR="002553C3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9A6874" w:rsidRPr="00A133DE">
        <w:rPr>
          <w:rFonts w:ascii="바탕" w:eastAsia="바탕" w:hAnsi="바탕" w:cs="Times New Roman" w:hint="eastAsia"/>
          <w:sz w:val="22"/>
          <w:szCs w:val="22"/>
        </w:rPr>
        <w:t xml:space="preserve">농촌진흥청의 토양 자료로부터 적용한 </w:t>
      </w:r>
      <w:r w:rsidR="009A6874" w:rsidRPr="00A133DE">
        <w:rPr>
          <w:rFonts w:ascii="바탕" w:eastAsia="바탕" w:hAnsi="바탕" w:cs="Times New Roman"/>
          <w:sz w:val="22"/>
          <w:szCs w:val="22"/>
        </w:rPr>
        <w:t>JULES-L</w:t>
      </w:r>
      <w:r w:rsidR="009A6874" w:rsidRPr="00A133DE">
        <w:rPr>
          <w:rFonts w:ascii="바탕" w:eastAsia="바탕" w:hAnsi="바탕" w:cs="Times New Roman" w:hint="eastAsia"/>
          <w:sz w:val="22"/>
          <w:szCs w:val="22"/>
        </w:rPr>
        <w:t xml:space="preserve">의 국지 보조 자료의 </w:t>
      </w:r>
      <w:r w:rsidR="002553C3" w:rsidRPr="00A133DE">
        <w:rPr>
          <w:rFonts w:ascii="바탕" w:eastAsia="바탕" w:hAnsi="바탕" w:cs="Times New Roman" w:hint="eastAsia"/>
          <w:sz w:val="22"/>
          <w:szCs w:val="22"/>
        </w:rPr>
        <w:t xml:space="preserve">토양 </w:t>
      </w:r>
      <w:r w:rsidR="009A6874" w:rsidRPr="00A133DE">
        <w:rPr>
          <w:rFonts w:ascii="바탕" w:eastAsia="바탕" w:hAnsi="바탕" w:cs="Times New Roman" w:hint="eastAsia"/>
          <w:sz w:val="22"/>
          <w:szCs w:val="22"/>
        </w:rPr>
        <w:t>알베도 처방</w:t>
      </w:r>
      <w:r w:rsidR="00285882" w:rsidRPr="00A133DE">
        <w:rPr>
          <w:rFonts w:ascii="바탕" w:eastAsia="바탕" w:hAnsi="바탕" w:cs="Times New Roman" w:hint="eastAsia"/>
          <w:sz w:val="22"/>
          <w:szCs w:val="22"/>
        </w:rPr>
        <w:t>(</w:t>
      </w:r>
      <w:r w:rsidR="00285882" w:rsidRPr="00A133DE">
        <w:rPr>
          <w:rFonts w:ascii="바탕" w:eastAsia="바탕" w:hAnsi="바탕" w:cs="Times New Roman"/>
          <w:sz w:val="22"/>
          <w:szCs w:val="22"/>
        </w:rPr>
        <w:t>0.211)</w:t>
      </w:r>
      <w:r w:rsidR="009A6874" w:rsidRPr="00A133DE">
        <w:rPr>
          <w:rFonts w:ascii="바탕" w:eastAsia="바탕" w:hAnsi="바탕" w:cs="Times New Roman" w:hint="eastAsia"/>
          <w:sz w:val="22"/>
          <w:szCs w:val="22"/>
        </w:rPr>
        <w:t xml:space="preserve">은 </w:t>
      </w:r>
      <w:r w:rsidR="00285882" w:rsidRPr="00A133DE">
        <w:rPr>
          <w:rFonts w:ascii="바탕" w:eastAsia="바탕" w:hAnsi="바탕" w:cs="Times New Roman" w:hint="eastAsia"/>
          <w:sz w:val="22"/>
          <w:szCs w:val="22"/>
        </w:rPr>
        <w:t>논 주변의 습윤한 토양</w:t>
      </w:r>
      <w:r w:rsidR="009A6874" w:rsidRPr="00A133DE">
        <w:rPr>
          <w:rFonts w:ascii="바탕" w:eastAsia="바탕" w:hAnsi="바탕" w:cs="Times New Roman" w:hint="eastAsia"/>
          <w:sz w:val="22"/>
          <w:szCs w:val="22"/>
        </w:rPr>
        <w:t>보다 알베도를 과대평가하여 순복사를 과소</w:t>
      </w:r>
      <w:r w:rsidR="00F478C1" w:rsidRPr="00A133DE">
        <w:rPr>
          <w:rFonts w:ascii="바탕" w:eastAsia="바탕" w:hAnsi="바탕" w:cs="Times New Roman" w:hint="eastAsia"/>
          <w:sz w:val="22"/>
          <w:szCs w:val="22"/>
        </w:rPr>
        <w:t xml:space="preserve"> </w:t>
      </w:r>
      <w:r w:rsidR="009A6874" w:rsidRPr="00A133DE">
        <w:rPr>
          <w:rFonts w:ascii="바탕" w:eastAsia="바탕" w:hAnsi="바탕" w:cs="Times New Roman" w:hint="eastAsia"/>
          <w:sz w:val="22"/>
          <w:szCs w:val="22"/>
        </w:rPr>
        <w:t xml:space="preserve">모의하게 되었다고 </w:t>
      </w:r>
      <w:r w:rsidR="00F41D78" w:rsidRPr="00A133DE">
        <w:rPr>
          <w:rFonts w:ascii="바탕" w:eastAsia="바탕" w:hAnsi="바탕" w:cs="Times New Roman" w:hint="eastAsia"/>
          <w:sz w:val="22"/>
          <w:szCs w:val="22"/>
        </w:rPr>
        <w:t>볼 수 있다</w:t>
      </w:r>
      <w:r w:rsidR="009A0736" w:rsidRPr="00A133DE">
        <w:rPr>
          <w:rFonts w:ascii="바탕" w:eastAsia="바탕" w:hAnsi="바탕" w:cs="Times New Roman" w:hint="eastAsia"/>
          <w:sz w:val="22"/>
          <w:szCs w:val="22"/>
        </w:rPr>
        <w:t>(T</w:t>
      </w:r>
      <w:r w:rsidR="009A0736" w:rsidRPr="00A133DE">
        <w:rPr>
          <w:rFonts w:ascii="바탕" w:eastAsia="바탕" w:hAnsi="바탕" w:cs="Times New Roman"/>
          <w:sz w:val="22"/>
          <w:szCs w:val="22"/>
        </w:rPr>
        <w:t>able 2)</w:t>
      </w:r>
      <w:r w:rsidR="00F41D78" w:rsidRPr="00A133DE">
        <w:rPr>
          <w:rFonts w:ascii="바탕" w:eastAsia="바탕" w:hAnsi="바탕" w:cs="Times New Roman" w:hint="eastAsia"/>
          <w:sz w:val="22"/>
          <w:szCs w:val="22"/>
        </w:rPr>
        <w:t>.</w:t>
      </w:r>
    </w:p>
    <w:p w14:paraId="6F99577B" w14:textId="33F97EBB" w:rsidR="0014448C" w:rsidRPr="00A133DE" w:rsidRDefault="00302E08" w:rsidP="00B3299A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 w:hint="eastAsia"/>
          <w:sz w:val="22"/>
          <w:szCs w:val="22"/>
        </w:rPr>
        <w:t>두 실험</w:t>
      </w:r>
      <w:r w:rsidR="00F23CE1" w:rsidRPr="00A133DE">
        <w:rPr>
          <w:rFonts w:ascii="바탕" w:eastAsia="바탕" w:hAnsi="바탕" w:cs="Times New Roman" w:hint="eastAsia"/>
          <w:sz w:val="22"/>
          <w:szCs w:val="22"/>
        </w:rPr>
        <w:t xml:space="preserve"> </w:t>
      </w:r>
      <w:r w:rsidRPr="00A133DE">
        <w:rPr>
          <w:rFonts w:ascii="바탕" w:eastAsia="바탕" w:hAnsi="바탕" w:cs="Times New Roman" w:hint="eastAsia"/>
          <w:sz w:val="22"/>
          <w:szCs w:val="22"/>
        </w:rPr>
        <w:t>모두 현열 플럭스는 과대 모의하고,</w:t>
      </w:r>
      <w:r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Pr="00A133DE">
        <w:rPr>
          <w:rFonts w:ascii="바탕" w:eastAsia="바탕" w:hAnsi="바탕" w:cs="Times New Roman" w:hint="eastAsia"/>
          <w:sz w:val="22"/>
          <w:szCs w:val="22"/>
        </w:rPr>
        <w:t>잠열 플럭스는 과소 모의하였으나,</w:t>
      </w:r>
      <w:r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C45C1F" w:rsidRPr="00A133DE">
        <w:rPr>
          <w:rFonts w:ascii="바탕" w:eastAsia="바탕" w:hAnsi="바탕" w:cs="Times New Roman" w:hint="eastAsia"/>
          <w:sz w:val="22"/>
          <w:szCs w:val="22"/>
        </w:rPr>
        <w:t>J</w:t>
      </w:r>
      <w:r w:rsidR="00C45C1F" w:rsidRPr="00A133DE">
        <w:rPr>
          <w:rFonts w:ascii="바탕" w:eastAsia="바탕" w:hAnsi="바탕" w:cs="Times New Roman"/>
          <w:sz w:val="22"/>
          <w:szCs w:val="22"/>
        </w:rPr>
        <w:t xml:space="preserve">ULES-L </w:t>
      </w:r>
      <w:r w:rsidR="00C45C1F" w:rsidRPr="00A133DE">
        <w:rPr>
          <w:rFonts w:ascii="바탕" w:eastAsia="바탕" w:hAnsi="바탕" w:cs="Times New Roman" w:hint="eastAsia"/>
          <w:sz w:val="22"/>
          <w:szCs w:val="22"/>
        </w:rPr>
        <w:t>실험에서 현열 플럭스가 다소 모의 성능이 개선되었음을 확인할 수 있었다</w:t>
      </w:r>
      <w:r w:rsidR="00767238" w:rsidRPr="00A133DE">
        <w:rPr>
          <w:rFonts w:ascii="바탕" w:eastAsia="바탕" w:hAnsi="바탕" w:cs="Times New Roman" w:hint="eastAsia"/>
          <w:sz w:val="22"/>
          <w:szCs w:val="22"/>
        </w:rPr>
        <w:t>(</w:t>
      </w:r>
      <w:r w:rsidR="00767238" w:rsidRPr="00A133DE">
        <w:rPr>
          <w:rFonts w:ascii="바탕" w:eastAsia="바탕" w:hAnsi="바탕" w:cs="Times New Roman"/>
          <w:sz w:val="22"/>
          <w:szCs w:val="22"/>
        </w:rPr>
        <w:t>bias, RMSE, MAE</w:t>
      </w:r>
      <w:r w:rsidR="00767238" w:rsidRPr="00A133DE">
        <w:rPr>
          <w:rFonts w:ascii="바탕" w:eastAsia="바탕" w:hAnsi="바탕" w:cs="Times New Roman" w:hint="eastAsia"/>
          <w:sz w:val="22"/>
          <w:szCs w:val="22"/>
        </w:rPr>
        <w:t xml:space="preserve"> 모두 감소</w:t>
      </w:r>
      <w:r w:rsidR="00767238" w:rsidRPr="00A133DE">
        <w:rPr>
          <w:rFonts w:ascii="바탕" w:eastAsia="바탕" w:hAnsi="바탕" w:cs="Times New Roman"/>
          <w:sz w:val="22"/>
          <w:szCs w:val="22"/>
        </w:rPr>
        <w:t>)</w:t>
      </w:r>
      <w:r w:rsidR="00C45C1F" w:rsidRPr="00A133DE">
        <w:rPr>
          <w:rFonts w:ascii="바탕" w:eastAsia="바탕" w:hAnsi="바탕" w:cs="Times New Roman" w:hint="eastAsia"/>
          <w:sz w:val="22"/>
          <w:szCs w:val="22"/>
        </w:rPr>
        <w:t>.</w:t>
      </w:r>
      <w:r w:rsidR="00767238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625769" w:rsidRPr="00A133DE">
        <w:rPr>
          <w:rFonts w:ascii="바탕" w:eastAsia="바탕" w:hAnsi="바탕" w:cs="Times New Roman" w:hint="eastAsia"/>
          <w:sz w:val="22"/>
          <w:szCs w:val="22"/>
        </w:rPr>
        <w:t>현열 플럭스의 성능 개선은 우선 과소 모의한 순복사의 영향이 현열 플럭스에</w:t>
      </w:r>
      <w:r w:rsidR="00A24E0A" w:rsidRPr="00A133DE">
        <w:rPr>
          <w:rFonts w:ascii="바탕" w:eastAsia="바탕" w:hAnsi="바탕" w:cs="Times New Roman" w:hint="eastAsia"/>
          <w:sz w:val="22"/>
          <w:szCs w:val="22"/>
        </w:rPr>
        <w:t>서 두드러지게 나타난</w:t>
      </w:r>
      <w:r w:rsidR="00625769" w:rsidRPr="00A133DE">
        <w:rPr>
          <w:rFonts w:ascii="바탕" w:eastAsia="바탕" w:hAnsi="바탕" w:cs="Times New Roman" w:hint="eastAsia"/>
          <w:sz w:val="22"/>
          <w:szCs w:val="22"/>
        </w:rPr>
        <w:t xml:space="preserve"> 것을 </w:t>
      </w:r>
      <w:r w:rsidR="00013029" w:rsidRPr="00A133DE">
        <w:rPr>
          <w:rFonts w:ascii="바탕" w:eastAsia="바탕" w:hAnsi="바탕" w:cs="Times New Roman" w:hint="eastAsia"/>
          <w:sz w:val="22"/>
          <w:szCs w:val="22"/>
        </w:rPr>
        <w:t>첫번째 이유로 꼽을 수 있고,</w:t>
      </w:r>
      <w:r w:rsidR="00013029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664847" w:rsidRPr="00A133DE">
        <w:rPr>
          <w:rFonts w:ascii="바탕" w:eastAsia="바탕" w:hAnsi="바탕" w:cs="Times New Roman"/>
          <w:sz w:val="22"/>
          <w:szCs w:val="22"/>
        </w:rPr>
        <w:t>JULES-G</w:t>
      </w:r>
      <w:r w:rsidR="00664847" w:rsidRPr="00A133DE">
        <w:rPr>
          <w:rFonts w:ascii="바탕" w:eastAsia="바탕" w:hAnsi="바탕" w:cs="Times New Roman" w:hint="eastAsia"/>
          <w:sz w:val="22"/>
          <w:szCs w:val="22"/>
        </w:rPr>
        <w:t>의 초기 조건에 포함되어 있던 활엽수(</w:t>
      </w:r>
      <w:r w:rsidR="00664847" w:rsidRPr="00A133DE">
        <w:rPr>
          <w:rFonts w:ascii="바탕" w:eastAsia="바탕" w:hAnsi="바탕" w:cs="Times New Roman"/>
          <w:sz w:val="22"/>
          <w:szCs w:val="22"/>
        </w:rPr>
        <w:t>14.4%)</w:t>
      </w:r>
      <w:r w:rsidR="00664847" w:rsidRPr="00A133DE">
        <w:rPr>
          <w:rFonts w:ascii="바탕" w:eastAsia="바탕" w:hAnsi="바탕" w:cs="Times New Roman" w:hint="eastAsia"/>
          <w:sz w:val="22"/>
          <w:szCs w:val="22"/>
        </w:rPr>
        <w:t>와 침엽수(</w:t>
      </w:r>
      <w:r w:rsidR="00664847" w:rsidRPr="00A133DE">
        <w:rPr>
          <w:rFonts w:ascii="바탕" w:eastAsia="바탕" w:hAnsi="바탕" w:cs="Times New Roman"/>
          <w:sz w:val="22"/>
          <w:szCs w:val="22"/>
        </w:rPr>
        <w:t>3.8%)</w:t>
      </w:r>
      <w:r w:rsidR="00664847" w:rsidRPr="00A133DE">
        <w:rPr>
          <w:rFonts w:ascii="바탕" w:eastAsia="바탕" w:hAnsi="바탕" w:cs="Times New Roman" w:hint="eastAsia"/>
          <w:sz w:val="22"/>
          <w:szCs w:val="22"/>
        </w:rPr>
        <w:t xml:space="preserve">가 </w:t>
      </w:r>
      <w:r w:rsidR="00840809" w:rsidRPr="00A133DE">
        <w:rPr>
          <w:rFonts w:ascii="바탕" w:eastAsia="바탕" w:hAnsi="바탕" w:cs="Times New Roman" w:hint="eastAsia"/>
          <w:sz w:val="22"/>
          <w:szCs w:val="22"/>
        </w:rPr>
        <w:t xml:space="preserve">모두 키가 작은 </w:t>
      </w:r>
      <w:r w:rsidR="00840809" w:rsidRPr="00A133DE">
        <w:rPr>
          <w:rFonts w:ascii="바탕" w:eastAsia="바탕" w:hAnsi="바탕" w:cs="Times New Roman"/>
          <w:sz w:val="22"/>
          <w:szCs w:val="22"/>
        </w:rPr>
        <w:t>C3</w:t>
      </w:r>
      <w:r w:rsidR="00840809" w:rsidRPr="00A133DE">
        <w:rPr>
          <w:rFonts w:ascii="바탕" w:eastAsia="바탕" w:hAnsi="바탕" w:cs="Times New Roman" w:hint="eastAsia"/>
          <w:sz w:val="22"/>
          <w:szCs w:val="22"/>
        </w:rPr>
        <w:t xml:space="preserve">와 </w:t>
      </w:r>
      <w:r w:rsidR="00840809" w:rsidRPr="00A133DE">
        <w:rPr>
          <w:rFonts w:ascii="바탕" w:eastAsia="바탕" w:hAnsi="바탕" w:cs="Times New Roman"/>
          <w:sz w:val="22"/>
          <w:szCs w:val="22"/>
        </w:rPr>
        <w:t>C4</w:t>
      </w:r>
      <w:r w:rsidR="00840809" w:rsidRPr="00A133DE">
        <w:rPr>
          <w:rFonts w:ascii="바탕" w:eastAsia="바탕" w:hAnsi="바탕" w:cs="Times New Roman" w:hint="eastAsia"/>
          <w:sz w:val="22"/>
          <w:szCs w:val="22"/>
        </w:rPr>
        <w:t>로 변화</w:t>
      </w:r>
      <w:r w:rsidR="00A24E0A" w:rsidRPr="00A133DE">
        <w:rPr>
          <w:rFonts w:ascii="바탕" w:eastAsia="바탕" w:hAnsi="바탕" w:cs="Times New Roman" w:hint="eastAsia"/>
          <w:sz w:val="22"/>
          <w:szCs w:val="22"/>
        </w:rPr>
        <w:t>한 것을 두번째 이유로 생각할 수 있다</w:t>
      </w:r>
      <w:r w:rsidR="000C4D20" w:rsidRPr="00A133DE">
        <w:rPr>
          <w:rFonts w:ascii="바탕" w:eastAsia="바탕" w:hAnsi="바탕" w:cs="Times New Roman" w:hint="eastAsia"/>
          <w:sz w:val="22"/>
          <w:szCs w:val="22"/>
        </w:rPr>
        <w:t>(</w:t>
      </w:r>
      <w:r w:rsidR="000C4D20" w:rsidRPr="00A133DE">
        <w:rPr>
          <w:rFonts w:ascii="바탕" w:eastAsia="바탕" w:hAnsi="바탕" w:cs="Times New Roman"/>
          <w:sz w:val="22"/>
          <w:szCs w:val="22"/>
        </w:rPr>
        <w:t>Table 2)</w:t>
      </w:r>
      <w:r w:rsidR="00A24E0A" w:rsidRPr="00A133DE">
        <w:rPr>
          <w:rFonts w:ascii="바탕" w:eastAsia="바탕" w:hAnsi="바탕" w:cs="Times New Roman" w:hint="eastAsia"/>
          <w:sz w:val="22"/>
          <w:szCs w:val="22"/>
        </w:rPr>
        <w:t>.</w:t>
      </w:r>
      <w:r w:rsidR="0034420B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34420B" w:rsidRPr="00A133DE">
        <w:rPr>
          <w:rFonts w:ascii="바탕" w:eastAsia="바탕" w:hAnsi="바탕" w:cs="Times New Roman" w:hint="eastAsia"/>
          <w:sz w:val="22"/>
          <w:szCs w:val="22"/>
        </w:rPr>
        <w:t xml:space="preserve">그럼에도 불구하고 두 실험 모두 잠열 플럭스를 과소 모의한 이유는 </w:t>
      </w:r>
      <w:r w:rsidR="00743710" w:rsidRPr="00A133DE">
        <w:rPr>
          <w:rFonts w:ascii="바탕" w:eastAsia="바탕" w:hAnsi="바탕" w:cs="Times New Roman" w:hint="eastAsia"/>
          <w:sz w:val="22"/>
          <w:szCs w:val="22"/>
        </w:rPr>
        <w:t>실제 논의 관개를 모</w:t>
      </w:r>
      <w:r w:rsidR="00BA1A60" w:rsidRPr="00A133DE">
        <w:rPr>
          <w:rFonts w:ascii="바탕" w:eastAsia="바탕" w:hAnsi="바탕" w:cs="Times New Roman" w:hint="eastAsia"/>
          <w:sz w:val="22"/>
          <w:szCs w:val="22"/>
        </w:rPr>
        <w:t>델이</w:t>
      </w:r>
      <w:r w:rsidR="00743710" w:rsidRPr="00A133DE">
        <w:rPr>
          <w:rFonts w:ascii="바탕" w:eastAsia="바탕" w:hAnsi="바탕" w:cs="Times New Roman" w:hint="eastAsia"/>
          <w:sz w:val="22"/>
          <w:szCs w:val="22"/>
        </w:rPr>
        <w:t xml:space="preserve"> 모사하지 못하기 때문이다.</w:t>
      </w:r>
      <w:r w:rsidR="00747373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747373" w:rsidRPr="00A133DE">
        <w:rPr>
          <w:rFonts w:ascii="바탕" w:eastAsia="바탕" w:hAnsi="바탕" w:cs="Times New Roman" w:hint="eastAsia"/>
          <w:sz w:val="22"/>
          <w:szCs w:val="22"/>
        </w:rPr>
        <w:t>지면 모</w:t>
      </w:r>
      <w:r w:rsidR="00BA1A60" w:rsidRPr="00A133DE">
        <w:rPr>
          <w:rFonts w:ascii="바탕" w:eastAsia="바탕" w:hAnsi="바탕" w:cs="Times New Roman" w:hint="eastAsia"/>
          <w:sz w:val="22"/>
          <w:szCs w:val="22"/>
        </w:rPr>
        <w:t>델</w:t>
      </w:r>
      <w:r w:rsidR="00747373" w:rsidRPr="00A133DE">
        <w:rPr>
          <w:rFonts w:ascii="바탕" w:eastAsia="바탕" w:hAnsi="바탕" w:cs="Times New Roman" w:hint="eastAsia"/>
          <w:sz w:val="22"/>
          <w:szCs w:val="22"/>
        </w:rPr>
        <w:t xml:space="preserve"> 내에 논과 같은 관개가 이루어지는 지표 피복을 현실적으로 모의하지 못하는 문제는 </w:t>
      </w:r>
      <w:r w:rsidR="00747373" w:rsidRPr="00A133DE">
        <w:rPr>
          <w:rFonts w:ascii="바탕" w:eastAsia="바탕" w:hAnsi="바탕" w:cs="Times New Roman"/>
          <w:sz w:val="22"/>
          <w:szCs w:val="22"/>
        </w:rPr>
        <w:t xml:space="preserve">JULES </w:t>
      </w:r>
      <w:r w:rsidR="00747373" w:rsidRPr="00A133DE">
        <w:rPr>
          <w:rFonts w:ascii="바탕" w:eastAsia="바탕" w:hAnsi="바탕" w:cs="Times New Roman" w:hint="eastAsia"/>
          <w:sz w:val="22"/>
          <w:szCs w:val="22"/>
        </w:rPr>
        <w:t xml:space="preserve">모델뿐만 아니라 </w:t>
      </w:r>
      <w:r w:rsidR="00A7774F" w:rsidRPr="00A133DE">
        <w:rPr>
          <w:rFonts w:ascii="바탕" w:eastAsia="바탕" w:hAnsi="바탕" w:cs="Times New Roman" w:hint="eastAsia"/>
          <w:sz w:val="22"/>
          <w:szCs w:val="22"/>
        </w:rPr>
        <w:t>다른 지면 모델에서도</w:t>
      </w:r>
      <w:r w:rsidR="00F80FD5" w:rsidRPr="00A133DE">
        <w:rPr>
          <w:rFonts w:ascii="바탕" w:eastAsia="바탕" w:hAnsi="바탕" w:cs="Times New Roman" w:hint="eastAsia"/>
          <w:sz w:val="22"/>
          <w:szCs w:val="22"/>
        </w:rPr>
        <w:t xml:space="preserve"> 발생하는 문제이며,</w:t>
      </w:r>
      <w:r w:rsidR="00A7774F" w:rsidRPr="00A133DE">
        <w:rPr>
          <w:rFonts w:ascii="바탕" w:eastAsia="바탕" w:hAnsi="바탕" w:cs="Times New Roman" w:hint="eastAsia"/>
          <w:sz w:val="22"/>
          <w:szCs w:val="22"/>
        </w:rPr>
        <w:t xml:space="preserve"> 향후 연구 및 개선되어야</w:t>
      </w:r>
      <w:r w:rsidR="00D955BB" w:rsidRPr="00A133DE">
        <w:rPr>
          <w:rFonts w:ascii="바탕" w:eastAsia="바탕" w:hAnsi="바탕" w:cs="Times New Roman" w:hint="eastAsia"/>
          <w:sz w:val="22"/>
          <w:szCs w:val="22"/>
        </w:rPr>
        <w:t xml:space="preserve"> </w:t>
      </w:r>
      <w:r w:rsidR="00A7774F" w:rsidRPr="00A133DE">
        <w:rPr>
          <w:rFonts w:ascii="바탕" w:eastAsia="바탕" w:hAnsi="바탕" w:cs="Times New Roman" w:hint="eastAsia"/>
          <w:sz w:val="22"/>
          <w:szCs w:val="22"/>
        </w:rPr>
        <w:t>할 사항이다.</w:t>
      </w:r>
    </w:p>
    <w:p w14:paraId="364C6C63" w14:textId="77777777" w:rsidR="000E5AE5" w:rsidRPr="00A133DE" w:rsidRDefault="000E5AE5" w:rsidP="00B3299A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</w:p>
    <w:p w14:paraId="7BBE2B1C" w14:textId="780F9FE6" w:rsidR="00B3299A" w:rsidRPr="00A133DE" w:rsidRDefault="00B3299A" w:rsidP="00B3299A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 w:hint="eastAsia"/>
          <w:sz w:val="22"/>
          <w:szCs w:val="22"/>
        </w:rPr>
        <w:t>(</w:t>
      </w:r>
      <w:r w:rsidRPr="00A133DE">
        <w:rPr>
          <w:rFonts w:ascii="바탕" w:eastAsia="바탕" w:hAnsi="바탕" w:cs="Times New Roman"/>
          <w:sz w:val="22"/>
          <w:szCs w:val="22"/>
        </w:rPr>
        <w:t>Figure 5)</w:t>
      </w:r>
    </w:p>
    <w:p w14:paraId="0A762B7A" w14:textId="39FA2566" w:rsidR="00BE7965" w:rsidRPr="00A133DE" w:rsidRDefault="00BE7965" w:rsidP="00B3299A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</w:p>
    <w:p w14:paraId="70C1781B" w14:textId="524F59A4" w:rsidR="00B3299A" w:rsidRPr="00A133DE" w:rsidRDefault="00EE65A9" w:rsidP="00B3299A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 w:hint="eastAsia"/>
          <w:sz w:val="22"/>
          <w:szCs w:val="22"/>
        </w:rPr>
        <w:t xml:space="preserve">안동 농경지에서의 </w:t>
      </w:r>
      <w:r w:rsidR="00475014" w:rsidRPr="00A133DE">
        <w:rPr>
          <w:rFonts w:ascii="바탕" w:eastAsia="바탕" w:hAnsi="바탕" w:cs="Times New Roman"/>
          <w:sz w:val="22"/>
          <w:szCs w:val="22"/>
        </w:rPr>
        <w:t xml:space="preserve">JULES </w:t>
      </w:r>
      <w:r w:rsidR="00475014" w:rsidRPr="00A133DE">
        <w:rPr>
          <w:rFonts w:ascii="바탕" w:eastAsia="바탕" w:hAnsi="바탕" w:cs="Times New Roman" w:hint="eastAsia"/>
          <w:sz w:val="22"/>
          <w:szCs w:val="22"/>
        </w:rPr>
        <w:t xml:space="preserve">모델의 </w:t>
      </w:r>
      <w:r w:rsidRPr="00A133DE">
        <w:rPr>
          <w:rFonts w:ascii="바탕" w:eastAsia="바탕" w:hAnsi="바탕" w:cs="Times New Roman" w:hint="eastAsia"/>
          <w:sz w:val="22"/>
          <w:szCs w:val="22"/>
        </w:rPr>
        <w:t xml:space="preserve">순복사 모의 결과는 </w:t>
      </w:r>
      <w:r w:rsidRPr="00A133DE">
        <w:rPr>
          <w:rFonts w:ascii="바탕" w:eastAsia="바탕" w:hAnsi="바탕" w:cs="Times New Roman"/>
          <w:sz w:val="22"/>
          <w:szCs w:val="22"/>
        </w:rPr>
        <w:t>JULES-</w:t>
      </w:r>
      <w:r w:rsidRPr="00A133DE">
        <w:rPr>
          <w:rFonts w:ascii="바탕" w:eastAsia="바탕" w:hAnsi="바탕" w:cs="Times New Roman" w:hint="eastAsia"/>
          <w:sz w:val="22"/>
          <w:szCs w:val="22"/>
        </w:rPr>
        <w:t>L</w:t>
      </w:r>
      <w:r w:rsidR="00475014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475014" w:rsidRPr="00A133DE">
        <w:rPr>
          <w:rFonts w:ascii="바탕" w:eastAsia="바탕" w:hAnsi="바탕" w:cs="Times New Roman" w:hint="eastAsia"/>
          <w:sz w:val="22"/>
          <w:szCs w:val="22"/>
        </w:rPr>
        <w:t>실험</w:t>
      </w:r>
      <w:r w:rsidRPr="00A133DE">
        <w:rPr>
          <w:rFonts w:ascii="바탕" w:eastAsia="바탕" w:hAnsi="바탕" w:cs="Times New Roman" w:hint="eastAsia"/>
          <w:sz w:val="22"/>
          <w:szCs w:val="22"/>
        </w:rPr>
        <w:t xml:space="preserve">에서 </w:t>
      </w:r>
      <w:r w:rsidRPr="00A133DE">
        <w:rPr>
          <w:rFonts w:ascii="바탕" w:eastAsia="바탕" w:hAnsi="바탕" w:cs="Times New Roman"/>
          <w:sz w:val="22"/>
          <w:szCs w:val="22"/>
        </w:rPr>
        <w:t>bias</w:t>
      </w:r>
      <w:r w:rsidRPr="00A133DE">
        <w:rPr>
          <w:rFonts w:ascii="바탕" w:eastAsia="바탕" w:hAnsi="바탕" w:cs="Times New Roman" w:hint="eastAsia"/>
          <w:sz w:val="22"/>
          <w:szCs w:val="22"/>
        </w:rPr>
        <w:t xml:space="preserve">가 증가하는 </w:t>
      </w:r>
      <w:r w:rsidR="00475014" w:rsidRPr="00A133DE">
        <w:rPr>
          <w:rFonts w:ascii="바탕" w:eastAsia="바탕" w:hAnsi="바탕" w:cs="Times New Roman" w:hint="eastAsia"/>
          <w:sz w:val="22"/>
          <w:szCs w:val="22"/>
        </w:rPr>
        <w:t>것으로 나타났다(</w:t>
      </w:r>
      <w:r w:rsidR="00475014" w:rsidRPr="00A133DE">
        <w:rPr>
          <w:rFonts w:ascii="바탕" w:eastAsia="바탕" w:hAnsi="바탕" w:cs="Times New Roman"/>
          <w:sz w:val="22"/>
          <w:szCs w:val="22"/>
        </w:rPr>
        <w:t>Fig. 5a, d)</w:t>
      </w:r>
      <w:r w:rsidR="00475014" w:rsidRPr="00A133DE">
        <w:rPr>
          <w:rFonts w:ascii="바탕" w:eastAsia="바탕" w:hAnsi="바탕" w:cs="Times New Roman" w:hint="eastAsia"/>
          <w:sz w:val="22"/>
          <w:szCs w:val="22"/>
        </w:rPr>
        <w:t>.</w:t>
      </w:r>
      <w:r w:rsidR="00C26A3E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5A5970" w:rsidRPr="00A133DE">
        <w:rPr>
          <w:rFonts w:ascii="바탕" w:eastAsia="바탕" w:hAnsi="바탕" w:cs="Times New Roman" w:hint="eastAsia"/>
          <w:sz w:val="22"/>
          <w:szCs w:val="22"/>
        </w:rPr>
        <w:t xml:space="preserve">이는 </w:t>
      </w:r>
      <w:r w:rsidR="00C53B82" w:rsidRPr="00A133DE">
        <w:rPr>
          <w:rFonts w:ascii="바탕" w:eastAsia="바탕" w:hAnsi="바탕" w:cs="Times New Roman" w:hint="eastAsia"/>
          <w:sz w:val="22"/>
          <w:szCs w:val="22"/>
        </w:rPr>
        <w:t xml:space="preserve">상대적으로 숲보다 알베도가 낮은 </w:t>
      </w:r>
      <w:r w:rsidR="005A5970" w:rsidRPr="00A133DE">
        <w:rPr>
          <w:rFonts w:ascii="바탕" w:eastAsia="바탕" w:hAnsi="바탕" w:cs="Times New Roman" w:hint="eastAsia"/>
          <w:sz w:val="22"/>
          <w:szCs w:val="22"/>
        </w:rPr>
        <w:lastRenderedPageBreak/>
        <w:t>호수(</w:t>
      </w:r>
      <w:r w:rsidR="00E27E9B" w:rsidRPr="00A133DE">
        <w:rPr>
          <w:rFonts w:ascii="바탕" w:eastAsia="바탕" w:hAnsi="바탕" w:cs="Times New Roman"/>
          <w:sz w:val="22"/>
          <w:szCs w:val="22"/>
        </w:rPr>
        <w:t>21.1%)</w:t>
      </w:r>
      <w:r w:rsidR="00E27E9B" w:rsidRPr="00A133DE">
        <w:rPr>
          <w:rFonts w:ascii="바탕" w:eastAsia="바탕" w:hAnsi="바탕" w:cs="Times New Roman" w:hint="eastAsia"/>
          <w:sz w:val="22"/>
          <w:szCs w:val="22"/>
        </w:rPr>
        <w:t>와 나지(</w:t>
      </w:r>
      <w:r w:rsidR="00E27E9B" w:rsidRPr="00A133DE">
        <w:rPr>
          <w:rFonts w:ascii="바탕" w:eastAsia="바탕" w:hAnsi="바탕" w:cs="Times New Roman"/>
          <w:sz w:val="22"/>
          <w:szCs w:val="22"/>
        </w:rPr>
        <w:t>18.6%)</w:t>
      </w:r>
      <w:r w:rsidR="001E7774" w:rsidRPr="00A133DE">
        <w:rPr>
          <w:rFonts w:ascii="바탕" w:eastAsia="바탕" w:hAnsi="바탕" w:cs="Times New Roman" w:hint="eastAsia"/>
          <w:sz w:val="22"/>
          <w:szCs w:val="22"/>
        </w:rPr>
        <w:t xml:space="preserve">가 </w:t>
      </w:r>
      <w:r w:rsidR="001E7774" w:rsidRPr="00A133DE">
        <w:rPr>
          <w:rFonts w:ascii="바탕" w:eastAsia="바탕" w:hAnsi="바탕" w:cs="Times New Roman"/>
          <w:sz w:val="22"/>
          <w:szCs w:val="22"/>
        </w:rPr>
        <w:t xml:space="preserve">JULES-L </w:t>
      </w:r>
      <w:r w:rsidR="001E7774" w:rsidRPr="00A133DE">
        <w:rPr>
          <w:rFonts w:ascii="바탕" w:eastAsia="바탕" w:hAnsi="바탕" w:cs="Times New Roman" w:hint="eastAsia"/>
          <w:sz w:val="22"/>
          <w:szCs w:val="22"/>
        </w:rPr>
        <w:t>실험에서 모두 숲으로 변화하면서 발생하는 것으로 볼 수 있다.</w:t>
      </w:r>
      <w:r w:rsidR="00B11032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F3051F" w:rsidRPr="00A133DE">
        <w:rPr>
          <w:rFonts w:ascii="바탕" w:eastAsia="바탕" w:hAnsi="바탕" w:cs="Times New Roman" w:hint="eastAsia"/>
          <w:sz w:val="22"/>
          <w:szCs w:val="22"/>
        </w:rPr>
        <w:t xml:space="preserve">앞서 살펴본 </w:t>
      </w:r>
      <w:r w:rsidR="00625DDD" w:rsidRPr="00A133DE">
        <w:rPr>
          <w:rFonts w:ascii="바탕" w:eastAsia="바탕" w:hAnsi="바탕" w:cs="Times New Roman" w:hint="eastAsia"/>
          <w:sz w:val="22"/>
          <w:szCs w:val="22"/>
        </w:rPr>
        <w:t>발자국 분석에서</w:t>
      </w:r>
      <w:r w:rsidR="00F3051F" w:rsidRPr="00A133DE">
        <w:rPr>
          <w:rFonts w:ascii="바탕" w:eastAsia="바탕" w:hAnsi="바탕" w:cs="Times New Roman" w:hint="eastAsia"/>
          <w:sz w:val="22"/>
          <w:szCs w:val="22"/>
        </w:rPr>
        <w:t>,</w:t>
      </w:r>
      <w:r w:rsidR="00F3051F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F3051F" w:rsidRPr="00A133DE">
        <w:rPr>
          <w:rFonts w:ascii="바탕" w:eastAsia="바탕" w:hAnsi="바탕" w:cs="Times New Roman" w:hint="eastAsia"/>
          <w:sz w:val="22"/>
          <w:szCs w:val="22"/>
        </w:rPr>
        <w:t>안동 지역의</w:t>
      </w:r>
      <w:r w:rsidR="00625DDD" w:rsidRPr="00A133DE">
        <w:rPr>
          <w:rFonts w:ascii="바탕" w:eastAsia="바탕" w:hAnsi="바탕" w:cs="Times New Roman" w:hint="eastAsia"/>
          <w:sz w:val="22"/>
          <w:szCs w:val="22"/>
        </w:rPr>
        <w:t xml:space="preserve"> 복사 자료는 </w:t>
      </w:r>
      <w:r w:rsidR="000653DA" w:rsidRPr="00A133DE">
        <w:rPr>
          <w:rFonts w:ascii="바탕" w:eastAsia="바탕" w:hAnsi="바탕" w:cs="Times New Roman" w:hint="eastAsia"/>
          <w:sz w:val="22"/>
          <w:szCs w:val="22"/>
        </w:rPr>
        <w:t>키가 낮은 작물을 재배하는 농경지</w:t>
      </w:r>
      <w:r w:rsidR="00625DDD" w:rsidRPr="00A133DE">
        <w:rPr>
          <w:rFonts w:ascii="바탕" w:eastAsia="바탕" w:hAnsi="바탕" w:cs="Times New Roman" w:hint="eastAsia"/>
          <w:sz w:val="22"/>
          <w:szCs w:val="22"/>
        </w:rPr>
        <w:t>를 대부분 포함하였고,</w:t>
      </w:r>
      <w:r w:rsidR="00625DDD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625DDD" w:rsidRPr="00A133DE">
        <w:rPr>
          <w:rFonts w:ascii="바탕" w:eastAsia="바탕" w:hAnsi="바탕" w:cs="Times New Roman" w:hint="eastAsia"/>
          <w:sz w:val="22"/>
          <w:szCs w:val="22"/>
        </w:rPr>
        <w:t>난류 플럭스는 농경지와 함께,</w:t>
      </w:r>
      <w:r w:rsidR="00625DDD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625DDD" w:rsidRPr="00A133DE">
        <w:rPr>
          <w:rFonts w:ascii="바탕" w:eastAsia="바탕" w:hAnsi="바탕" w:cs="Times New Roman" w:hint="eastAsia"/>
          <w:sz w:val="22"/>
          <w:szCs w:val="22"/>
        </w:rPr>
        <w:t xml:space="preserve">낙동강 지류(물)와 </w:t>
      </w:r>
      <w:r w:rsidR="00F3051F" w:rsidRPr="00A133DE">
        <w:rPr>
          <w:rFonts w:ascii="바탕" w:eastAsia="바탕" w:hAnsi="바탕" w:cs="Times New Roman" w:hint="eastAsia"/>
          <w:sz w:val="22"/>
          <w:szCs w:val="22"/>
        </w:rPr>
        <w:t>숲,</w:t>
      </w:r>
      <w:r w:rsidR="00F3051F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F3051F" w:rsidRPr="00A133DE">
        <w:rPr>
          <w:rFonts w:ascii="바탕" w:eastAsia="바탕" w:hAnsi="바탕" w:cs="Times New Roman" w:hint="eastAsia"/>
          <w:sz w:val="22"/>
          <w:szCs w:val="22"/>
        </w:rPr>
        <w:t>나지 등을 포함하였다.</w:t>
      </w:r>
      <w:r w:rsidR="00F3051F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E85242" w:rsidRPr="00A133DE">
        <w:rPr>
          <w:rFonts w:ascii="바탕" w:eastAsia="바탕" w:hAnsi="바탕" w:cs="Times New Roman" w:hint="eastAsia"/>
          <w:sz w:val="22"/>
          <w:szCs w:val="22"/>
        </w:rPr>
        <w:t xml:space="preserve">이로부터 환경부의 대분류 토지피복도에서 사용한 관측지역의 지표 피복은 </w:t>
      </w:r>
      <w:r w:rsidR="00140739" w:rsidRPr="00A133DE">
        <w:rPr>
          <w:rFonts w:ascii="바탕" w:eastAsia="바탕" w:hAnsi="바탕" w:cs="Times New Roman" w:hint="eastAsia"/>
          <w:sz w:val="22"/>
          <w:szCs w:val="22"/>
        </w:rPr>
        <w:t xml:space="preserve">현업 </w:t>
      </w:r>
      <w:r w:rsidR="00140739" w:rsidRPr="00A133DE">
        <w:rPr>
          <w:rFonts w:ascii="바탕" w:eastAsia="바탕" w:hAnsi="바탕" w:cs="Times New Roman"/>
          <w:sz w:val="22"/>
          <w:szCs w:val="22"/>
        </w:rPr>
        <w:t xml:space="preserve">LDAPS </w:t>
      </w:r>
      <w:r w:rsidR="00140739" w:rsidRPr="00A133DE">
        <w:rPr>
          <w:rFonts w:ascii="바탕" w:eastAsia="바탕" w:hAnsi="바탕" w:cs="Times New Roman" w:hint="eastAsia"/>
          <w:sz w:val="22"/>
          <w:szCs w:val="22"/>
        </w:rPr>
        <w:t>모델에서 사용하고 있는 지표 피복보다 현실성이 떨어진다고 할 수 있다.</w:t>
      </w:r>
      <w:r w:rsidR="00482E1E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482E1E" w:rsidRPr="00A133DE">
        <w:rPr>
          <w:rFonts w:ascii="바탕" w:eastAsia="바탕" w:hAnsi="바탕" w:cs="Times New Roman" w:hint="eastAsia"/>
          <w:sz w:val="22"/>
          <w:szCs w:val="22"/>
        </w:rPr>
        <w:t>이는 직접 개발한 보조자료나 고해상도의 보조자료를 사용했을 때</w:t>
      </w:r>
      <w:r w:rsidR="00482E1E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482E1E" w:rsidRPr="00A133DE">
        <w:rPr>
          <w:rFonts w:ascii="바탕" w:eastAsia="바탕" w:hAnsi="바탕" w:cs="Times New Roman" w:hint="eastAsia"/>
          <w:sz w:val="22"/>
          <w:szCs w:val="22"/>
        </w:rPr>
        <w:t xml:space="preserve">모델의 모의 성능이 향상할 것이라는 </w:t>
      </w:r>
      <w:r w:rsidR="006C2FA2" w:rsidRPr="00A133DE">
        <w:rPr>
          <w:rFonts w:ascii="바탕" w:eastAsia="바탕" w:hAnsi="바탕" w:cs="Times New Roman" w:hint="eastAsia"/>
          <w:sz w:val="22"/>
          <w:szCs w:val="22"/>
        </w:rPr>
        <w:t>기대와는 다른 결과인데,</w:t>
      </w:r>
      <w:r w:rsidR="006C2FA2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482E1E" w:rsidRPr="00A133DE">
        <w:rPr>
          <w:rFonts w:ascii="바탕" w:eastAsia="바탕" w:hAnsi="바탕" w:cs="Times New Roman" w:hint="eastAsia"/>
          <w:sz w:val="22"/>
          <w:szCs w:val="22"/>
        </w:rPr>
        <w:t>보조자료</w:t>
      </w:r>
      <w:r w:rsidR="006C2FA2" w:rsidRPr="00A133DE">
        <w:rPr>
          <w:rFonts w:ascii="바탕" w:eastAsia="바탕" w:hAnsi="바탕" w:cs="Times New Roman" w:hint="eastAsia"/>
          <w:sz w:val="22"/>
          <w:szCs w:val="22"/>
        </w:rPr>
        <w:t xml:space="preserve">를 사용하기전에 반드시 그 자료를 </w:t>
      </w:r>
      <w:r w:rsidR="00482E1E" w:rsidRPr="00A133DE">
        <w:rPr>
          <w:rFonts w:ascii="바탕" w:eastAsia="바탕" w:hAnsi="바탕" w:cs="Times New Roman" w:hint="eastAsia"/>
          <w:sz w:val="22"/>
          <w:szCs w:val="22"/>
        </w:rPr>
        <w:t>검증</w:t>
      </w:r>
      <w:r w:rsidR="006C2FA2" w:rsidRPr="00A133DE">
        <w:rPr>
          <w:rFonts w:ascii="바탕" w:eastAsia="바탕" w:hAnsi="바탕" w:cs="Times New Roman" w:hint="eastAsia"/>
          <w:sz w:val="22"/>
          <w:szCs w:val="22"/>
        </w:rPr>
        <w:t>하고 비교 분석하려는 연구를 수행해야함</w:t>
      </w:r>
      <w:r w:rsidR="00482E1E" w:rsidRPr="00A133DE">
        <w:rPr>
          <w:rFonts w:ascii="바탕" w:eastAsia="바탕" w:hAnsi="바탕" w:cs="Times New Roman" w:hint="eastAsia"/>
          <w:sz w:val="22"/>
          <w:szCs w:val="22"/>
        </w:rPr>
        <w:t>을 시사한다.</w:t>
      </w:r>
    </w:p>
    <w:p w14:paraId="492ED05B" w14:textId="2E60B93C" w:rsidR="00575A81" w:rsidRPr="00A133DE" w:rsidRDefault="00236117" w:rsidP="00B3299A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 w:hint="eastAsia"/>
          <w:sz w:val="22"/>
          <w:szCs w:val="22"/>
        </w:rPr>
        <w:t xml:space="preserve">같은 맥락에서 </w:t>
      </w:r>
      <w:r w:rsidRPr="00A133DE">
        <w:rPr>
          <w:rFonts w:ascii="바탕" w:eastAsia="바탕" w:hAnsi="바탕" w:cs="Times New Roman"/>
          <w:sz w:val="22"/>
          <w:szCs w:val="22"/>
        </w:rPr>
        <w:t>JULES-</w:t>
      </w:r>
      <w:r w:rsidRPr="00A133DE">
        <w:rPr>
          <w:rFonts w:ascii="바탕" w:eastAsia="바탕" w:hAnsi="바탕" w:cs="Times New Roman" w:hint="eastAsia"/>
          <w:sz w:val="22"/>
          <w:szCs w:val="22"/>
        </w:rPr>
        <w:t>G</w:t>
      </w:r>
      <w:r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Pr="00A133DE">
        <w:rPr>
          <w:rFonts w:ascii="바탕" w:eastAsia="바탕" w:hAnsi="바탕" w:cs="Times New Roman" w:hint="eastAsia"/>
          <w:sz w:val="22"/>
          <w:szCs w:val="22"/>
        </w:rPr>
        <w:t>실험의 현열과 잠열 플럭스 모의 성능은 우수 했지만</w:t>
      </w:r>
      <w:r w:rsidRPr="00A133DE">
        <w:rPr>
          <w:rFonts w:ascii="바탕" w:eastAsia="바탕" w:hAnsi="바탕" w:cs="Times New Roman"/>
          <w:sz w:val="22"/>
          <w:szCs w:val="22"/>
        </w:rPr>
        <w:t xml:space="preserve">, </w:t>
      </w:r>
      <w:r w:rsidRPr="00A133DE">
        <w:rPr>
          <w:rFonts w:ascii="바탕" w:eastAsia="바탕" w:hAnsi="바탕" w:cs="Times New Roman" w:hint="eastAsia"/>
          <w:sz w:val="22"/>
          <w:szCs w:val="22"/>
        </w:rPr>
        <w:t xml:space="preserve">국지규모 고해상도 보조자료를 적용한 </w:t>
      </w:r>
      <w:r w:rsidRPr="00A133DE">
        <w:rPr>
          <w:rFonts w:ascii="바탕" w:eastAsia="바탕" w:hAnsi="바탕" w:cs="Times New Roman"/>
          <w:sz w:val="22"/>
          <w:szCs w:val="22"/>
        </w:rPr>
        <w:t xml:space="preserve">JULES-L </w:t>
      </w:r>
      <w:r w:rsidRPr="00A133DE">
        <w:rPr>
          <w:rFonts w:ascii="바탕" w:eastAsia="바탕" w:hAnsi="바탕" w:cs="Times New Roman" w:hint="eastAsia"/>
          <w:sz w:val="22"/>
          <w:szCs w:val="22"/>
        </w:rPr>
        <w:t>실험의 결과는 모의 성능이 감소하는 것으로 나타났다.</w:t>
      </w:r>
      <w:r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Pr="00A133DE">
        <w:rPr>
          <w:rFonts w:ascii="바탕" w:eastAsia="바탕" w:hAnsi="바탕" w:cs="Times New Roman" w:hint="eastAsia"/>
          <w:sz w:val="22"/>
          <w:szCs w:val="22"/>
        </w:rPr>
        <w:t xml:space="preserve">실제 농경지의 </w:t>
      </w:r>
      <w:r w:rsidR="00E54B9B" w:rsidRPr="00A133DE">
        <w:rPr>
          <w:rFonts w:ascii="바탕" w:eastAsia="바탕" w:hAnsi="바탕" w:cs="Times New Roman" w:hint="eastAsia"/>
          <w:sz w:val="22"/>
          <w:szCs w:val="22"/>
        </w:rPr>
        <w:t>환경</w:t>
      </w:r>
      <w:r w:rsidRPr="00A133DE">
        <w:rPr>
          <w:rFonts w:ascii="바탕" w:eastAsia="바탕" w:hAnsi="바탕" w:cs="Times New Roman" w:hint="eastAsia"/>
          <w:sz w:val="22"/>
          <w:szCs w:val="22"/>
        </w:rPr>
        <w:t xml:space="preserve">과 </w:t>
      </w:r>
      <w:r w:rsidR="00E54B9B" w:rsidRPr="00A133DE">
        <w:rPr>
          <w:rFonts w:ascii="바탕" w:eastAsia="바탕" w:hAnsi="바탕" w:cs="Times New Roman" w:hint="eastAsia"/>
          <w:sz w:val="22"/>
          <w:szCs w:val="22"/>
        </w:rPr>
        <w:t>피복 비율에서 큰 차이를 보인</w:t>
      </w:r>
      <w:r w:rsidRPr="00A133DE">
        <w:rPr>
          <w:rFonts w:ascii="바탕" w:eastAsia="바탕" w:hAnsi="바탕" w:cs="Times New Roman" w:hint="eastAsia"/>
          <w:sz w:val="22"/>
          <w:szCs w:val="22"/>
        </w:rPr>
        <w:t xml:space="preserve"> </w:t>
      </w:r>
      <w:r w:rsidRPr="00A133DE">
        <w:rPr>
          <w:rFonts w:ascii="바탕" w:eastAsia="바탕" w:hAnsi="바탕" w:cs="Times New Roman"/>
          <w:sz w:val="22"/>
          <w:szCs w:val="22"/>
        </w:rPr>
        <w:t xml:space="preserve">JULES-L </w:t>
      </w:r>
      <w:r w:rsidRPr="00A133DE">
        <w:rPr>
          <w:rFonts w:ascii="바탕" w:eastAsia="바탕" w:hAnsi="바탕" w:cs="Times New Roman" w:hint="eastAsia"/>
          <w:sz w:val="22"/>
          <w:szCs w:val="22"/>
        </w:rPr>
        <w:t>실험</w:t>
      </w:r>
      <w:r w:rsidR="00E54B9B" w:rsidRPr="00A133DE">
        <w:rPr>
          <w:rFonts w:ascii="바탕" w:eastAsia="바탕" w:hAnsi="바탕" w:cs="Times New Roman" w:hint="eastAsia"/>
          <w:sz w:val="22"/>
          <w:szCs w:val="22"/>
        </w:rPr>
        <w:t>에서 현열 플럭스는 과대 모의하고,</w:t>
      </w:r>
      <w:r w:rsidR="00E54B9B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E54B9B" w:rsidRPr="00A133DE">
        <w:rPr>
          <w:rFonts w:ascii="바탕" w:eastAsia="바탕" w:hAnsi="바탕" w:cs="Times New Roman" w:hint="eastAsia"/>
          <w:sz w:val="22"/>
          <w:szCs w:val="22"/>
        </w:rPr>
        <w:t>잠열 플럭스는 과소 모의해서 실제보다 지면</w:t>
      </w:r>
      <w:r w:rsidR="00E0696D" w:rsidRPr="00A133DE">
        <w:rPr>
          <w:rFonts w:ascii="바탕" w:eastAsia="바탕" w:hAnsi="바탕" w:cs="Times New Roman" w:hint="eastAsia"/>
          <w:sz w:val="22"/>
          <w:szCs w:val="22"/>
        </w:rPr>
        <w:t>에서의 증발산을 더 과소 모의하는 것을 확인할 수 있었다.</w:t>
      </w:r>
    </w:p>
    <w:p w14:paraId="1BA50B78" w14:textId="77777777" w:rsidR="00FF4BC3" w:rsidRPr="00A133DE" w:rsidRDefault="00FF4BC3" w:rsidP="00CC55C4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</w:p>
    <w:p w14:paraId="1BA50B79" w14:textId="4221C729" w:rsidR="000635DB" w:rsidRPr="00A133DE" w:rsidRDefault="000635DB" w:rsidP="008F583C">
      <w:pPr>
        <w:widowControl/>
        <w:wordWrap/>
        <w:spacing w:after="0" w:line="480" w:lineRule="auto"/>
        <w:outlineLvl w:val="1"/>
        <w:rPr>
          <w:rFonts w:ascii="바탕" w:eastAsia="바탕" w:hAnsi="바탕" w:cs="Times New Roman"/>
          <w:b/>
          <w:sz w:val="22"/>
          <w:szCs w:val="22"/>
        </w:rPr>
      </w:pPr>
      <w:r w:rsidRPr="00A133DE">
        <w:rPr>
          <w:rFonts w:ascii="바탕" w:eastAsia="바탕" w:hAnsi="바탕" w:cs="Times New Roman"/>
          <w:b/>
          <w:sz w:val="22"/>
          <w:szCs w:val="22"/>
        </w:rPr>
        <w:t xml:space="preserve">3.3. </w:t>
      </w:r>
      <w:r w:rsidR="0076789B" w:rsidRPr="00A133DE">
        <w:rPr>
          <w:rFonts w:ascii="바탕" w:eastAsia="바탕" w:hAnsi="바탕" w:cs="Times New Roman" w:hint="eastAsia"/>
          <w:b/>
          <w:sz w:val="22"/>
          <w:szCs w:val="22"/>
        </w:rPr>
        <w:t>토양수분 모의 성능</w:t>
      </w:r>
      <w:r w:rsidR="00114CB5" w:rsidRPr="00A133DE">
        <w:rPr>
          <w:rFonts w:ascii="바탕" w:eastAsia="바탕" w:hAnsi="바탕" w:cs="Times New Roman" w:hint="eastAsia"/>
          <w:b/>
          <w:sz w:val="22"/>
          <w:szCs w:val="22"/>
        </w:rPr>
        <w:t xml:space="preserve"> 평가</w:t>
      </w:r>
    </w:p>
    <w:p w14:paraId="1BA50B7A" w14:textId="33EACC3C" w:rsidR="00861D43" w:rsidRPr="00A133DE" w:rsidRDefault="00861D43" w:rsidP="00CC55C4">
      <w:pPr>
        <w:shd w:val="clear" w:color="auto" w:fill="FFFFFF"/>
        <w:wordWrap/>
        <w:snapToGrid w:val="0"/>
        <w:spacing w:after="0" w:line="480" w:lineRule="auto"/>
        <w:textAlignment w:val="baseline"/>
        <w:rPr>
          <w:rFonts w:ascii="바탕" w:eastAsia="바탕" w:hAnsi="바탕" w:cs="Times New Roman"/>
          <w:sz w:val="22"/>
          <w:szCs w:val="22"/>
        </w:rPr>
      </w:pPr>
    </w:p>
    <w:p w14:paraId="51A9E313" w14:textId="3087D992" w:rsidR="00B3299A" w:rsidRPr="00A133DE" w:rsidRDefault="00B3299A" w:rsidP="00CC55C4">
      <w:pPr>
        <w:shd w:val="clear" w:color="auto" w:fill="FFFFFF"/>
        <w:wordWrap/>
        <w:snapToGrid w:val="0"/>
        <w:spacing w:after="0" w:line="480" w:lineRule="auto"/>
        <w:textAlignment w:val="baseline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 w:hint="eastAsia"/>
          <w:sz w:val="22"/>
          <w:szCs w:val="22"/>
        </w:rPr>
        <w:t>(</w:t>
      </w:r>
      <w:r w:rsidRPr="00A133DE">
        <w:rPr>
          <w:rFonts w:ascii="바탕" w:eastAsia="바탕" w:hAnsi="바탕" w:cs="Times New Roman"/>
          <w:sz w:val="22"/>
          <w:szCs w:val="22"/>
        </w:rPr>
        <w:t xml:space="preserve">Figure </w:t>
      </w:r>
      <w:r w:rsidR="00423E3B" w:rsidRPr="00A133DE">
        <w:rPr>
          <w:rFonts w:ascii="바탕" w:eastAsia="바탕" w:hAnsi="바탕" w:cs="Times New Roman"/>
          <w:sz w:val="22"/>
          <w:szCs w:val="22"/>
        </w:rPr>
        <w:t>6</w:t>
      </w:r>
      <w:r w:rsidRPr="00A133DE">
        <w:rPr>
          <w:rFonts w:ascii="바탕" w:eastAsia="바탕" w:hAnsi="바탕" w:cs="Times New Roman"/>
          <w:sz w:val="22"/>
          <w:szCs w:val="22"/>
        </w:rPr>
        <w:t>)</w:t>
      </w:r>
    </w:p>
    <w:p w14:paraId="1BA50B7B" w14:textId="47852FBE" w:rsidR="00614CDD" w:rsidRPr="00A133DE" w:rsidRDefault="00614CDD" w:rsidP="00CC55C4">
      <w:pPr>
        <w:shd w:val="clear" w:color="auto" w:fill="FFFFFF"/>
        <w:wordWrap/>
        <w:snapToGrid w:val="0"/>
        <w:spacing w:after="0" w:line="480" w:lineRule="auto"/>
        <w:textAlignment w:val="baseline"/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</w:pPr>
    </w:p>
    <w:p w14:paraId="1AE6C98A" w14:textId="1A691E96" w:rsidR="00423E3B" w:rsidRPr="00A133DE" w:rsidRDefault="000148F4" w:rsidP="00CC55C4">
      <w:pPr>
        <w:shd w:val="clear" w:color="auto" w:fill="FFFFFF"/>
        <w:wordWrap/>
        <w:snapToGrid w:val="0"/>
        <w:spacing w:after="0" w:line="480" w:lineRule="auto"/>
        <w:textAlignment w:val="baseline"/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</w:pPr>
      <w:r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F</w:t>
      </w:r>
      <w:r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ig. 6</w:t>
      </w:r>
      <w:r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은 두 관측지의</w:t>
      </w:r>
      <w:r w:rsidR="00CE4116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 </w:t>
      </w:r>
      <w:r w:rsidR="00FC6A90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토양수분함량</w:t>
      </w:r>
      <w:r w:rsidR="005B2137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 관측 자료와 </w:t>
      </w:r>
      <w:r w:rsidR="005B2137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 xml:space="preserve">JULES-G </w:t>
      </w:r>
      <w:r w:rsidR="005B2137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및 </w:t>
      </w:r>
      <w:r w:rsidR="005B2137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 xml:space="preserve">JULES-L </w:t>
      </w:r>
      <w:r w:rsidR="005B2137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실험에서 모의한 </w:t>
      </w:r>
      <w:del w:id="16" w:author="User" w:date="2018-11-28T16:28:00Z">
        <w:r w:rsidR="005B2137" w:rsidRPr="00A133DE" w:rsidDel="00377BCF">
          <w:rPr>
            <w:rFonts w:ascii="바탕" w:eastAsia="바탕" w:hAnsi="바탕" w:cs="Times New Roman" w:hint="eastAsia"/>
            <w:kern w:val="0"/>
            <w:sz w:val="22"/>
            <w:szCs w:val="22"/>
            <w:shd w:val="clear" w:color="auto" w:fill="FFFFFF"/>
          </w:rPr>
          <w:delText xml:space="preserve">최상층 </w:delText>
        </w:r>
      </w:del>
      <w:r w:rsidR="005B2137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토양수분함량을 비교한 그림이다. </w:t>
      </w:r>
      <w:ins w:id="17" w:author="User" w:date="2018-11-28T16:29:00Z">
        <w:r w:rsidR="00377BCF">
          <w:rPr>
            <w:rFonts w:ascii="바탕" w:eastAsia="바탕" w:hAnsi="바탕" w:cs="Times New Roman" w:hint="eastAsia"/>
            <w:kern w:val="0"/>
            <w:sz w:val="22"/>
            <w:szCs w:val="22"/>
            <w:shd w:val="clear" w:color="auto" w:fill="FFFFFF"/>
          </w:rPr>
          <w:t>보성 논 관측지의 경우 0.2 m 깊이</w:t>
        </w:r>
      </w:ins>
      <w:ins w:id="18" w:author="User" w:date="2018-11-28T16:31:00Z">
        <w:r w:rsidR="00377BCF">
          <w:rPr>
            <w:rFonts w:ascii="바탕" w:eastAsia="바탕" w:hAnsi="바탕" w:cs="Times New Roman" w:hint="eastAsia"/>
            <w:kern w:val="0"/>
            <w:sz w:val="22"/>
            <w:szCs w:val="22"/>
            <w:shd w:val="clear" w:color="auto" w:fill="FFFFFF"/>
          </w:rPr>
          <w:t>에서</w:t>
        </w:r>
      </w:ins>
      <w:ins w:id="19" w:author="User" w:date="2018-11-28T16:29:00Z">
        <w:r w:rsidR="00377BCF">
          <w:rPr>
            <w:rFonts w:ascii="바탕" w:eastAsia="바탕" w:hAnsi="바탕" w:cs="Times New Roman" w:hint="eastAsia"/>
            <w:kern w:val="0"/>
            <w:sz w:val="22"/>
            <w:szCs w:val="22"/>
            <w:shd w:val="clear" w:color="auto" w:fill="FFFFFF"/>
          </w:rPr>
          <w:t xml:space="preserve"> 관측</w:t>
        </w:r>
      </w:ins>
      <w:ins w:id="20" w:author="User" w:date="2018-11-28T16:31:00Z">
        <w:r w:rsidR="00377BCF">
          <w:rPr>
            <w:rFonts w:ascii="바탕" w:eastAsia="바탕" w:hAnsi="바탕" w:cs="Times New Roman" w:hint="eastAsia"/>
            <w:kern w:val="0"/>
            <w:sz w:val="22"/>
            <w:szCs w:val="22"/>
            <w:shd w:val="clear" w:color="auto" w:fill="FFFFFF"/>
          </w:rPr>
          <w:t xml:space="preserve">한 </w:t>
        </w:r>
      </w:ins>
      <w:ins w:id="21" w:author="User" w:date="2018-11-28T16:29:00Z">
        <w:r w:rsidR="00377BCF">
          <w:rPr>
            <w:rFonts w:ascii="바탕" w:eastAsia="바탕" w:hAnsi="바탕" w:cs="Times New Roman" w:hint="eastAsia"/>
            <w:kern w:val="0"/>
            <w:sz w:val="22"/>
            <w:szCs w:val="22"/>
            <w:shd w:val="clear" w:color="auto" w:fill="FFFFFF"/>
          </w:rPr>
          <w:t xml:space="preserve">자료와 0.25 m </w:t>
        </w:r>
      </w:ins>
      <w:ins w:id="22" w:author="User" w:date="2018-11-28T16:30:00Z">
        <w:r w:rsidR="00377BCF">
          <w:rPr>
            <w:rFonts w:ascii="바탕" w:eastAsia="바탕" w:hAnsi="바탕" w:cs="Times New Roman" w:hint="eastAsia"/>
            <w:kern w:val="0"/>
            <w:sz w:val="22"/>
            <w:szCs w:val="22"/>
            <w:shd w:val="clear" w:color="auto" w:fill="FFFFFF"/>
          </w:rPr>
          <w:t>깊이(두번째 토양층)</w:t>
        </w:r>
      </w:ins>
      <w:ins w:id="23" w:author="User" w:date="2018-11-28T16:31:00Z">
        <w:r w:rsidR="00377BCF">
          <w:rPr>
            <w:rFonts w:ascii="바탕" w:eastAsia="바탕" w:hAnsi="바탕" w:cs="Times New Roman" w:hint="eastAsia"/>
            <w:kern w:val="0"/>
            <w:sz w:val="22"/>
            <w:szCs w:val="22"/>
            <w:shd w:val="clear" w:color="auto" w:fill="FFFFFF"/>
          </w:rPr>
          <w:t>의</w:t>
        </w:r>
      </w:ins>
      <w:ins w:id="24" w:author="User" w:date="2018-11-28T16:30:00Z">
        <w:r w:rsidR="00377BCF">
          <w:rPr>
            <w:rFonts w:ascii="바탕" w:eastAsia="바탕" w:hAnsi="바탕" w:cs="Times New Roman" w:hint="eastAsia"/>
            <w:kern w:val="0"/>
            <w:sz w:val="22"/>
            <w:szCs w:val="22"/>
            <w:shd w:val="clear" w:color="auto" w:fill="FFFFFF"/>
          </w:rPr>
          <w:t xml:space="preserve"> 모의</w:t>
        </w:r>
      </w:ins>
      <w:ins w:id="25" w:author="User" w:date="2018-11-28T16:31:00Z">
        <w:r w:rsidR="00377BCF">
          <w:rPr>
            <w:rFonts w:ascii="바탕" w:eastAsia="바탕" w:hAnsi="바탕" w:cs="Times New Roman" w:hint="eastAsia"/>
            <w:kern w:val="0"/>
            <w:sz w:val="22"/>
            <w:szCs w:val="22"/>
            <w:shd w:val="clear" w:color="auto" w:fill="FFFFFF"/>
          </w:rPr>
          <w:t>결과</w:t>
        </w:r>
      </w:ins>
      <w:ins w:id="26" w:author="User" w:date="2018-11-28T16:30:00Z">
        <w:r w:rsidR="00377BCF">
          <w:rPr>
            <w:rFonts w:ascii="바탕" w:eastAsia="바탕" w:hAnsi="바탕" w:cs="Times New Roman" w:hint="eastAsia"/>
            <w:kern w:val="0"/>
            <w:sz w:val="22"/>
            <w:szCs w:val="22"/>
            <w:shd w:val="clear" w:color="auto" w:fill="FFFFFF"/>
          </w:rPr>
          <w:t>를 비교했으며, 안동 농경지의 경우 관측자료와 모의결과 모두 0.1 m 깊이</w:t>
        </w:r>
      </w:ins>
      <w:ins w:id="27" w:author="User" w:date="2018-11-28T16:31:00Z">
        <w:r w:rsidR="00377BCF">
          <w:rPr>
            <w:rFonts w:ascii="바탕" w:eastAsia="바탕" w:hAnsi="바탕" w:cs="Times New Roman" w:hint="eastAsia"/>
            <w:kern w:val="0"/>
            <w:sz w:val="22"/>
            <w:szCs w:val="22"/>
            <w:shd w:val="clear" w:color="auto" w:fill="FFFFFF"/>
          </w:rPr>
          <w:t xml:space="preserve">의 값을 비교하였다.  </w:t>
        </w:r>
      </w:ins>
      <w:r w:rsidR="00EE5FA9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lastRenderedPageBreak/>
        <w:t>논</w:t>
      </w:r>
      <w:r w:rsidR="000B6938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에서</w:t>
      </w:r>
      <w:r w:rsidR="00DA099C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는 벼 재배 기간에는 대체로 </w:t>
      </w:r>
      <w:r w:rsidR="007B47ED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토양수분이 관개에 의해 포화상태를 유지하며,</w:t>
      </w:r>
      <w:r w:rsidR="007B47ED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 xml:space="preserve"> </w:t>
      </w:r>
      <w:r w:rsidR="007B47ED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논의 </w:t>
      </w:r>
      <w:r w:rsidR="000B6938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토양수분 직접 관측</w:t>
      </w:r>
      <w:r w:rsidR="007B47ED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은</w:t>
      </w:r>
      <w:r w:rsidR="00D30A22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 현실적으로 어려운 점이 있어,</w:t>
      </w:r>
      <w:r w:rsidR="00D30A22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 xml:space="preserve"> </w:t>
      </w:r>
      <w:r w:rsidR="007B47ED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현재 보성 논에서의 토양수분</w:t>
      </w:r>
      <w:r w:rsidR="00EF0ECB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 관측</w:t>
      </w:r>
      <w:r w:rsidR="007B47ED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은 </w:t>
      </w:r>
      <w:r w:rsidR="00EF0ECB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플럭스 </w:t>
      </w:r>
      <w:r w:rsidR="007B47ED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관측지 </w:t>
      </w:r>
      <w:r w:rsidR="00E43D82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주변의 초지에서 </w:t>
      </w:r>
      <w:r w:rsidR="00E003AF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수행</w:t>
      </w:r>
      <w:r w:rsidR="00E43D82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하고 있</w:t>
      </w:r>
      <w:r w:rsidR="00B036A3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기 때문에 실제 토양수분 환경보다 분명히 과소 평가할 </w:t>
      </w:r>
      <w:r w:rsidR="00415533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가능성이 높으므로 관측자료를 볼 때 주의해야 한다(</w:t>
      </w:r>
      <w:r w:rsidR="00415533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Fig. 6a)</w:t>
      </w:r>
      <w:r w:rsidR="00E43D82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.</w:t>
      </w:r>
      <w:r w:rsidR="00DF04D2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 xml:space="preserve"> </w:t>
      </w:r>
      <w:r w:rsidR="00D8708F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두 실험모두 </w:t>
      </w:r>
      <w:r w:rsidR="009840A8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관측의 </w:t>
      </w:r>
      <w:r w:rsidR="00D8708F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변화 경향을 잘 </w:t>
      </w:r>
      <w:r w:rsidR="009840A8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따르고</w:t>
      </w:r>
      <w:r w:rsidR="00D8708F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 있지만,</w:t>
      </w:r>
      <w:r w:rsidR="00D8708F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 xml:space="preserve"> </w:t>
      </w:r>
      <w:r w:rsidR="003512E8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포화</w:t>
      </w:r>
      <w:r w:rsidR="00214D55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토양수분</w:t>
      </w:r>
      <w:r w:rsidR="003512E8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함량</w:t>
      </w:r>
      <w:r w:rsidR="00A87F8B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의</w:t>
      </w:r>
      <w:r w:rsidR="003512E8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 기준</w:t>
      </w:r>
      <w:r w:rsidR="00A87F8B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(</w:t>
      </w:r>
      <w:r w:rsidR="00A87F8B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sm_sat</w:t>
      </w:r>
      <w:r w:rsidR="00521D66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, volumetric soil moisture content at saturation</w:t>
      </w:r>
      <w:r w:rsidR="00A87F8B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)</w:t>
      </w:r>
      <w:r w:rsidR="00214D55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 </w:t>
      </w:r>
      <w:r w:rsidR="003512E8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처방</w:t>
      </w:r>
      <w:r w:rsidR="00AD3AE5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에</w:t>
      </w:r>
      <w:r w:rsidR="00AF57F6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 따라 </w:t>
      </w:r>
      <w:r w:rsidR="000C226F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JULES-L</w:t>
      </w:r>
      <w:r w:rsidR="00C0282F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(0.491 m</w:t>
      </w:r>
      <w:r w:rsidR="00C0282F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  <w:vertAlign w:val="superscript"/>
        </w:rPr>
        <w:t>3</w:t>
      </w:r>
      <w:r w:rsidR="00C0282F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 xml:space="preserve"> m</w:t>
      </w:r>
      <w:r w:rsidR="00C0282F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  <w:vertAlign w:val="superscript"/>
        </w:rPr>
        <w:t>-3</w:t>
      </w:r>
      <w:r w:rsidR="00C0282F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)</w:t>
      </w:r>
      <w:r w:rsidR="000C226F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이 </w:t>
      </w:r>
      <w:r w:rsidR="000C226F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JULES-G</w:t>
      </w:r>
      <w:r w:rsidR="00C0282F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(0.</w:t>
      </w:r>
      <w:r w:rsidR="00D94AAD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447</w:t>
      </w:r>
      <w:r w:rsidR="00C0282F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 xml:space="preserve"> m</w:t>
      </w:r>
      <w:r w:rsidR="00C0282F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  <w:vertAlign w:val="superscript"/>
        </w:rPr>
        <w:t>3</w:t>
      </w:r>
      <w:r w:rsidR="00C0282F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 xml:space="preserve"> m</w:t>
      </w:r>
      <w:r w:rsidR="00C0282F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  <w:vertAlign w:val="superscript"/>
        </w:rPr>
        <w:t>-3</w:t>
      </w:r>
      <w:r w:rsidR="00C0282F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)</w:t>
      </w:r>
      <w:r w:rsidR="000C226F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보다 전반적으로 </w:t>
      </w:r>
      <w:r w:rsidR="00D94AAD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토양을 습윤하게 모의하</w:t>
      </w:r>
      <w:r w:rsidR="008F3801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였</w:t>
      </w:r>
      <w:r w:rsidR="00D94AAD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다.</w:t>
      </w:r>
      <w:r w:rsidR="007846C7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 xml:space="preserve"> </w:t>
      </w:r>
      <w:r w:rsidR="00353563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안동 농경지에 대한 모의에서도 동일하게 </w:t>
      </w:r>
      <w:r w:rsidR="00353563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JULES-L(</w:t>
      </w:r>
      <w:r w:rsidR="00941BA3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0.434</w:t>
      </w:r>
      <w:r w:rsidR="00353563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)</w:t>
      </w:r>
      <w:r w:rsidR="00353563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이 </w:t>
      </w:r>
      <w:r w:rsidR="00353563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JULES-G(</w:t>
      </w:r>
      <w:r w:rsidR="00941BA3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0.427</w:t>
      </w:r>
      <w:r w:rsidR="00353563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)</w:t>
      </w:r>
      <w:r w:rsidR="00353563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보다 더 습윤하게 토양을 모의하였다</w:t>
      </w:r>
      <w:r w:rsidR="00353563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.</w:t>
      </w:r>
      <w:r w:rsidR="00941BA3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 xml:space="preserve"> </w:t>
      </w:r>
      <w:r w:rsidR="00EC562A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향후 농촌진흥청의 토양 보조자료를 사용함에 있어서 토양수분 모의가 더 습윤 할 수 있음을 주의해야 할 것이다.</w:t>
      </w:r>
      <w:r w:rsidR="00845E5C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 xml:space="preserve"> </w:t>
      </w:r>
      <w:r w:rsidR="00845E5C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또, </w:t>
      </w:r>
      <w:r w:rsidR="00C9543B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J</w:t>
      </w:r>
      <w:r w:rsidR="00C9543B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 xml:space="preserve">ULES </w:t>
      </w:r>
      <w:r w:rsidR="00C9543B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모델의 토양수분 모의결과는 관측보다 </w:t>
      </w:r>
      <w:r w:rsidR="00197C48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토양수분함량의 변동폭이 더 크게 나타났다.</w:t>
      </w:r>
      <w:r w:rsidR="00197C48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 xml:space="preserve"> </w:t>
      </w:r>
      <w:r w:rsidR="00197C48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이는 </w:t>
      </w:r>
      <w:r w:rsidR="00751612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토양의 </w:t>
      </w:r>
      <w:r w:rsidR="000873AB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수리전도도</w:t>
      </w:r>
      <w:r w:rsidR="00C7381B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(</w:t>
      </w:r>
      <w:r w:rsidR="00C7381B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hydraulic conductivity)</w:t>
      </w:r>
      <w:r w:rsidR="00C7381B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 및 그</w:t>
      </w:r>
      <w:r w:rsidR="000873AB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와 관련</w:t>
      </w:r>
      <w:r w:rsidR="00C7381B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된 매개변수의 처방</w:t>
      </w:r>
      <w:r w:rsidR="00CC49F1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 xml:space="preserve">에 </w:t>
      </w:r>
      <w:r w:rsidR="00CC49F1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의해 결정되는 것</w:t>
      </w:r>
      <w:r w:rsidR="00AA70B7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인데</w:t>
      </w:r>
      <w:r w:rsidR="00CC49F1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,</w:t>
      </w:r>
      <w:r w:rsidR="00CC49F1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 xml:space="preserve"> </w:t>
      </w:r>
      <w:r w:rsidR="00CC49F1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국내에서는 </w:t>
      </w:r>
      <w:r w:rsidR="00731CD9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현재 </w:t>
      </w:r>
      <w:r w:rsidR="00CC49F1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해당 분야의 연구가 부족한 실정</w:t>
      </w:r>
      <w:r w:rsidR="00DF2E59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이</w:t>
      </w:r>
      <w:r w:rsidR="0083467A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다.</w:t>
      </w:r>
    </w:p>
    <w:p w14:paraId="66D374BC" w14:textId="28B4BE00" w:rsidR="00FC1811" w:rsidRPr="00A133DE" w:rsidRDefault="00FC1811" w:rsidP="00CC55C4">
      <w:pPr>
        <w:shd w:val="clear" w:color="auto" w:fill="FFFFFF"/>
        <w:wordWrap/>
        <w:snapToGrid w:val="0"/>
        <w:spacing w:after="0" w:line="480" w:lineRule="auto"/>
        <w:textAlignment w:val="baseline"/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</w:pPr>
      <w:r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J</w:t>
      </w:r>
      <w:r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ULES-L</w:t>
      </w:r>
      <w:r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의 토양수분함량이 </w:t>
      </w:r>
      <w:r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JULES-G</w:t>
      </w:r>
      <w:r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보다 </w:t>
      </w:r>
      <w:r w:rsidR="008E5094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높았기 때문에,</w:t>
      </w:r>
      <w:r w:rsidR="008E5094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 xml:space="preserve"> </w:t>
      </w:r>
      <w:r w:rsidR="008E5094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더 큰 잠열</w:t>
      </w:r>
      <w:r w:rsidR="00997CA8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 </w:t>
      </w:r>
      <w:r w:rsidR="008E5094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플럭스의 모의를 예상할 수 있다.</w:t>
      </w:r>
      <w:r w:rsidR="008E5094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 xml:space="preserve"> </w:t>
      </w:r>
      <w:r w:rsidR="000541C8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하지만 안동 농경지에서는 오히려 잠열 플럭스가 </w:t>
      </w:r>
      <w:r w:rsidR="000541C8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JULES-L</w:t>
      </w:r>
      <w:r w:rsidR="000541C8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에서 </w:t>
      </w:r>
      <w:r w:rsidR="00DC6BBA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J</w:t>
      </w:r>
      <w:r w:rsidR="00DC6BBA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ULES-G</w:t>
      </w:r>
      <w:r w:rsidR="00DC6BBA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보다 </w:t>
      </w:r>
      <w:r w:rsidR="000541C8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더 낮게 나타났는데(</w:t>
      </w:r>
      <w:r w:rsidR="000541C8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 xml:space="preserve">Fig. </w:t>
      </w:r>
      <w:r w:rsidR="008433D2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5c, f</w:t>
      </w:r>
      <w:r w:rsidR="000541C8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)</w:t>
      </w:r>
      <w:r w:rsidR="000541C8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,</w:t>
      </w:r>
      <w:r w:rsidR="000541C8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 xml:space="preserve"> </w:t>
      </w:r>
      <w:r w:rsidR="009E16A3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이는 토양피복의 대부분이 </w:t>
      </w:r>
      <w:r w:rsidR="005A47AF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J</w:t>
      </w:r>
      <w:r w:rsidR="005A47AF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 xml:space="preserve">ULES-L </w:t>
      </w:r>
      <w:r w:rsidR="005A47AF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실험에서 </w:t>
      </w:r>
      <w:r w:rsidR="009E16A3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키가 큰 숲</w:t>
      </w:r>
      <w:r w:rsidR="0019446A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(</w:t>
      </w:r>
      <w:r w:rsidR="0019446A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broad leaf, needle leaf)</w:t>
      </w:r>
      <w:r w:rsidR="009E16A3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으로 변화한 것과 관련이 있다(</w:t>
      </w:r>
      <w:r w:rsidR="009E16A3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Table 2)</w:t>
      </w:r>
      <w:r w:rsidR="009E16A3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.</w:t>
      </w:r>
      <w:r w:rsidR="00F350BD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 xml:space="preserve"> </w:t>
      </w:r>
      <w:r w:rsidR="00FA7B43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뿐만 아니라 식생의 증산 과정에 수분</w:t>
      </w:r>
      <w:r w:rsidR="00FA7B43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 xml:space="preserve"> </w:t>
      </w:r>
      <w:r w:rsidR="00FA7B43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부족 스트레스를 반영하는 </w:t>
      </w:r>
      <w:r w:rsidR="009C2245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토양수분 임계점(</w:t>
      </w:r>
      <w:r w:rsidR="009C2245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sm_crit, critical point)</w:t>
      </w:r>
      <w:r w:rsidR="00A85888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과 증산을 전혀 하지 않는 </w:t>
      </w:r>
      <w:r w:rsidR="001944C5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위조점(</w:t>
      </w:r>
      <w:r w:rsidR="001944C5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sm_wilt, wilting point)</w:t>
      </w:r>
      <w:r w:rsidR="00BF6083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가 </w:t>
      </w:r>
      <w:r w:rsidR="00BF6083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JULES-G</w:t>
      </w:r>
      <w:r w:rsidR="00BF6083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와 비교했을 때,</w:t>
      </w:r>
      <w:r w:rsidR="00BF6083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 xml:space="preserve"> </w:t>
      </w:r>
      <w:r w:rsidR="00BF6083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각각 </w:t>
      </w:r>
      <w:r w:rsidR="00BF6083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0.265</w:t>
      </w:r>
      <w:r w:rsidR="00BF6083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에서 </w:t>
      </w:r>
      <w:r w:rsidR="00BF6083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0.303</w:t>
      </w:r>
      <w:r w:rsidR="00BF6083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으로,</w:t>
      </w:r>
      <w:r w:rsidR="00BF6083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 xml:space="preserve"> 0.142</w:t>
      </w:r>
      <w:r w:rsidR="00BF6083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에서 </w:t>
      </w:r>
      <w:r w:rsidR="00BF6083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>0.185</w:t>
      </w:r>
      <w:r w:rsidR="00BF6083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로 증가하여 </w:t>
      </w:r>
      <w:r w:rsidR="00E52E05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식생의 증산량의 제한이 </w:t>
      </w:r>
      <w:r w:rsidR="00E9401F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더 강하게 이루어진 점도 잠열 플럭스 감소에 영향을 미친것으로 보인다.</w:t>
      </w:r>
      <w:r w:rsidR="00E9401F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 xml:space="preserve"> </w:t>
      </w:r>
      <w:r w:rsidR="00E2162E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 xml:space="preserve">식생유형별 토양수분의 임계점이나 위조점에 </w:t>
      </w:r>
      <w:r w:rsidR="00E2162E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lastRenderedPageBreak/>
        <w:t>대한 연구도 부족한데,</w:t>
      </w:r>
      <w:r w:rsidR="00E2162E" w:rsidRPr="00A133DE"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  <w:t xml:space="preserve"> </w:t>
      </w:r>
      <w:r w:rsidR="00E2162E" w:rsidRPr="00A133DE">
        <w:rPr>
          <w:rFonts w:ascii="바탕" w:eastAsia="바탕" w:hAnsi="바탕" w:cs="Times New Roman" w:hint="eastAsia"/>
          <w:kern w:val="0"/>
          <w:sz w:val="22"/>
          <w:szCs w:val="22"/>
          <w:shd w:val="clear" w:color="auto" w:fill="FFFFFF"/>
        </w:rPr>
        <w:t>향후 토양의 물리적 특성과 관련한 연구가 관측과 모델 모두의 영역에서 더 이루어져야 할 것으로 보인다.</w:t>
      </w:r>
    </w:p>
    <w:p w14:paraId="08363B7D" w14:textId="46D9F61E" w:rsidR="0043593A" w:rsidRPr="00A133DE" w:rsidRDefault="0043593A" w:rsidP="00CC55C4">
      <w:pPr>
        <w:shd w:val="clear" w:color="auto" w:fill="FFFFFF"/>
        <w:wordWrap/>
        <w:snapToGrid w:val="0"/>
        <w:spacing w:after="0" w:line="480" w:lineRule="auto"/>
        <w:textAlignment w:val="baseline"/>
        <w:rPr>
          <w:rFonts w:ascii="바탕" w:eastAsia="바탕" w:hAnsi="바탕" w:cs="Times New Roman"/>
          <w:kern w:val="0"/>
          <w:sz w:val="22"/>
          <w:szCs w:val="22"/>
          <w:shd w:val="clear" w:color="auto" w:fill="FFFFFF"/>
        </w:rPr>
      </w:pPr>
    </w:p>
    <w:p w14:paraId="6C83711B" w14:textId="77777777" w:rsidR="00570683" w:rsidRDefault="00570683">
      <w:pPr>
        <w:widowControl/>
        <w:wordWrap/>
        <w:autoSpaceDE/>
        <w:autoSpaceDN/>
        <w:spacing w:after="0" w:line="240" w:lineRule="auto"/>
        <w:jc w:val="left"/>
        <w:rPr>
          <w:ins w:id="28" w:author="User" w:date="2018-11-28T19:28:00Z"/>
          <w:rFonts w:ascii="바탕" w:eastAsia="바탕" w:hAnsi="바탕" w:cs="Times New Roman"/>
          <w:b/>
          <w:kern w:val="0"/>
          <w:sz w:val="22"/>
          <w:szCs w:val="22"/>
          <w:shd w:val="clear" w:color="auto" w:fill="FFFFFF"/>
        </w:rPr>
      </w:pPr>
      <w:ins w:id="29" w:author="User" w:date="2018-11-28T19:28:00Z">
        <w:r>
          <w:rPr>
            <w:rFonts w:ascii="바탕" w:eastAsia="바탕" w:hAnsi="바탕" w:cs="Times New Roman"/>
            <w:b/>
            <w:kern w:val="0"/>
            <w:sz w:val="22"/>
            <w:szCs w:val="22"/>
            <w:shd w:val="clear" w:color="auto" w:fill="FFFFFF"/>
          </w:rPr>
          <w:br w:type="page"/>
        </w:r>
      </w:ins>
    </w:p>
    <w:p w14:paraId="1BA50B7C" w14:textId="0AE77516" w:rsidR="00057433" w:rsidRPr="00A133DE" w:rsidRDefault="00BB1A02" w:rsidP="008F583C">
      <w:pPr>
        <w:shd w:val="clear" w:color="auto" w:fill="FFFFFF"/>
        <w:wordWrap/>
        <w:snapToGrid w:val="0"/>
        <w:spacing w:after="0" w:line="480" w:lineRule="auto"/>
        <w:textAlignment w:val="baseline"/>
        <w:outlineLvl w:val="0"/>
        <w:rPr>
          <w:rFonts w:ascii="바탕" w:eastAsia="바탕" w:hAnsi="바탕" w:cs="Times New Roman"/>
          <w:b/>
          <w:kern w:val="0"/>
          <w:sz w:val="22"/>
          <w:szCs w:val="22"/>
          <w:shd w:val="clear" w:color="auto" w:fill="FFFFFF"/>
        </w:rPr>
      </w:pPr>
      <w:r w:rsidRPr="00A133DE">
        <w:rPr>
          <w:rFonts w:ascii="바탕" w:eastAsia="바탕" w:hAnsi="바탕" w:cs="Times New Roman"/>
          <w:b/>
          <w:kern w:val="0"/>
          <w:sz w:val="22"/>
          <w:szCs w:val="22"/>
          <w:shd w:val="clear" w:color="auto" w:fill="FFFFFF"/>
        </w:rPr>
        <w:lastRenderedPageBreak/>
        <w:t>4. 요약</w:t>
      </w:r>
      <w:r w:rsidR="00407440" w:rsidRPr="00A133DE">
        <w:rPr>
          <w:rFonts w:ascii="바탕" w:eastAsia="바탕" w:hAnsi="바탕" w:cs="Times New Roman" w:hint="eastAsia"/>
          <w:b/>
          <w:kern w:val="0"/>
          <w:sz w:val="22"/>
          <w:szCs w:val="22"/>
          <w:shd w:val="clear" w:color="auto" w:fill="FFFFFF"/>
        </w:rPr>
        <w:t xml:space="preserve"> 및 제언</w:t>
      </w:r>
    </w:p>
    <w:p w14:paraId="7CAF8248" w14:textId="78E63CA2" w:rsidR="001E2B4A" w:rsidRPr="00A133DE" w:rsidRDefault="00621CC4" w:rsidP="00CC55C4">
      <w:pPr>
        <w:shd w:val="clear" w:color="auto" w:fill="FFFFFF"/>
        <w:wordWrap/>
        <w:snapToGrid w:val="0"/>
        <w:spacing w:after="0" w:line="480" w:lineRule="auto"/>
        <w:textAlignment w:val="baseline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 w:hint="eastAsia"/>
          <w:sz w:val="22"/>
          <w:szCs w:val="22"/>
        </w:rPr>
        <w:t xml:space="preserve">본 연구는 </w:t>
      </w:r>
      <w:r w:rsidR="00F358FB" w:rsidRPr="00A133DE">
        <w:rPr>
          <w:rFonts w:ascii="바탕" w:eastAsia="바탕" w:hAnsi="바탕" w:cs="Times New Roman" w:hint="eastAsia"/>
          <w:sz w:val="22"/>
          <w:szCs w:val="22"/>
        </w:rPr>
        <w:t>보성과 안동</w:t>
      </w:r>
      <w:r w:rsidR="00EC413C" w:rsidRPr="00A133DE">
        <w:rPr>
          <w:rFonts w:ascii="바탕" w:eastAsia="바탕" w:hAnsi="바탕" w:cs="Times New Roman" w:hint="eastAsia"/>
          <w:sz w:val="22"/>
          <w:szCs w:val="22"/>
        </w:rPr>
        <w:t>에서 직접 관측한</w:t>
      </w:r>
      <w:r w:rsidR="00F358FB" w:rsidRPr="00A133DE">
        <w:rPr>
          <w:rFonts w:ascii="바탕" w:eastAsia="바탕" w:hAnsi="바탕" w:cs="Times New Roman" w:hint="eastAsia"/>
          <w:sz w:val="22"/>
          <w:szCs w:val="22"/>
        </w:rPr>
        <w:t xml:space="preserve"> </w:t>
      </w:r>
      <w:r w:rsidR="00EC413C" w:rsidRPr="00A133DE">
        <w:rPr>
          <w:rFonts w:ascii="바탕" w:eastAsia="바탕" w:hAnsi="바탕" w:cs="Times New Roman" w:hint="eastAsia"/>
          <w:sz w:val="22"/>
          <w:szCs w:val="22"/>
        </w:rPr>
        <w:t xml:space="preserve">지면 </w:t>
      </w:r>
      <w:r w:rsidR="00607D23" w:rsidRPr="00A133DE">
        <w:rPr>
          <w:rFonts w:ascii="바탕" w:eastAsia="바탕" w:hAnsi="바탕" w:cs="Times New Roman" w:hint="eastAsia"/>
          <w:sz w:val="22"/>
          <w:szCs w:val="22"/>
        </w:rPr>
        <w:t xml:space="preserve">에너지 </w:t>
      </w:r>
      <w:r w:rsidR="00EC413C" w:rsidRPr="00A133DE">
        <w:rPr>
          <w:rFonts w:ascii="바탕" w:eastAsia="바탕" w:hAnsi="바탕" w:cs="Times New Roman" w:hint="eastAsia"/>
          <w:sz w:val="22"/>
          <w:szCs w:val="22"/>
        </w:rPr>
        <w:t>플럭스 및 토양수분</w:t>
      </w:r>
      <w:r w:rsidR="00EC413C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EC413C" w:rsidRPr="00A133DE">
        <w:rPr>
          <w:rFonts w:ascii="바탕" w:eastAsia="바탕" w:hAnsi="바탕" w:cs="Times New Roman" w:hint="eastAsia"/>
          <w:sz w:val="22"/>
          <w:szCs w:val="22"/>
        </w:rPr>
        <w:t>자료를 활용하여,</w:t>
      </w:r>
      <w:r w:rsidR="00EC413C" w:rsidRPr="00A133DE">
        <w:rPr>
          <w:rFonts w:ascii="바탕" w:eastAsia="바탕" w:hAnsi="바탕" w:cs="Times New Roman"/>
          <w:sz w:val="22"/>
          <w:szCs w:val="22"/>
        </w:rPr>
        <w:t xml:space="preserve"> JULES </w:t>
      </w:r>
      <w:r w:rsidR="00EC413C" w:rsidRPr="00A133DE">
        <w:rPr>
          <w:rFonts w:ascii="바탕" w:eastAsia="바탕" w:hAnsi="바탕" w:cs="Times New Roman" w:hint="eastAsia"/>
          <w:sz w:val="22"/>
          <w:szCs w:val="22"/>
        </w:rPr>
        <w:t>모델의 농경지에 대한 모의성능을 살펴보았다.</w:t>
      </w:r>
      <w:r w:rsidR="00BD6C03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731ADA" w:rsidRPr="00A133DE">
        <w:rPr>
          <w:rFonts w:ascii="바탕" w:eastAsia="바탕" w:hAnsi="바탕" w:cs="Times New Roman" w:hint="eastAsia"/>
          <w:sz w:val="22"/>
          <w:szCs w:val="22"/>
        </w:rPr>
        <w:t xml:space="preserve">보성은 </w:t>
      </w:r>
      <w:r w:rsidR="00480A9A" w:rsidRPr="00A133DE">
        <w:rPr>
          <w:rFonts w:ascii="바탕" w:eastAsia="바탕" w:hAnsi="바탕" w:cs="Times New Roman" w:hint="eastAsia"/>
          <w:sz w:val="22"/>
          <w:szCs w:val="22"/>
        </w:rPr>
        <w:t>이모작을 수행하는 논</w:t>
      </w:r>
      <w:r w:rsidR="004C5D9C" w:rsidRPr="00A133DE">
        <w:rPr>
          <w:rFonts w:ascii="바탕" w:eastAsia="바탕" w:hAnsi="바탕" w:cs="Times New Roman" w:hint="eastAsia"/>
          <w:sz w:val="22"/>
          <w:szCs w:val="22"/>
        </w:rPr>
        <w:t>이며,</w:t>
      </w:r>
      <w:r w:rsidR="004C5D9C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4C5D9C" w:rsidRPr="00A133DE">
        <w:rPr>
          <w:rFonts w:ascii="바탕" w:eastAsia="바탕" w:hAnsi="바탕" w:cs="Times New Roman" w:hint="eastAsia"/>
          <w:sz w:val="22"/>
          <w:szCs w:val="22"/>
        </w:rPr>
        <w:t xml:space="preserve">안동은 </w:t>
      </w:r>
      <w:r w:rsidR="00003BAC" w:rsidRPr="00A133DE">
        <w:rPr>
          <w:rFonts w:ascii="바탕" w:eastAsia="바탕" w:hAnsi="바탕" w:cs="Times New Roman" w:hint="eastAsia"/>
          <w:sz w:val="22"/>
          <w:szCs w:val="22"/>
        </w:rPr>
        <w:t xml:space="preserve">생장기간동안 다양한 과일과 채소를 경작하는 </w:t>
      </w:r>
      <w:r w:rsidR="004C5D9C" w:rsidRPr="00A133DE">
        <w:rPr>
          <w:rFonts w:ascii="바탕" w:eastAsia="바탕" w:hAnsi="바탕" w:cs="Times New Roman" w:hint="eastAsia"/>
          <w:sz w:val="22"/>
          <w:szCs w:val="22"/>
        </w:rPr>
        <w:t>밭</w:t>
      </w:r>
      <w:r w:rsidR="00B66C23" w:rsidRPr="00A133DE">
        <w:rPr>
          <w:rFonts w:ascii="바탕" w:eastAsia="바탕" w:hAnsi="바탕" w:cs="Times New Roman" w:hint="eastAsia"/>
          <w:sz w:val="22"/>
          <w:szCs w:val="22"/>
        </w:rPr>
        <w:t>이다.</w:t>
      </w:r>
      <w:r w:rsidR="00003BAC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003BAC" w:rsidRPr="00A133DE">
        <w:rPr>
          <w:rFonts w:ascii="바탕" w:eastAsia="바탕" w:hAnsi="바탕" w:cs="Times New Roman" w:hint="eastAsia"/>
          <w:sz w:val="22"/>
          <w:szCs w:val="22"/>
        </w:rPr>
        <w:t>논</w:t>
      </w:r>
      <w:r w:rsidR="00003BAC" w:rsidRPr="00A133DE">
        <w:rPr>
          <w:rFonts w:ascii="바탕" w:eastAsia="바탕" w:hAnsi="바탕" w:cs="Times New Roman"/>
          <w:sz w:val="22"/>
          <w:szCs w:val="22"/>
        </w:rPr>
        <w:t>(11.2%)</w:t>
      </w:r>
      <w:r w:rsidR="00003BAC" w:rsidRPr="00A133DE">
        <w:rPr>
          <w:rFonts w:ascii="바탕" w:eastAsia="바탕" w:hAnsi="바탕" w:cs="Times New Roman" w:hint="eastAsia"/>
          <w:sz w:val="22"/>
          <w:szCs w:val="22"/>
        </w:rPr>
        <w:t>과 밭(</w:t>
      </w:r>
      <w:r w:rsidR="00003BAC" w:rsidRPr="00A133DE">
        <w:rPr>
          <w:rFonts w:ascii="바탕" w:eastAsia="바탕" w:hAnsi="바탕" w:cs="Times New Roman"/>
          <w:sz w:val="22"/>
          <w:szCs w:val="22"/>
        </w:rPr>
        <w:t>7.6%)</w:t>
      </w:r>
      <w:r w:rsidR="00003BAC" w:rsidRPr="00A133DE">
        <w:rPr>
          <w:rFonts w:ascii="바탕" w:eastAsia="바탕" w:hAnsi="바탕" w:cs="Times New Roman" w:hint="eastAsia"/>
          <w:sz w:val="22"/>
          <w:szCs w:val="22"/>
        </w:rPr>
        <w:t xml:space="preserve">은 국토의 </w:t>
      </w:r>
      <w:r w:rsidR="00B66C23" w:rsidRPr="00A133DE">
        <w:rPr>
          <w:rFonts w:ascii="바탕" w:eastAsia="바탕" w:hAnsi="바탕" w:cs="Times New Roman" w:hint="eastAsia"/>
          <w:sz w:val="22"/>
          <w:szCs w:val="22"/>
        </w:rPr>
        <w:t xml:space="preserve">상당 부분을 차지하는 중요한 지표 피복으로 이 곳에서의 지면-대기 상호작용을 정확하게 이해하는 것은 우리나라의 기상/기후 예측의 불확실성을 저감하기 위해서 </w:t>
      </w:r>
      <w:r w:rsidR="003866AD" w:rsidRPr="00A133DE">
        <w:rPr>
          <w:rFonts w:ascii="바탕" w:eastAsia="바탕" w:hAnsi="바탕" w:cs="Times New Roman" w:hint="eastAsia"/>
          <w:sz w:val="22"/>
          <w:szCs w:val="22"/>
        </w:rPr>
        <w:t xml:space="preserve">반드시 </w:t>
      </w:r>
      <w:r w:rsidR="000D286A" w:rsidRPr="00A133DE">
        <w:rPr>
          <w:rFonts w:ascii="바탕" w:eastAsia="바탕" w:hAnsi="바탕" w:cs="Times New Roman" w:hint="eastAsia"/>
          <w:sz w:val="22"/>
          <w:szCs w:val="22"/>
        </w:rPr>
        <w:t>선행</w:t>
      </w:r>
      <w:r w:rsidR="000D286A">
        <w:rPr>
          <w:rFonts w:ascii="바탕" w:eastAsia="바탕" w:hAnsi="바탕" w:cs="Times New Roman" w:hint="eastAsia"/>
          <w:sz w:val="22"/>
          <w:szCs w:val="22"/>
        </w:rPr>
        <w:t>해야할 과제이다</w:t>
      </w:r>
      <w:r w:rsidR="00BB7F9B" w:rsidRPr="00A133DE">
        <w:rPr>
          <w:rFonts w:ascii="바탕" w:eastAsia="바탕" w:hAnsi="바탕" w:cs="Times New Roman" w:hint="eastAsia"/>
          <w:sz w:val="22"/>
          <w:szCs w:val="22"/>
        </w:rPr>
        <w:t>.</w:t>
      </w:r>
    </w:p>
    <w:p w14:paraId="34751C9C" w14:textId="77777777" w:rsidR="00ED1EC5" w:rsidRPr="00A133DE" w:rsidRDefault="00243BDF" w:rsidP="00CC55C4">
      <w:pPr>
        <w:shd w:val="clear" w:color="auto" w:fill="FFFFFF"/>
        <w:wordWrap/>
        <w:snapToGrid w:val="0"/>
        <w:spacing w:after="0" w:line="480" w:lineRule="auto"/>
        <w:textAlignment w:val="baseline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 w:hint="eastAsia"/>
          <w:sz w:val="22"/>
          <w:szCs w:val="22"/>
        </w:rPr>
        <w:t>두 관측 지점에서 에디공분산 시스템을 이용하여 복사 및 난류 에너지 플럭스</w:t>
      </w:r>
      <w:r w:rsidR="000E07C4" w:rsidRPr="00A133DE">
        <w:rPr>
          <w:rFonts w:ascii="바탕" w:eastAsia="바탕" w:hAnsi="바탕" w:cs="Times New Roman" w:hint="eastAsia"/>
          <w:sz w:val="22"/>
          <w:szCs w:val="22"/>
        </w:rPr>
        <w:t xml:space="preserve">를 </w:t>
      </w:r>
      <w:r w:rsidR="000E07C4" w:rsidRPr="00A133DE">
        <w:rPr>
          <w:rFonts w:ascii="바탕" w:eastAsia="바탕" w:hAnsi="바탕" w:cs="Times New Roman"/>
          <w:sz w:val="22"/>
          <w:szCs w:val="22"/>
        </w:rPr>
        <w:t>1</w:t>
      </w:r>
      <w:r w:rsidR="000E07C4" w:rsidRPr="00A133DE">
        <w:rPr>
          <w:rFonts w:ascii="바탕" w:eastAsia="바탕" w:hAnsi="바탕" w:cs="Times New Roman" w:hint="eastAsia"/>
          <w:sz w:val="22"/>
          <w:szCs w:val="22"/>
        </w:rPr>
        <w:t xml:space="preserve">년간 연속 관측한 자료를 </w:t>
      </w:r>
      <w:r w:rsidR="004214D7" w:rsidRPr="00A133DE">
        <w:rPr>
          <w:rFonts w:ascii="바탕" w:eastAsia="바탕" w:hAnsi="바탕" w:cs="Times New Roman" w:hint="eastAsia"/>
          <w:sz w:val="22"/>
          <w:szCs w:val="22"/>
        </w:rPr>
        <w:t>연구에 활용하였다.</w:t>
      </w:r>
      <w:r w:rsidR="004214D7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BD6C03" w:rsidRPr="00A133DE">
        <w:rPr>
          <w:rFonts w:ascii="바탕" w:eastAsia="바탕" w:hAnsi="바탕" w:cs="Times New Roman" w:hint="eastAsia"/>
          <w:sz w:val="22"/>
          <w:szCs w:val="22"/>
        </w:rPr>
        <w:t>관측자료와 모델의 모의결과를 비교함에 있어서 관측자료의 공간대표성을 이해하는 과정은 매우 중요</w:t>
      </w:r>
      <w:r w:rsidR="00A8454E" w:rsidRPr="00A133DE">
        <w:rPr>
          <w:rFonts w:ascii="바탕" w:eastAsia="바탕" w:hAnsi="바탕" w:cs="Times New Roman" w:hint="eastAsia"/>
          <w:sz w:val="22"/>
          <w:szCs w:val="22"/>
        </w:rPr>
        <w:t>한데,</w:t>
      </w:r>
      <w:r w:rsidR="00A8454E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A8454E" w:rsidRPr="00A133DE">
        <w:rPr>
          <w:rFonts w:ascii="바탕" w:eastAsia="바탕" w:hAnsi="바탕" w:cs="Times New Roman" w:hint="eastAsia"/>
          <w:sz w:val="22"/>
          <w:szCs w:val="22"/>
        </w:rPr>
        <w:t>본 연구에서는 발자국 분석 방법을 이용하여</w:t>
      </w:r>
      <w:r w:rsidR="00A8454E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A8454E" w:rsidRPr="00A133DE">
        <w:rPr>
          <w:rFonts w:ascii="바탕" w:eastAsia="바탕" w:hAnsi="바탕" w:cs="Times New Roman" w:hint="eastAsia"/>
          <w:sz w:val="22"/>
          <w:szCs w:val="22"/>
        </w:rPr>
        <w:t xml:space="preserve">관측한 복사 및 난류 에너지 플럭스가 </w:t>
      </w:r>
      <w:r w:rsidR="003053F6" w:rsidRPr="00A133DE">
        <w:rPr>
          <w:rFonts w:ascii="바탕" w:eastAsia="바탕" w:hAnsi="바탕" w:cs="Times New Roman" w:hint="eastAsia"/>
          <w:sz w:val="22"/>
          <w:szCs w:val="22"/>
        </w:rPr>
        <w:t>각 관측지에서 적절하게 대상 피복을 관측하고 있음을 평가하였다.</w:t>
      </w:r>
    </w:p>
    <w:p w14:paraId="54BF74BA" w14:textId="494D0632" w:rsidR="00050400" w:rsidRPr="00A133DE" w:rsidRDefault="00050400" w:rsidP="00CC55C4">
      <w:pPr>
        <w:shd w:val="clear" w:color="auto" w:fill="FFFFFF"/>
        <w:wordWrap/>
        <w:snapToGrid w:val="0"/>
        <w:spacing w:after="0" w:line="480" w:lineRule="auto"/>
        <w:textAlignment w:val="baseline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 w:hint="eastAsia"/>
          <w:sz w:val="22"/>
          <w:szCs w:val="22"/>
        </w:rPr>
        <w:t>J</w:t>
      </w:r>
      <w:r w:rsidRPr="00A133DE">
        <w:rPr>
          <w:rFonts w:ascii="바탕" w:eastAsia="바탕" w:hAnsi="바탕" w:cs="Times New Roman"/>
          <w:sz w:val="22"/>
          <w:szCs w:val="22"/>
        </w:rPr>
        <w:t>ULES</w:t>
      </w:r>
      <w:r w:rsidRPr="00A133DE">
        <w:rPr>
          <w:rFonts w:ascii="바탕" w:eastAsia="바탕" w:hAnsi="바탕" w:cs="Times New Roman" w:hint="eastAsia"/>
          <w:sz w:val="22"/>
          <w:szCs w:val="22"/>
        </w:rPr>
        <w:t xml:space="preserve"> 모델의 성능 검증은 현업 </w:t>
      </w:r>
      <w:r w:rsidRPr="00A133DE">
        <w:rPr>
          <w:rFonts w:ascii="바탕" w:eastAsia="바탕" w:hAnsi="바탕" w:cs="Times New Roman"/>
          <w:sz w:val="22"/>
          <w:szCs w:val="22"/>
        </w:rPr>
        <w:t>LDAPS</w:t>
      </w:r>
      <w:r w:rsidRPr="00A133DE">
        <w:rPr>
          <w:rFonts w:ascii="바탕" w:eastAsia="바탕" w:hAnsi="바탕" w:cs="Times New Roman" w:hint="eastAsia"/>
          <w:sz w:val="22"/>
          <w:szCs w:val="22"/>
        </w:rPr>
        <w:t xml:space="preserve">에서 사용하고 있는 매개변수 처방 및 초기조건을 </w:t>
      </w:r>
      <w:r w:rsidR="00ED1EC5" w:rsidRPr="00A133DE">
        <w:rPr>
          <w:rFonts w:ascii="바탕" w:eastAsia="바탕" w:hAnsi="바탕" w:cs="Times New Roman" w:hint="eastAsia"/>
          <w:sz w:val="22"/>
          <w:szCs w:val="22"/>
        </w:rPr>
        <w:t xml:space="preserve">사용한 </w:t>
      </w:r>
      <w:r w:rsidR="00ED1EC5" w:rsidRPr="00A133DE">
        <w:rPr>
          <w:rFonts w:ascii="바탕" w:eastAsia="바탕" w:hAnsi="바탕" w:cs="Times New Roman"/>
          <w:sz w:val="22"/>
          <w:szCs w:val="22"/>
        </w:rPr>
        <w:t xml:space="preserve">JULES-G </w:t>
      </w:r>
      <w:r w:rsidR="00ED1EC5" w:rsidRPr="00A133DE">
        <w:rPr>
          <w:rFonts w:ascii="바탕" w:eastAsia="바탕" w:hAnsi="바탕" w:cs="Times New Roman" w:hint="eastAsia"/>
          <w:sz w:val="22"/>
          <w:szCs w:val="22"/>
        </w:rPr>
        <w:t xml:space="preserve">실험과 환경부와 농촌진흥청 등에서 </w:t>
      </w:r>
      <w:r w:rsidR="008B1064" w:rsidRPr="00A133DE">
        <w:rPr>
          <w:rFonts w:ascii="바탕" w:eastAsia="바탕" w:hAnsi="바탕" w:cs="Times New Roman" w:hint="eastAsia"/>
          <w:sz w:val="22"/>
          <w:szCs w:val="22"/>
        </w:rPr>
        <w:t>구축한 고해상도 보조자료(지표피복비율</w:t>
      </w:r>
      <w:r w:rsidR="008B1064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8B1064" w:rsidRPr="00A133DE">
        <w:rPr>
          <w:rFonts w:ascii="바탕" w:eastAsia="바탕" w:hAnsi="바탕" w:cs="Times New Roman" w:hint="eastAsia"/>
          <w:sz w:val="22"/>
          <w:szCs w:val="22"/>
        </w:rPr>
        <w:t xml:space="preserve">및 토양 매개변수 처방값)를 사용한 </w:t>
      </w:r>
      <w:r w:rsidR="008B1064" w:rsidRPr="00A133DE">
        <w:rPr>
          <w:rFonts w:ascii="바탕" w:eastAsia="바탕" w:hAnsi="바탕" w:cs="Times New Roman"/>
          <w:sz w:val="22"/>
          <w:szCs w:val="22"/>
        </w:rPr>
        <w:t xml:space="preserve">JULES-L </w:t>
      </w:r>
      <w:r w:rsidR="008B1064" w:rsidRPr="00A133DE">
        <w:rPr>
          <w:rFonts w:ascii="바탕" w:eastAsia="바탕" w:hAnsi="바탕" w:cs="Times New Roman" w:hint="eastAsia"/>
          <w:sz w:val="22"/>
          <w:szCs w:val="22"/>
        </w:rPr>
        <w:t>실험으로 구</w:t>
      </w:r>
      <w:r w:rsidR="0077529C" w:rsidRPr="00A133DE">
        <w:rPr>
          <w:rFonts w:ascii="바탕" w:eastAsia="바탕" w:hAnsi="바탕" w:cs="Times New Roman" w:hint="eastAsia"/>
          <w:sz w:val="22"/>
          <w:szCs w:val="22"/>
        </w:rPr>
        <w:t>성하였다.</w:t>
      </w:r>
      <w:r w:rsidR="0077529C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4E4979" w:rsidRPr="00A133DE">
        <w:rPr>
          <w:rFonts w:ascii="바탕" w:eastAsia="바탕" w:hAnsi="바탕" w:cs="Times New Roman" w:hint="eastAsia"/>
          <w:sz w:val="22"/>
          <w:szCs w:val="22"/>
        </w:rPr>
        <w:t>모의 결과</w:t>
      </w:r>
      <w:r w:rsidR="00B770E2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8B70AB" w:rsidRPr="00A133DE">
        <w:rPr>
          <w:rFonts w:ascii="바탕" w:eastAsia="바탕" w:hAnsi="바탕" w:cs="Times New Roman" w:hint="eastAsia"/>
          <w:sz w:val="22"/>
          <w:szCs w:val="22"/>
        </w:rPr>
        <w:t xml:space="preserve">논에서는 </w:t>
      </w:r>
      <w:r w:rsidR="00DC36A1" w:rsidRPr="00A133DE">
        <w:rPr>
          <w:rFonts w:ascii="바탕" w:eastAsia="바탕" w:hAnsi="바탕" w:cs="Times New Roman" w:hint="eastAsia"/>
          <w:sz w:val="22"/>
          <w:szCs w:val="22"/>
        </w:rPr>
        <w:t>지면 모델</w:t>
      </w:r>
      <w:r w:rsidR="008B70AB" w:rsidRPr="00A133DE">
        <w:rPr>
          <w:rFonts w:ascii="바탕" w:eastAsia="바탕" w:hAnsi="바탕" w:cs="Times New Roman" w:hint="eastAsia"/>
          <w:sz w:val="22"/>
          <w:szCs w:val="22"/>
        </w:rPr>
        <w:t>이 논의 관개를 고려하지 못하는 문제로</w:t>
      </w:r>
      <w:r w:rsidR="008B70AB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8B70AB" w:rsidRPr="00A133DE">
        <w:rPr>
          <w:rFonts w:ascii="바탕" w:eastAsia="바탕" w:hAnsi="바탕" w:cs="Times New Roman" w:hint="eastAsia"/>
          <w:sz w:val="22"/>
          <w:szCs w:val="22"/>
        </w:rPr>
        <w:t>잠열의 과소 모의가 두드러졌</w:t>
      </w:r>
      <w:r w:rsidR="00930FFC" w:rsidRPr="00A133DE">
        <w:rPr>
          <w:rFonts w:ascii="바탕" w:eastAsia="바탕" w:hAnsi="바탕" w:cs="Times New Roman" w:hint="eastAsia"/>
          <w:sz w:val="22"/>
          <w:szCs w:val="22"/>
        </w:rPr>
        <w:t>으며,</w:t>
      </w:r>
      <w:r w:rsidR="00930FFC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ins w:id="30" w:author="User" w:date="2018-11-28T19:31:00Z">
        <w:r w:rsidR="00570683">
          <w:rPr>
            <w:rFonts w:ascii="바탕" w:eastAsia="바탕" w:hAnsi="바탕" w:cs="Times New Roman" w:hint="eastAsia"/>
            <w:sz w:val="22"/>
            <w:szCs w:val="22"/>
          </w:rPr>
          <w:t xml:space="preserve">보성 논 관측지의 현열 플럭스를 제외하면 두 관측지 모두 </w:t>
        </w:r>
      </w:ins>
      <w:r w:rsidR="00086DBF" w:rsidRPr="00A133DE">
        <w:rPr>
          <w:rFonts w:ascii="바탕" w:eastAsia="바탕" w:hAnsi="바탕" w:cs="Times New Roman" w:hint="eastAsia"/>
          <w:sz w:val="22"/>
          <w:szCs w:val="22"/>
        </w:rPr>
        <w:t>고해상도 보조자료의 사용 후(</w:t>
      </w:r>
      <w:r w:rsidR="00086DBF" w:rsidRPr="00A133DE">
        <w:rPr>
          <w:rFonts w:ascii="바탕" w:eastAsia="바탕" w:hAnsi="바탕" w:cs="Times New Roman"/>
          <w:sz w:val="22"/>
          <w:szCs w:val="22"/>
        </w:rPr>
        <w:t xml:space="preserve">JULES-L) </w:t>
      </w:r>
      <w:r w:rsidR="00D83A3D" w:rsidRPr="00A133DE">
        <w:rPr>
          <w:rFonts w:ascii="바탕" w:eastAsia="바탕" w:hAnsi="바탕" w:cs="Times New Roman" w:hint="eastAsia"/>
          <w:sz w:val="22"/>
          <w:szCs w:val="22"/>
        </w:rPr>
        <w:t>토양수분 및 지면 에너지 수지의 모의 성능이 오히려 나빠지는 것을 확인하였다.</w:t>
      </w:r>
      <w:r w:rsidR="00D83A3D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D83A3D" w:rsidRPr="00A133DE">
        <w:rPr>
          <w:rFonts w:ascii="바탕" w:eastAsia="바탕" w:hAnsi="바탕" w:cs="Times New Roman" w:hint="eastAsia"/>
          <w:sz w:val="22"/>
          <w:szCs w:val="22"/>
        </w:rPr>
        <w:t>향후</w:t>
      </w:r>
      <w:r w:rsidR="00712C02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712C02" w:rsidRPr="00A133DE">
        <w:rPr>
          <w:rFonts w:ascii="바탕" w:eastAsia="바탕" w:hAnsi="바탕" w:cs="Times New Roman" w:hint="eastAsia"/>
          <w:sz w:val="22"/>
          <w:szCs w:val="22"/>
        </w:rPr>
        <w:t>모델 분야에서는</w:t>
      </w:r>
      <w:r w:rsidR="00D83A3D" w:rsidRPr="00A133DE">
        <w:rPr>
          <w:rFonts w:ascii="바탕" w:eastAsia="바탕" w:hAnsi="바탕" w:cs="Times New Roman" w:hint="eastAsia"/>
          <w:sz w:val="22"/>
          <w:szCs w:val="22"/>
        </w:rPr>
        <w:t xml:space="preserve"> 논을 모델에 포함하</w:t>
      </w:r>
      <w:r w:rsidR="00B468C5" w:rsidRPr="00A133DE">
        <w:rPr>
          <w:rFonts w:ascii="바탕" w:eastAsia="바탕" w:hAnsi="바탕" w:cs="Times New Roman" w:hint="eastAsia"/>
          <w:sz w:val="22"/>
          <w:szCs w:val="22"/>
        </w:rPr>
        <w:t>거나</w:t>
      </w:r>
      <w:r w:rsidR="00D83A3D" w:rsidRPr="00A133DE">
        <w:rPr>
          <w:rFonts w:ascii="바탕" w:eastAsia="바탕" w:hAnsi="바탕" w:cs="Times New Roman" w:hint="eastAsia"/>
          <w:sz w:val="22"/>
          <w:szCs w:val="22"/>
        </w:rPr>
        <w:t>,</w:t>
      </w:r>
      <w:r w:rsidR="00D83A3D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B468C5" w:rsidRPr="00A133DE">
        <w:rPr>
          <w:rFonts w:ascii="바탕" w:eastAsia="바탕" w:hAnsi="바탕" w:cs="Times New Roman" w:hint="eastAsia"/>
          <w:sz w:val="22"/>
          <w:szCs w:val="22"/>
        </w:rPr>
        <w:t>보다 정밀한</w:t>
      </w:r>
      <w:del w:id="31" w:author="User" w:date="2018-11-28T19:32:00Z">
        <w:r w:rsidR="00B468C5" w:rsidRPr="00A133DE" w:rsidDel="00570683">
          <w:rPr>
            <w:rFonts w:ascii="바탕" w:eastAsia="바탕" w:hAnsi="바탕" w:cs="Times New Roman" w:hint="eastAsia"/>
            <w:sz w:val="22"/>
            <w:szCs w:val="22"/>
          </w:rPr>
          <w:delText xml:space="preserve"> 고해상도의</w:delText>
        </w:r>
      </w:del>
      <w:r w:rsidR="00B468C5" w:rsidRPr="00A133DE">
        <w:rPr>
          <w:rFonts w:ascii="바탕" w:eastAsia="바탕" w:hAnsi="바탕" w:cs="Times New Roman" w:hint="eastAsia"/>
          <w:sz w:val="22"/>
          <w:szCs w:val="22"/>
        </w:rPr>
        <w:t xml:space="preserve"> 보조자료 구축을 위한 </w:t>
      </w:r>
      <w:r w:rsidR="00712C02" w:rsidRPr="00A133DE">
        <w:rPr>
          <w:rFonts w:ascii="바탕" w:eastAsia="바탕" w:hAnsi="바탕" w:cs="Times New Roman" w:hint="eastAsia"/>
          <w:sz w:val="22"/>
          <w:szCs w:val="22"/>
        </w:rPr>
        <w:t xml:space="preserve">검증 </w:t>
      </w:r>
      <w:r w:rsidR="00B468C5" w:rsidRPr="00A133DE">
        <w:rPr>
          <w:rFonts w:ascii="바탕" w:eastAsia="바탕" w:hAnsi="바탕" w:cs="Times New Roman" w:hint="eastAsia"/>
          <w:sz w:val="22"/>
          <w:szCs w:val="22"/>
        </w:rPr>
        <w:t>연구</w:t>
      </w:r>
      <w:r w:rsidR="00712C02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712C02" w:rsidRPr="00A133DE">
        <w:rPr>
          <w:rFonts w:ascii="바탕" w:eastAsia="바탕" w:hAnsi="바탕" w:cs="Times New Roman" w:hint="eastAsia"/>
          <w:sz w:val="22"/>
          <w:szCs w:val="22"/>
        </w:rPr>
        <w:t>등</w:t>
      </w:r>
      <w:r w:rsidR="00287491" w:rsidRPr="00A133DE">
        <w:rPr>
          <w:rFonts w:ascii="바탕" w:eastAsia="바탕" w:hAnsi="바탕" w:cs="Times New Roman" w:hint="eastAsia"/>
          <w:sz w:val="22"/>
          <w:szCs w:val="22"/>
        </w:rPr>
        <w:t>을</w:t>
      </w:r>
      <w:r w:rsidR="00712C02" w:rsidRPr="00A133DE">
        <w:rPr>
          <w:rFonts w:ascii="바탕" w:eastAsia="바탕" w:hAnsi="바탕" w:cs="Times New Roman" w:hint="eastAsia"/>
          <w:sz w:val="22"/>
          <w:szCs w:val="22"/>
        </w:rPr>
        <w:t xml:space="preserve"> 수행</w:t>
      </w:r>
      <w:r w:rsidR="00287491" w:rsidRPr="00A133DE">
        <w:rPr>
          <w:rFonts w:ascii="바탕" w:eastAsia="바탕" w:hAnsi="바탕" w:cs="Times New Roman" w:hint="eastAsia"/>
          <w:sz w:val="22"/>
          <w:szCs w:val="22"/>
        </w:rPr>
        <w:t>하고</w:t>
      </w:r>
      <w:del w:id="32" w:author="User" w:date="2018-11-28T19:32:00Z">
        <w:r w:rsidR="00712C02" w:rsidRPr="00A133DE" w:rsidDel="00570683">
          <w:rPr>
            <w:rFonts w:ascii="바탕" w:eastAsia="바탕" w:hAnsi="바탕" w:cs="Times New Roman" w:hint="eastAsia"/>
            <w:sz w:val="22"/>
            <w:szCs w:val="22"/>
          </w:rPr>
          <w:delText>.</w:delText>
        </w:r>
      </w:del>
      <w:ins w:id="33" w:author="User" w:date="2018-11-28T19:32:00Z">
        <w:r w:rsidR="00570683">
          <w:rPr>
            <w:rFonts w:ascii="바탕" w:eastAsia="바탕" w:hAnsi="바탕" w:cs="Times New Roman" w:hint="eastAsia"/>
            <w:sz w:val="22"/>
            <w:szCs w:val="22"/>
          </w:rPr>
          <w:t>,</w:t>
        </w:r>
      </w:ins>
      <w:r w:rsidR="00712C02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712C02" w:rsidRPr="00A133DE">
        <w:rPr>
          <w:rFonts w:ascii="바탕" w:eastAsia="바탕" w:hAnsi="바탕" w:cs="Times New Roman" w:hint="eastAsia"/>
          <w:sz w:val="22"/>
          <w:szCs w:val="22"/>
        </w:rPr>
        <w:t xml:space="preserve">관측에서는 </w:t>
      </w:r>
      <w:r w:rsidR="00287491" w:rsidRPr="00A133DE">
        <w:rPr>
          <w:rFonts w:ascii="바탕" w:eastAsia="바탕" w:hAnsi="바탕" w:cs="Times New Roman" w:hint="eastAsia"/>
          <w:sz w:val="22"/>
          <w:szCs w:val="22"/>
        </w:rPr>
        <w:t>논에서의 토양수분 측정,</w:t>
      </w:r>
      <w:r w:rsidR="00287491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287491" w:rsidRPr="00A133DE">
        <w:rPr>
          <w:rFonts w:ascii="바탕" w:eastAsia="바탕" w:hAnsi="바탕" w:cs="Times New Roman" w:hint="eastAsia"/>
          <w:sz w:val="22"/>
          <w:szCs w:val="22"/>
        </w:rPr>
        <w:t>관측지 주변의 엽면적지수 측정,</w:t>
      </w:r>
      <w:r w:rsidR="00287491" w:rsidRPr="00A133DE">
        <w:rPr>
          <w:rFonts w:ascii="바탕" w:eastAsia="바탕" w:hAnsi="바탕" w:cs="Times New Roman"/>
          <w:sz w:val="22"/>
          <w:szCs w:val="22"/>
        </w:rPr>
        <w:t xml:space="preserve"> </w:t>
      </w:r>
      <w:r w:rsidR="00287491" w:rsidRPr="00A133DE">
        <w:rPr>
          <w:rFonts w:ascii="바탕" w:eastAsia="바탕" w:hAnsi="바탕" w:cs="Times New Roman" w:hint="eastAsia"/>
          <w:sz w:val="22"/>
          <w:szCs w:val="22"/>
        </w:rPr>
        <w:t xml:space="preserve">토양의 물리적 특성 자료의 구축 등을 수행해야 할 것으로 </w:t>
      </w:r>
      <w:r w:rsidR="00083E6D" w:rsidRPr="00A133DE">
        <w:rPr>
          <w:rFonts w:ascii="바탕" w:eastAsia="바탕" w:hAnsi="바탕" w:cs="Times New Roman" w:hint="eastAsia"/>
          <w:sz w:val="22"/>
          <w:szCs w:val="22"/>
        </w:rPr>
        <w:t>보인다.</w:t>
      </w:r>
      <w:bookmarkStart w:id="34" w:name="_GoBack"/>
      <w:bookmarkEnd w:id="34"/>
    </w:p>
    <w:p w14:paraId="1BA50B7E" w14:textId="77777777" w:rsidR="00CC55C4" w:rsidRPr="00A133DE" w:rsidRDefault="00CC55C4">
      <w:pPr>
        <w:widowControl/>
        <w:wordWrap/>
        <w:autoSpaceDE/>
        <w:autoSpaceDN/>
        <w:spacing w:after="0" w:line="240" w:lineRule="auto"/>
        <w:jc w:val="left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/>
          <w:sz w:val="22"/>
          <w:szCs w:val="22"/>
        </w:rPr>
        <w:br w:type="page"/>
      </w:r>
    </w:p>
    <w:p w14:paraId="1BA50B7F" w14:textId="77777777" w:rsidR="00687DD5" w:rsidRPr="00A133DE" w:rsidRDefault="00687DD5" w:rsidP="008F583C">
      <w:pPr>
        <w:wordWrap/>
        <w:spacing w:after="0" w:line="480" w:lineRule="auto"/>
        <w:outlineLvl w:val="0"/>
        <w:rPr>
          <w:rFonts w:ascii="바탕" w:eastAsia="바탕" w:hAnsi="바탕" w:cs="Times New Roman"/>
          <w:b/>
          <w:bCs/>
          <w:sz w:val="22"/>
          <w:szCs w:val="22"/>
        </w:rPr>
      </w:pPr>
      <w:r w:rsidRPr="00A133DE">
        <w:rPr>
          <w:rFonts w:ascii="바탕" w:eastAsia="바탕" w:hAnsi="바탕" w:cs="Times New Roman"/>
          <w:b/>
          <w:bCs/>
          <w:sz w:val="22"/>
          <w:szCs w:val="22"/>
        </w:rPr>
        <w:lastRenderedPageBreak/>
        <w:t>감사의 글</w:t>
      </w:r>
    </w:p>
    <w:p w14:paraId="1BA50B80" w14:textId="0B5C1D3A" w:rsidR="00687DD5" w:rsidRPr="00A133DE" w:rsidRDefault="00687DD5" w:rsidP="00CC55C4">
      <w:pPr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/>
          <w:sz w:val="22"/>
          <w:szCs w:val="22"/>
        </w:rPr>
        <w:t xml:space="preserve">이 연구는 </w:t>
      </w:r>
      <w:r w:rsidR="000E3005" w:rsidRPr="000E3005">
        <w:rPr>
          <w:rFonts w:ascii="바탕" w:eastAsia="바탕" w:hAnsi="바탕" w:cs="Times New Roman" w:hint="eastAsia"/>
          <w:sz w:val="22"/>
          <w:szCs w:val="22"/>
        </w:rPr>
        <w:t>기상청</w:t>
      </w:r>
      <w:r w:rsidR="000E3005" w:rsidRPr="000E3005">
        <w:rPr>
          <w:rFonts w:ascii="바탕" w:eastAsia="바탕" w:hAnsi="바탕" w:cs="Times New Roman"/>
          <w:sz w:val="22"/>
          <w:szCs w:val="22"/>
        </w:rPr>
        <w:t xml:space="preserve"> 국립기상과학원 「기상업무지원기술개발연구」 "장기예측시스템개발" (KMA2018-00322)"</w:t>
      </w:r>
      <w:r w:rsidR="000E3005">
        <w:rPr>
          <w:rFonts w:ascii="바탕" w:eastAsia="바탕" w:hAnsi="바탕" w:cs="Times New Roman" w:hint="eastAsia"/>
          <w:sz w:val="22"/>
          <w:szCs w:val="22"/>
        </w:rPr>
        <w:t xml:space="preserve"> </w:t>
      </w:r>
      <w:r w:rsidR="00CF6677" w:rsidRPr="00A133DE">
        <w:rPr>
          <w:rFonts w:ascii="바탕" w:eastAsia="바탕" w:hAnsi="바탕" w:cs="Times New Roman"/>
          <w:sz w:val="22"/>
          <w:szCs w:val="22"/>
        </w:rPr>
        <w:t>사업의 지원으로</w:t>
      </w:r>
      <w:r w:rsidR="00CF6677" w:rsidRPr="00A133DE">
        <w:rPr>
          <w:rFonts w:ascii="바탕" w:eastAsia="바탕" w:hAnsi="바탕" w:cs="Times New Roman" w:hint="eastAsia"/>
          <w:sz w:val="22"/>
          <w:szCs w:val="22"/>
        </w:rPr>
        <w:t xml:space="preserve"> </w:t>
      </w:r>
      <w:r w:rsidRPr="00A133DE">
        <w:rPr>
          <w:rFonts w:ascii="바탕" w:eastAsia="바탕" w:hAnsi="바탕" w:cs="Times New Roman"/>
          <w:sz w:val="22"/>
          <w:szCs w:val="22"/>
        </w:rPr>
        <w:t>수행되었습니다.</w:t>
      </w:r>
    </w:p>
    <w:p w14:paraId="1BA50B81" w14:textId="77777777" w:rsidR="00B71AD6" w:rsidRPr="00A133DE" w:rsidRDefault="00DF1779" w:rsidP="008F583C">
      <w:pPr>
        <w:wordWrap/>
        <w:spacing w:after="0" w:line="480" w:lineRule="auto"/>
        <w:jc w:val="center"/>
        <w:outlineLvl w:val="0"/>
        <w:rPr>
          <w:rFonts w:ascii="바탕" w:eastAsia="바탕" w:hAnsi="바탕" w:cs="Times New Roman"/>
          <w:b/>
          <w:color w:val="FF0000"/>
          <w:sz w:val="24"/>
          <w:szCs w:val="24"/>
        </w:rPr>
      </w:pPr>
      <w:r w:rsidRPr="00A133DE">
        <w:rPr>
          <w:rFonts w:ascii="바탕" w:eastAsia="바탕" w:hAnsi="바탕" w:cs="Times New Roman"/>
          <w:b/>
          <w:bCs/>
          <w:sz w:val="22"/>
          <w:szCs w:val="22"/>
        </w:rPr>
        <w:br w:type="column"/>
      </w:r>
      <w:r w:rsidR="00F879F5" w:rsidRPr="00A133DE">
        <w:rPr>
          <w:rFonts w:ascii="바탕" w:eastAsia="바탕" w:hAnsi="바탕" w:cs="Times New Roman"/>
          <w:b/>
          <w:bCs/>
          <w:sz w:val="22"/>
          <w:szCs w:val="22"/>
        </w:rPr>
        <w:lastRenderedPageBreak/>
        <w:t>REFERENCES</w:t>
      </w:r>
    </w:p>
    <w:p w14:paraId="39FDE9F0" w14:textId="77777777" w:rsidR="00AC6058" w:rsidRDefault="00AC6058" w:rsidP="00AC6058">
      <w:pPr>
        <w:wordWrap/>
        <w:adjustRightInd w:val="0"/>
        <w:spacing w:after="0" w:line="480" w:lineRule="auto"/>
        <w:ind w:left="440" w:hangingChars="200" w:hanging="440"/>
        <w:jc w:val="left"/>
        <w:rPr>
          <w:rFonts w:ascii="바탕" w:eastAsia="바탕" w:hAnsi="바탕" w:cs="Times New Roman"/>
          <w:sz w:val="22"/>
          <w:szCs w:val="22"/>
        </w:rPr>
      </w:pPr>
      <w:r w:rsidRPr="00186E76">
        <w:rPr>
          <w:rFonts w:ascii="바탕" w:eastAsia="바탕" w:hAnsi="바탕" w:cs="Times New Roman" w:hint="eastAsia"/>
          <w:sz w:val="22"/>
          <w:szCs w:val="22"/>
        </w:rPr>
        <w:t>서은교</w:t>
      </w:r>
      <w:r w:rsidRPr="00186E76">
        <w:rPr>
          <w:rFonts w:ascii="바탕" w:eastAsia="바탕" w:hAnsi="바탕" w:cs="Times New Roman"/>
          <w:sz w:val="22"/>
          <w:szCs w:val="22"/>
        </w:rPr>
        <w:t>, 이명인, 정지훈, 강현석, &amp; 원덕진. (2016). 전지구 계절 예측 시스템의 토양수분 초기화 방법 개선. Atmosphere, 26(1), 35-45.</w:t>
      </w:r>
      <w:r w:rsidRPr="00613973">
        <w:rPr>
          <w:rFonts w:ascii="바탕" w:eastAsia="바탕" w:hAnsi="바탕" w:cs="Times New Roman" w:hint="eastAsia"/>
          <w:sz w:val="22"/>
          <w:szCs w:val="22"/>
        </w:rPr>
        <w:t>장지현</w:t>
      </w:r>
      <w:r w:rsidRPr="00613973">
        <w:rPr>
          <w:rFonts w:ascii="바탕" w:eastAsia="바탕" w:hAnsi="바탕" w:cs="Times New Roman"/>
          <w:sz w:val="22"/>
          <w:szCs w:val="22"/>
        </w:rPr>
        <w:t>, 홍진규, 변영화, 권효정, 채남이, 임종환, &amp; 김준. (2010). 한국의 두 주요 생태계에 대한 JULES 지면 모형의 민감도 분석: 일차생산량과 생태계 호흡의 모사에 미치는 생물리모수의 영향. 한국농림기상학회지, 12(2), 107-121.</w:t>
      </w:r>
    </w:p>
    <w:p w14:paraId="5D047BB8" w14:textId="77777777" w:rsidR="00AC6058" w:rsidRPr="00A133DE" w:rsidRDefault="00AC6058" w:rsidP="00AC6058">
      <w:pPr>
        <w:wordWrap/>
        <w:adjustRightInd w:val="0"/>
        <w:spacing w:after="0" w:line="480" w:lineRule="auto"/>
        <w:ind w:left="440" w:hangingChars="200" w:hanging="440"/>
        <w:jc w:val="left"/>
        <w:rPr>
          <w:rFonts w:ascii="바탕" w:eastAsia="바탕" w:hAnsi="바탕" w:cs="Times New Roman"/>
          <w:sz w:val="22"/>
          <w:szCs w:val="22"/>
        </w:rPr>
      </w:pPr>
      <w:r>
        <w:rPr>
          <w:rFonts w:ascii="바탕" w:eastAsia="바탕" w:hAnsi="바탕" w:cs="Times New Roman" w:hint="eastAsia"/>
          <w:sz w:val="22"/>
          <w:szCs w:val="22"/>
        </w:rPr>
        <w:t>환경부. (2002). 토지피복지도 제작지침안.</w:t>
      </w:r>
    </w:p>
    <w:p w14:paraId="6720E18D" w14:textId="27AF66EB" w:rsidR="00873487" w:rsidRDefault="00A4473C" w:rsidP="00C760FC">
      <w:pPr>
        <w:wordWrap/>
        <w:adjustRightInd w:val="0"/>
        <w:spacing w:after="0" w:line="480" w:lineRule="auto"/>
        <w:ind w:left="440" w:hangingChars="200" w:hanging="440"/>
        <w:jc w:val="left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/>
          <w:sz w:val="22"/>
          <w:szCs w:val="22"/>
        </w:rPr>
        <w:t>Arya, P. S. (2001). Introduction to micrometeorology (Vol. 79). Elsevier.</w:t>
      </w:r>
    </w:p>
    <w:p w14:paraId="618A2CE9" w14:textId="77777777" w:rsidR="00AF4DFD" w:rsidRPr="00AF4DFD" w:rsidRDefault="00AF4DFD" w:rsidP="00AF4DFD">
      <w:pPr>
        <w:wordWrap/>
        <w:adjustRightInd w:val="0"/>
        <w:spacing w:after="0" w:line="480" w:lineRule="auto"/>
        <w:ind w:left="440" w:hangingChars="200" w:hanging="440"/>
        <w:jc w:val="left"/>
        <w:rPr>
          <w:rFonts w:ascii="바탕" w:eastAsia="바탕" w:hAnsi="바탕" w:cs="Times New Roman"/>
          <w:sz w:val="22"/>
          <w:szCs w:val="22"/>
        </w:rPr>
      </w:pPr>
      <w:r w:rsidRPr="00AF4DFD">
        <w:rPr>
          <w:rFonts w:ascii="바탕" w:eastAsia="바탕" w:hAnsi="바탕" w:cs="Times New Roman"/>
          <w:sz w:val="22"/>
          <w:szCs w:val="22"/>
        </w:rPr>
        <w:t>Bohnenstengel, S. I., Evans, S., Clark, P. A., &amp; Belcher, S. E. (2011). Simulations of the London urban heat island. Quarterly Journal of the Royal Meteorological Society, 137(659), 1625-1640.</w:t>
      </w:r>
    </w:p>
    <w:p w14:paraId="0378BFC5" w14:textId="65A8E2AE" w:rsidR="00AF4DFD" w:rsidRDefault="001F0BB4" w:rsidP="00AF4DFD">
      <w:pPr>
        <w:wordWrap/>
        <w:adjustRightInd w:val="0"/>
        <w:spacing w:after="0" w:line="480" w:lineRule="auto"/>
        <w:ind w:left="440" w:hangingChars="200" w:hanging="440"/>
        <w:jc w:val="left"/>
        <w:rPr>
          <w:rFonts w:ascii="바탕" w:eastAsia="바탕" w:hAnsi="바탕" w:cs="Times New Roman"/>
          <w:sz w:val="22"/>
          <w:szCs w:val="22"/>
        </w:rPr>
      </w:pPr>
      <w:r w:rsidRPr="00404A98">
        <w:rPr>
          <w:rFonts w:ascii="바탕" w:eastAsia="바탕" w:hAnsi="바탕" w:cs="Times New Roman"/>
          <w:sz w:val="22"/>
          <w:szCs w:val="22"/>
          <w:u w:val="single"/>
        </w:rPr>
        <w:t>    </w:t>
      </w:r>
      <w:r w:rsidR="00AF4DFD" w:rsidRPr="00AF4DFD">
        <w:rPr>
          <w:rFonts w:ascii="바탕" w:eastAsia="바탕" w:hAnsi="바탕" w:cs="Times New Roman"/>
          <w:sz w:val="22"/>
          <w:szCs w:val="22"/>
        </w:rPr>
        <w:t>, Hamilton, I., Davies, M., &amp; Belcher, S. E. (2014). Impact of anthropogenic heat emissions on London's temperatures. Quarterly Journal of the Royal Meteorological Society, 140(679), 687-698.</w:t>
      </w:r>
    </w:p>
    <w:p w14:paraId="19E627C3" w14:textId="73C2DC09" w:rsidR="00DD7940" w:rsidRDefault="00DD7940" w:rsidP="00DD7940">
      <w:pPr>
        <w:wordWrap/>
        <w:adjustRightInd w:val="0"/>
        <w:spacing w:after="0" w:line="480" w:lineRule="auto"/>
        <w:ind w:left="440" w:hangingChars="200" w:hanging="440"/>
        <w:jc w:val="left"/>
        <w:rPr>
          <w:rFonts w:ascii="바탕" w:eastAsia="바탕" w:hAnsi="바탕" w:cs="Times New Roman"/>
          <w:sz w:val="22"/>
          <w:szCs w:val="22"/>
        </w:rPr>
      </w:pPr>
      <w:r w:rsidRPr="00DD7940">
        <w:rPr>
          <w:rFonts w:ascii="바탕" w:eastAsia="바탕" w:hAnsi="바탕" w:cs="Times New Roman"/>
          <w:sz w:val="22"/>
          <w:szCs w:val="22"/>
        </w:rPr>
        <w:t>Cox, P. M., Betts, R. A., Bunton, C. B., Essery, R. L. H., Rowntree,</w:t>
      </w:r>
      <w:r>
        <w:rPr>
          <w:rFonts w:ascii="바탕" w:eastAsia="바탕" w:hAnsi="바탕" w:cs="Times New Roman"/>
          <w:sz w:val="22"/>
          <w:szCs w:val="22"/>
        </w:rPr>
        <w:t xml:space="preserve"> P. R., &amp; Smith, J. (1999). The</w:t>
      </w:r>
      <w:r>
        <w:rPr>
          <w:rFonts w:ascii="바탕" w:eastAsia="바탕" w:hAnsi="바탕" w:cs="Times New Roman" w:hint="eastAsia"/>
          <w:sz w:val="22"/>
          <w:szCs w:val="22"/>
        </w:rPr>
        <w:t xml:space="preserve"> </w:t>
      </w:r>
      <w:r w:rsidRPr="00DD7940">
        <w:rPr>
          <w:rFonts w:ascii="바탕" w:eastAsia="바탕" w:hAnsi="바탕" w:cs="Times New Roman"/>
          <w:sz w:val="22"/>
          <w:szCs w:val="22"/>
        </w:rPr>
        <w:t>impact of new land surface physics on the GCM simulation of climate an</w:t>
      </w:r>
      <w:r>
        <w:rPr>
          <w:rFonts w:ascii="바탕" w:eastAsia="바탕" w:hAnsi="바탕" w:cs="Times New Roman"/>
          <w:sz w:val="22"/>
          <w:szCs w:val="22"/>
        </w:rPr>
        <w:t xml:space="preserve">d climate sensitivity. Climate </w:t>
      </w:r>
      <w:r w:rsidRPr="00DD7940">
        <w:rPr>
          <w:rFonts w:ascii="바탕" w:eastAsia="바탕" w:hAnsi="바탕" w:cs="Times New Roman"/>
          <w:sz w:val="22"/>
          <w:szCs w:val="22"/>
        </w:rPr>
        <w:t>Dynamics, 15(3), 183-203.</w:t>
      </w:r>
    </w:p>
    <w:p w14:paraId="364027E5" w14:textId="51AACCE3" w:rsidR="005A5FE0" w:rsidRPr="00AF4DFD" w:rsidRDefault="005A5FE0" w:rsidP="005A5FE0">
      <w:pPr>
        <w:wordWrap/>
        <w:adjustRightInd w:val="0"/>
        <w:spacing w:after="0" w:line="480" w:lineRule="auto"/>
        <w:ind w:left="440" w:hangingChars="200" w:hanging="440"/>
        <w:jc w:val="left"/>
        <w:rPr>
          <w:rFonts w:ascii="바탕" w:eastAsia="바탕" w:hAnsi="바탕" w:cs="Times New Roman"/>
          <w:sz w:val="22"/>
          <w:szCs w:val="22"/>
        </w:rPr>
      </w:pPr>
      <w:r w:rsidRPr="005A5FE0">
        <w:rPr>
          <w:rFonts w:ascii="바탕" w:eastAsia="바탕" w:hAnsi="바탕" w:cs="Times New Roman"/>
          <w:sz w:val="22"/>
          <w:szCs w:val="22"/>
        </w:rPr>
        <w:t>Essery, R. L. H., Best, M. J., Betts, R. A., Cox, P. M., &amp; Taylor, C. M. (2003). Explicit representation of subgrid heterogeneity in a GCM land surface scheme. Journal of Hydrometeorology, 4(3), 530-543.</w:t>
      </w:r>
    </w:p>
    <w:p w14:paraId="1BA50B82" w14:textId="67D9FE07" w:rsidR="00D666E0" w:rsidRPr="00A133DE" w:rsidRDefault="00AF4DFD" w:rsidP="00C760FC">
      <w:pPr>
        <w:wordWrap/>
        <w:adjustRightInd w:val="0"/>
        <w:spacing w:after="0" w:line="480" w:lineRule="auto"/>
        <w:ind w:left="440" w:hangingChars="200" w:hanging="440"/>
        <w:jc w:val="left"/>
        <w:rPr>
          <w:rFonts w:ascii="바탕" w:eastAsia="바탕" w:hAnsi="바탕" w:cs="Times New Roman"/>
          <w:sz w:val="22"/>
          <w:szCs w:val="22"/>
        </w:rPr>
      </w:pPr>
      <w:r w:rsidRPr="00AF4DFD">
        <w:rPr>
          <w:rFonts w:ascii="바탕" w:eastAsia="바탕" w:hAnsi="바탕" w:cs="Times New Roman"/>
          <w:sz w:val="22"/>
          <w:szCs w:val="22"/>
        </w:rPr>
        <w:t xml:space="preserve">Gudmundsson, L., Tallaksen, L. M., Stahl, K., Clark, D. B., Dumont, E., Hagemann, S., ... &amp; Voss, F. (2012). Comparing large-scale hydrological </w:t>
      </w:r>
      <w:r w:rsidRPr="00AF4DFD">
        <w:rPr>
          <w:rFonts w:ascii="바탕" w:eastAsia="바탕" w:hAnsi="바탕" w:cs="Times New Roman"/>
          <w:sz w:val="22"/>
          <w:szCs w:val="22"/>
        </w:rPr>
        <w:lastRenderedPageBreak/>
        <w:t>model simulations to observed runoff percentiles in Europe. Journal of Hy</w:t>
      </w:r>
      <w:r>
        <w:rPr>
          <w:rFonts w:ascii="바탕" w:eastAsia="바탕" w:hAnsi="바탕" w:cs="Times New Roman"/>
          <w:sz w:val="22"/>
          <w:szCs w:val="22"/>
        </w:rPr>
        <w:t>drometeorology, 13(2), 604-620.</w:t>
      </w:r>
      <w:r w:rsidR="002A3ED8" w:rsidRPr="00A133DE">
        <w:rPr>
          <w:rFonts w:ascii="바탕" w:eastAsia="바탕" w:hAnsi="바탕" w:cs="Times New Roman"/>
          <w:sz w:val="22"/>
          <w:szCs w:val="22"/>
        </w:rPr>
        <w:t>Hong, J. W., &amp; Hong, J. (2016). Changes in the Seoul metropolitan area urban heat environment with residential redevelopment. Journal of Applied Meteorology and Climatology, 55(5), 1091-1106.</w:t>
      </w:r>
    </w:p>
    <w:p w14:paraId="6C44AD5A" w14:textId="480CA8FF" w:rsidR="00E5732D" w:rsidRDefault="001156E1" w:rsidP="00C760FC">
      <w:pPr>
        <w:wordWrap/>
        <w:adjustRightInd w:val="0"/>
        <w:spacing w:after="0" w:line="480" w:lineRule="auto"/>
        <w:ind w:left="440" w:hangingChars="200" w:hanging="440"/>
        <w:jc w:val="left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/>
          <w:sz w:val="22"/>
          <w:szCs w:val="22"/>
        </w:rPr>
        <w:t>Hsieh, C. I., Katul, G., &amp; Chi, T. W. (2000). An approximate analytical model for footprint estimation of scalar fluxes in thermally stratified atmospheric flows. Advances in water Resources, 23(7), 765-772.</w:t>
      </w:r>
    </w:p>
    <w:p w14:paraId="6CF566B0" w14:textId="540C0237" w:rsidR="00613973" w:rsidRPr="00A133DE" w:rsidRDefault="00613973" w:rsidP="00613973">
      <w:pPr>
        <w:wordWrap/>
        <w:adjustRightInd w:val="0"/>
        <w:spacing w:after="0" w:line="480" w:lineRule="auto"/>
        <w:ind w:left="440" w:hangingChars="200" w:hanging="440"/>
        <w:jc w:val="left"/>
        <w:rPr>
          <w:rFonts w:ascii="바탕" w:eastAsia="바탕" w:hAnsi="바탕" w:cs="Times New Roman"/>
          <w:sz w:val="22"/>
          <w:szCs w:val="22"/>
        </w:rPr>
      </w:pPr>
      <w:r w:rsidRPr="00613973">
        <w:rPr>
          <w:rFonts w:ascii="바탕" w:eastAsia="바탕" w:hAnsi="바탕" w:cs="Times New Roman"/>
          <w:sz w:val="22"/>
          <w:szCs w:val="22"/>
        </w:rPr>
        <w:t>Park, J., Kim, H. S., Lee, S. J., &amp; Ha, T. (2018). Numerical Evaluation of JULES Surface Tiling Scheme with High-Resolution Atmospheric Forcing and Land Cover Data. SOLA, 14, 19-24.</w:t>
      </w:r>
    </w:p>
    <w:p w14:paraId="563EA225" w14:textId="6D29C37C" w:rsidR="00E5732D" w:rsidRDefault="00C760FC" w:rsidP="00C760FC">
      <w:pPr>
        <w:wordWrap/>
        <w:adjustRightInd w:val="0"/>
        <w:spacing w:after="0" w:line="480" w:lineRule="auto"/>
        <w:ind w:left="440" w:hangingChars="200" w:hanging="440"/>
        <w:jc w:val="left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/>
          <w:sz w:val="22"/>
          <w:szCs w:val="22"/>
        </w:rPr>
        <w:t>Schmid, H. P. (1997). Experimental design for flux measurements: matching scales of observations and fluxes. Agricultural and Forest Meteorology, 87(2-3), 179-200.</w:t>
      </w:r>
    </w:p>
    <w:p w14:paraId="5221E940" w14:textId="77777777" w:rsidR="00AF4DFD" w:rsidRPr="00AF4DFD" w:rsidRDefault="00AF4DFD" w:rsidP="00AF4DFD">
      <w:pPr>
        <w:wordWrap/>
        <w:adjustRightInd w:val="0"/>
        <w:spacing w:after="0" w:line="480" w:lineRule="auto"/>
        <w:ind w:left="440" w:hangingChars="200" w:hanging="440"/>
        <w:jc w:val="left"/>
        <w:rPr>
          <w:rFonts w:ascii="바탕" w:eastAsia="바탕" w:hAnsi="바탕" w:cs="Times New Roman"/>
          <w:sz w:val="22"/>
          <w:szCs w:val="22"/>
        </w:rPr>
      </w:pPr>
      <w:r w:rsidRPr="00AF4DFD">
        <w:rPr>
          <w:rFonts w:ascii="바탕" w:eastAsia="바탕" w:hAnsi="바탕" w:cs="Times New Roman"/>
          <w:sz w:val="22"/>
          <w:szCs w:val="22"/>
        </w:rPr>
        <w:t>Van den Hoof, C., Vidale, P. L., Verhoef, A., &amp; Vincke, C. (2013). Improved evaporative flux partitioning and carbon flux in the land surface model JULES: Impact on the simulation of land surface processes in temperate Europe. Agricultural and forest meteorology, 181, 108-124.</w:t>
      </w:r>
    </w:p>
    <w:p w14:paraId="76A6BB34" w14:textId="77777777" w:rsidR="00AF4DFD" w:rsidRDefault="00AF4DFD" w:rsidP="00AF4DFD">
      <w:pPr>
        <w:wordWrap/>
        <w:adjustRightInd w:val="0"/>
        <w:spacing w:after="0" w:line="480" w:lineRule="auto"/>
        <w:ind w:left="440" w:hangingChars="200" w:hanging="440"/>
        <w:jc w:val="left"/>
        <w:rPr>
          <w:rFonts w:ascii="바탕" w:eastAsia="바탕" w:hAnsi="바탕" w:cs="Times New Roman"/>
          <w:sz w:val="22"/>
          <w:szCs w:val="22"/>
        </w:rPr>
      </w:pPr>
      <w:r w:rsidRPr="00AF4DFD">
        <w:rPr>
          <w:rFonts w:ascii="바탕" w:eastAsia="바탕" w:hAnsi="바탕" w:cs="Times New Roman"/>
          <w:sz w:val="22"/>
          <w:szCs w:val="22"/>
        </w:rPr>
        <w:t>Weedon, G. P., Prudhomme, C., Crooks, S., Ellis, R. J., Folwell, S. S., &amp; Best, M. J. (2015). Evaluating the performance of hydrological models via cross-spectral analysis: case study of the Thames Basin, United Kingdom. Journal of Hydrometeorology, 16(1), 214-231.</w:t>
      </w:r>
    </w:p>
    <w:p w14:paraId="1BA50B83" w14:textId="77777777" w:rsidR="002416CB" w:rsidRPr="00A133DE" w:rsidRDefault="002416CB" w:rsidP="00CC55C4">
      <w:pPr>
        <w:widowControl/>
        <w:wordWrap/>
        <w:spacing w:after="0" w:line="240" w:lineRule="auto"/>
        <w:jc w:val="left"/>
        <w:rPr>
          <w:rFonts w:ascii="바탕" w:eastAsia="바탕" w:hAnsi="바탕" w:cs="Times New Roman"/>
          <w:b/>
          <w:bCs/>
          <w:sz w:val="22"/>
          <w:szCs w:val="22"/>
        </w:rPr>
      </w:pPr>
      <w:r w:rsidRPr="00A133DE">
        <w:rPr>
          <w:rFonts w:ascii="바탕" w:eastAsia="바탕" w:hAnsi="바탕" w:cs="Times New Roman"/>
          <w:b/>
          <w:bCs/>
          <w:sz w:val="22"/>
          <w:szCs w:val="22"/>
        </w:rPr>
        <w:br w:type="page"/>
      </w:r>
    </w:p>
    <w:p w14:paraId="1BA50B84" w14:textId="77777777" w:rsidR="00B71AD6" w:rsidRPr="00A133DE" w:rsidRDefault="00B71AD6" w:rsidP="008F583C">
      <w:pPr>
        <w:pageBreakBefore/>
        <w:wordWrap/>
        <w:spacing w:after="0" w:line="480" w:lineRule="auto"/>
        <w:outlineLvl w:val="0"/>
        <w:rPr>
          <w:rFonts w:ascii="바탕" w:eastAsia="바탕" w:hAnsi="바탕" w:cs="Times New Roman"/>
          <w:b/>
          <w:bCs/>
          <w:sz w:val="48"/>
          <w:szCs w:val="48"/>
        </w:rPr>
      </w:pPr>
      <w:r w:rsidRPr="00A133DE">
        <w:rPr>
          <w:rFonts w:ascii="바탕" w:eastAsia="바탕" w:hAnsi="바탕" w:cs="Times New Roman"/>
          <w:b/>
          <w:bCs/>
          <w:sz w:val="48"/>
          <w:szCs w:val="48"/>
        </w:rPr>
        <w:lastRenderedPageBreak/>
        <w:t xml:space="preserve">표 </w:t>
      </w:r>
    </w:p>
    <w:p w14:paraId="1CAB1080" w14:textId="77D69E9C" w:rsidR="008F56DF" w:rsidRPr="00A133DE" w:rsidRDefault="00352D5E" w:rsidP="008F56DF">
      <w:pPr>
        <w:wordWrap/>
        <w:spacing w:line="480" w:lineRule="auto"/>
        <w:outlineLvl w:val="1"/>
        <w:rPr>
          <w:rFonts w:ascii="바탕" w:eastAsia="바탕" w:hAnsi="바탕" w:cs="Times New Roman"/>
          <w:sz w:val="24"/>
          <w:szCs w:val="24"/>
        </w:rPr>
      </w:pPr>
      <w:r w:rsidRPr="00A133DE">
        <w:rPr>
          <w:rFonts w:ascii="바탕" w:eastAsia="바탕" w:hAnsi="바탕" w:cs="Times New Roman"/>
          <w:b/>
          <w:color w:val="000000"/>
          <w:kern w:val="0"/>
          <w:sz w:val="22"/>
          <w:szCs w:val="22"/>
        </w:rPr>
        <w:t xml:space="preserve">Table 1. </w:t>
      </w:r>
      <w:r w:rsidRPr="00A133DE">
        <w:rPr>
          <w:rFonts w:ascii="바탕" w:eastAsia="바탕" w:hAnsi="바탕" w:cs="Times New Roman"/>
          <w:sz w:val="22"/>
          <w:szCs w:val="22"/>
        </w:rPr>
        <w:t>Instrumentation details of</w:t>
      </w:r>
      <w:r w:rsidR="00922092" w:rsidRPr="00A133DE">
        <w:rPr>
          <w:rFonts w:ascii="바탕" w:eastAsia="바탕" w:hAnsi="바탕" w:cs="Times New Roman"/>
          <w:sz w:val="22"/>
          <w:szCs w:val="22"/>
        </w:rPr>
        <w:t xml:space="preserve"> BoSeong </w:t>
      </w:r>
      <w:r w:rsidRPr="00A133DE">
        <w:rPr>
          <w:rFonts w:ascii="바탕" w:eastAsia="바탕" w:hAnsi="바탕" w:cs="Times New Roman"/>
          <w:sz w:val="22"/>
          <w:szCs w:val="22"/>
        </w:rPr>
        <w:t xml:space="preserve">rice-paddy and </w:t>
      </w:r>
      <w:r w:rsidR="00922092" w:rsidRPr="00A133DE">
        <w:rPr>
          <w:rFonts w:ascii="바탕" w:eastAsia="바탕" w:hAnsi="바탕" w:cs="Times New Roman"/>
          <w:sz w:val="22"/>
          <w:szCs w:val="22"/>
        </w:rPr>
        <w:t xml:space="preserve">AnDong </w:t>
      </w:r>
      <w:r w:rsidRPr="00A133DE">
        <w:rPr>
          <w:rFonts w:ascii="바탕" w:eastAsia="바탕" w:hAnsi="바탕" w:cs="Times New Roman"/>
          <w:sz w:val="22"/>
          <w:szCs w:val="22"/>
        </w:rPr>
        <w:t>cropland site.</w:t>
      </w:r>
      <w:r w:rsidR="008F56DF" w:rsidRPr="00A133DE">
        <w:rPr>
          <w:rFonts w:ascii="바탕" w:eastAsia="바탕" w:hAnsi="바탕" w:cs="Times New Roman"/>
          <w:sz w:val="24"/>
          <w:szCs w:val="24"/>
        </w:rPr>
        <w:t xml:space="preserve"> </w:t>
      </w:r>
    </w:p>
    <w:tbl>
      <w:tblPr>
        <w:tblStyle w:val="af0"/>
        <w:tblW w:w="8472" w:type="dxa"/>
        <w:tblLook w:val="04A0" w:firstRow="1" w:lastRow="0" w:firstColumn="1" w:lastColumn="0" w:noHBand="0" w:noVBand="1"/>
      </w:tblPr>
      <w:tblGrid>
        <w:gridCol w:w="1471"/>
        <w:gridCol w:w="1472"/>
        <w:gridCol w:w="2764"/>
        <w:gridCol w:w="2765"/>
      </w:tblGrid>
      <w:tr w:rsidR="007E03B1" w:rsidRPr="00A133DE" w14:paraId="6F21DD48" w14:textId="77777777" w:rsidTr="007B3024">
        <w:tc>
          <w:tcPr>
            <w:tcW w:w="294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9A4CD3F" w14:textId="77777777" w:rsidR="007E03B1" w:rsidRPr="00A133DE" w:rsidRDefault="007E03B1" w:rsidP="008F56DF">
            <w:pPr>
              <w:wordWrap/>
              <w:spacing w:line="240" w:lineRule="auto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</w:p>
        </w:tc>
        <w:tc>
          <w:tcPr>
            <w:tcW w:w="276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7DBCB33" w14:textId="1093F52C" w:rsidR="007E03B1" w:rsidRPr="00A133DE" w:rsidRDefault="007E03B1" w:rsidP="008F56DF">
            <w:pPr>
              <w:wordWrap/>
              <w:spacing w:line="240" w:lineRule="auto"/>
              <w:outlineLvl w:val="0"/>
              <w:rPr>
                <w:rFonts w:ascii="바탕" w:eastAsia="바탕" w:hAnsi="바탕" w:cs="Times New Roman"/>
                <w:b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b/>
                <w:sz w:val="18"/>
                <w:szCs w:val="16"/>
              </w:rPr>
              <w:t>BoSeong (R)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B000F5E" w14:textId="0E5BF34C" w:rsidR="007E03B1" w:rsidRPr="00A133DE" w:rsidRDefault="007E03B1" w:rsidP="008F56DF">
            <w:pPr>
              <w:wordWrap/>
              <w:spacing w:line="240" w:lineRule="auto"/>
              <w:outlineLvl w:val="0"/>
              <w:rPr>
                <w:rFonts w:ascii="바탕" w:eastAsia="바탕" w:hAnsi="바탕" w:cs="Times New Roman"/>
                <w:b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b/>
                <w:sz w:val="18"/>
                <w:szCs w:val="16"/>
              </w:rPr>
              <w:t>AnDong (C)</w:t>
            </w:r>
          </w:p>
        </w:tc>
      </w:tr>
      <w:tr w:rsidR="007E03B1" w:rsidRPr="00A133DE" w14:paraId="7E27BB8F" w14:textId="77777777" w:rsidTr="007B3024">
        <w:tc>
          <w:tcPr>
            <w:tcW w:w="1471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1331217" w14:textId="77777777" w:rsidR="007E03B1" w:rsidRPr="00A133DE" w:rsidRDefault="007E03B1" w:rsidP="00791A25">
            <w:pPr>
              <w:wordWrap/>
              <w:spacing w:line="240" w:lineRule="auto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sz w:val="18"/>
                <w:szCs w:val="16"/>
              </w:rPr>
              <w:t>Location</w:t>
            </w:r>
          </w:p>
        </w:tc>
        <w:tc>
          <w:tcPr>
            <w:tcW w:w="147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F49A472" w14:textId="77777777" w:rsidR="007E03B1" w:rsidRPr="00A133DE" w:rsidRDefault="007E03B1" w:rsidP="00791A25">
            <w:pPr>
              <w:wordWrap/>
              <w:spacing w:line="240" w:lineRule="auto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8"/>
                <w:szCs w:val="16"/>
              </w:rPr>
              <w:t>L</w:t>
            </w:r>
            <w:r w:rsidRPr="00A133DE">
              <w:rPr>
                <w:rFonts w:ascii="바탕" w:eastAsia="바탕" w:hAnsi="바탕" w:cs="Times New Roman"/>
                <w:sz w:val="18"/>
                <w:szCs w:val="16"/>
              </w:rPr>
              <w:t>atitude (</w:t>
            </w:r>
            <w:r w:rsidRPr="00A133DE">
              <w:rPr>
                <w:rFonts w:ascii="바탕" w:eastAsia="바탕" w:hAnsi="바탕" w:cs="Times New Roman"/>
                <w:sz w:val="18"/>
                <w:szCs w:val="16"/>
                <w:vertAlign w:val="superscript"/>
              </w:rPr>
              <w:t>o</w:t>
            </w:r>
            <w:r w:rsidRPr="00A133DE">
              <w:rPr>
                <w:rFonts w:ascii="바탕" w:eastAsia="바탕" w:hAnsi="바탕" w:cs="Times New Roman"/>
                <w:sz w:val="18"/>
                <w:szCs w:val="16"/>
              </w:rPr>
              <w:t>N)</w:t>
            </w:r>
          </w:p>
        </w:tc>
        <w:tc>
          <w:tcPr>
            <w:tcW w:w="27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73663B5" w14:textId="27DAE3ED" w:rsidR="007E03B1" w:rsidRPr="00A133DE" w:rsidRDefault="007E03B1" w:rsidP="00791A25">
            <w:pPr>
              <w:wordWrap/>
              <w:spacing w:line="240" w:lineRule="auto"/>
              <w:jc w:val="right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34.7607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8F4B01F" w14:textId="281ADE4B" w:rsidR="007E03B1" w:rsidRPr="00A133DE" w:rsidRDefault="007E03B1" w:rsidP="00791A25">
            <w:pPr>
              <w:wordWrap/>
              <w:spacing w:line="240" w:lineRule="auto"/>
              <w:jc w:val="right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36.7324</w:t>
            </w:r>
          </w:p>
        </w:tc>
      </w:tr>
      <w:tr w:rsidR="007E03B1" w:rsidRPr="00A133DE" w14:paraId="34642C00" w14:textId="77777777" w:rsidTr="007B3024">
        <w:tc>
          <w:tcPr>
            <w:tcW w:w="1471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55357AE" w14:textId="77777777" w:rsidR="007E03B1" w:rsidRPr="00A133DE" w:rsidRDefault="007E03B1" w:rsidP="00791A25">
            <w:pPr>
              <w:wordWrap/>
              <w:spacing w:line="240" w:lineRule="auto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</w:p>
        </w:tc>
        <w:tc>
          <w:tcPr>
            <w:tcW w:w="1472" w:type="dxa"/>
            <w:tcBorders>
              <w:top w:val="nil"/>
              <w:left w:val="nil"/>
              <w:bottom w:val="nil"/>
              <w:right w:val="nil"/>
            </w:tcBorders>
          </w:tcPr>
          <w:p w14:paraId="79579C6D" w14:textId="77777777" w:rsidR="007E03B1" w:rsidRPr="00A133DE" w:rsidRDefault="007E03B1" w:rsidP="00791A25">
            <w:pPr>
              <w:wordWrap/>
              <w:spacing w:line="240" w:lineRule="auto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8"/>
                <w:szCs w:val="16"/>
              </w:rPr>
              <w:t>L</w:t>
            </w:r>
            <w:r w:rsidRPr="00A133DE">
              <w:rPr>
                <w:rFonts w:ascii="바탕" w:eastAsia="바탕" w:hAnsi="바탕" w:cs="Times New Roman"/>
                <w:sz w:val="18"/>
                <w:szCs w:val="16"/>
              </w:rPr>
              <w:t>ongitude (</w:t>
            </w:r>
            <w:r w:rsidRPr="00A133DE">
              <w:rPr>
                <w:rFonts w:ascii="바탕" w:eastAsia="바탕" w:hAnsi="바탕" w:cs="Times New Roman"/>
                <w:sz w:val="18"/>
                <w:szCs w:val="16"/>
                <w:vertAlign w:val="superscript"/>
              </w:rPr>
              <w:t>o</w:t>
            </w:r>
            <w:r w:rsidRPr="00A133DE">
              <w:rPr>
                <w:rFonts w:ascii="바탕" w:eastAsia="바탕" w:hAnsi="바탕" w:cs="Times New Roman"/>
                <w:sz w:val="18"/>
                <w:szCs w:val="16"/>
              </w:rPr>
              <w:t>E)</w:t>
            </w:r>
          </w:p>
        </w:tc>
        <w:tc>
          <w:tcPr>
            <w:tcW w:w="27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190938" w14:textId="6A93B1E7" w:rsidR="007E03B1" w:rsidRPr="00A133DE" w:rsidRDefault="007E03B1" w:rsidP="00791A25">
            <w:pPr>
              <w:wordWrap/>
              <w:spacing w:line="240" w:lineRule="auto"/>
              <w:jc w:val="right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127.2140</w:t>
            </w:r>
          </w:p>
        </w:tc>
        <w:tc>
          <w:tcPr>
            <w:tcW w:w="27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FF02BF" w14:textId="751A69B6" w:rsidR="007E03B1" w:rsidRPr="00A133DE" w:rsidRDefault="007E03B1" w:rsidP="00791A25">
            <w:pPr>
              <w:wordWrap/>
              <w:spacing w:line="240" w:lineRule="auto"/>
              <w:jc w:val="right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128.8747</w:t>
            </w:r>
          </w:p>
        </w:tc>
      </w:tr>
      <w:tr w:rsidR="007E03B1" w:rsidRPr="00A133DE" w14:paraId="08569FEA" w14:textId="77777777" w:rsidTr="007B3024">
        <w:trPr>
          <w:trHeight w:val="156"/>
        </w:trPr>
        <w:tc>
          <w:tcPr>
            <w:tcW w:w="294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F8BA45" w14:textId="77777777" w:rsidR="007E03B1" w:rsidRPr="00A133DE" w:rsidRDefault="007E03B1" w:rsidP="00791A25">
            <w:pPr>
              <w:wordWrap/>
              <w:spacing w:after="0" w:line="240" w:lineRule="auto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8"/>
                <w:szCs w:val="16"/>
              </w:rPr>
              <w:t>C</w:t>
            </w:r>
            <w:r w:rsidRPr="00A133DE">
              <w:rPr>
                <w:rFonts w:ascii="바탕" w:eastAsia="바탕" w:hAnsi="바탕" w:cs="Times New Roman"/>
                <w:sz w:val="18"/>
                <w:szCs w:val="16"/>
              </w:rPr>
              <w:t>lassification</w:t>
            </w:r>
          </w:p>
        </w:tc>
        <w:tc>
          <w:tcPr>
            <w:tcW w:w="27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2F290" w14:textId="69F168F8" w:rsidR="007E03B1" w:rsidRPr="00A133DE" w:rsidRDefault="007E03B1" w:rsidP="00791A25">
            <w:pPr>
              <w:wordWrap/>
              <w:spacing w:after="0" w:line="240" w:lineRule="auto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8"/>
                <w:szCs w:val="16"/>
              </w:rPr>
              <w:t>R</w:t>
            </w:r>
            <w:r w:rsidRPr="00A133DE">
              <w:rPr>
                <w:rFonts w:ascii="바탕" w:eastAsia="바탕" w:hAnsi="바탕" w:cs="Times New Roman"/>
                <w:sz w:val="18"/>
                <w:szCs w:val="16"/>
              </w:rPr>
              <w:t>ice-paddy</w:t>
            </w:r>
          </w:p>
        </w:tc>
        <w:tc>
          <w:tcPr>
            <w:tcW w:w="27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9B2D2F" w14:textId="3C4123EF" w:rsidR="007E03B1" w:rsidRPr="00A133DE" w:rsidRDefault="007E03B1" w:rsidP="00791A25">
            <w:pPr>
              <w:wordWrap/>
              <w:spacing w:after="0" w:line="240" w:lineRule="auto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8"/>
                <w:szCs w:val="16"/>
              </w:rPr>
              <w:t>C</w:t>
            </w:r>
            <w:r w:rsidRPr="00A133DE">
              <w:rPr>
                <w:rFonts w:ascii="바탕" w:eastAsia="바탕" w:hAnsi="바탕" w:cs="Times New Roman"/>
                <w:sz w:val="18"/>
                <w:szCs w:val="16"/>
              </w:rPr>
              <w:t>ropland</w:t>
            </w:r>
          </w:p>
        </w:tc>
      </w:tr>
      <w:tr w:rsidR="007E03B1" w:rsidRPr="00A133DE" w14:paraId="18503187" w14:textId="77777777" w:rsidTr="007B3024">
        <w:trPr>
          <w:trHeight w:val="152"/>
        </w:trPr>
        <w:tc>
          <w:tcPr>
            <w:tcW w:w="294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18FA6" w14:textId="2BCF28B7" w:rsidR="007E03B1" w:rsidRPr="00A133DE" w:rsidRDefault="007E03B1" w:rsidP="00791A25">
            <w:pPr>
              <w:wordWrap/>
              <w:spacing w:after="0" w:line="240" w:lineRule="auto"/>
              <w:outlineLvl w:val="0"/>
              <w:rPr>
                <w:rFonts w:ascii="바탕" w:eastAsia="바탕" w:hAnsi="바탕" w:cs="Times New Roman"/>
                <w:color w:val="000000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color w:val="000000"/>
                <w:sz w:val="18"/>
                <w:szCs w:val="16"/>
              </w:rPr>
              <w:t>D</w:t>
            </w: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escription</w:t>
            </w:r>
          </w:p>
        </w:tc>
        <w:tc>
          <w:tcPr>
            <w:tcW w:w="2764" w:type="dxa"/>
            <w:tcBorders>
              <w:top w:val="nil"/>
              <w:left w:val="nil"/>
              <w:bottom w:val="nil"/>
              <w:right w:val="nil"/>
            </w:tcBorders>
          </w:tcPr>
          <w:p w14:paraId="56F711E1" w14:textId="68FA844F" w:rsidR="007E03B1" w:rsidRPr="00A133DE" w:rsidRDefault="007E03B1" w:rsidP="00791A25">
            <w:pPr>
              <w:wordWrap/>
              <w:outlineLvl w:val="0"/>
              <w:rPr>
                <w:rFonts w:ascii="바탕" w:eastAsia="바탕" w:hAnsi="바탕" w:cs="Times New Roman"/>
                <w:color w:val="000000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color w:val="000000"/>
                <w:sz w:val="18"/>
                <w:szCs w:val="16"/>
              </w:rPr>
              <w:t>D</w:t>
            </w: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ouble cropping</w:t>
            </w: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br/>
              <w:t xml:space="preserve">- </w:t>
            </w:r>
            <w:r w:rsidRPr="00A133DE">
              <w:rPr>
                <w:rFonts w:ascii="바탕" w:eastAsia="바탕" w:hAnsi="바탕" w:cs="Times New Roman" w:hint="eastAsia"/>
                <w:color w:val="000000"/>
                <w:sz w:val="18"/>
                <w:szCs w:val="16"/>
              </w:rPr>
              <w:t>D</w:t>
            </w: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 xml:space="preserve">ec-May: </w:t>
            </w:r>
            <w:r w:rsidRPr="00A133DE">
              <w:rPr>
                <w:rFonts w:ascii="바탕" w:eastAsia="바탕" w:hAnsi="바탕" w:cs="Times New Roman"/>
                <w:i/>
                <w:color w:val="000000"/>
                <w:sz w:val="18"/>
                <w:szCs w:val="16"/>
              </w:rPr>
              <w:t>Hordeum vulgare</w:t>
            </w:r>
            <w:r w:rsidRPr="00A133DE">
              <w:rPr>
                <w:rFonts w:ascii="바탕" w:eastAsia="바탕" w:hAnsi="바탕" w:cs="Times New Roman"/>
                <w:i/>
                <w:color w:val="000000"/>
                <w:sz w:val="18"/>
                <w:szCs w:val="16"/>
              </w:rPr>
              <w:br/>
            </w: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 xml:space="preserve">- </w:t>
            </w:r>
            <w:r w:rsidRPr="00A133DE">
              <w:rPr>
                <w:rFonts w:ascii="바탕" w:eastAsia="바탕" w:hAnsi="바탕" w:cs="Times New Roman" w:hint="eastAsia"/>
                <w:color w:val="000000"/>
                <w:sz w:val="18"/>
                <w:szCs w:val="16"/>
              </w:rPr>
              <w:t>J</w:t>
            </w: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 xml:space="preserve">un-Nov: </w:t>
            </w:r>
            <w:r w:rsidRPr="00A133DE">
              <w:rPr>
                <w:rFonts w:ascii="바탕" w:eastAsia="바탕" w:hAnsi="바탕" w:cs="Times New Roman"/>
                <w:i/>
                <w:color w:val="000000"/>
                <w:sz w:val="18"/>
                <w:szCs w:val="16"/>
              </w:rPr>
              <w:t>Oryza sativa</w:t>
            </w:r>
          </w:p>
        </w:tc>
        <w:tc>
          <w:tcPr>
            <w:tcW w:w="2765" w:type="dxa"/>
            <w:tcBorders>
              <w:top w:val="nil"/>
              <w:left w:val="nil"/>
              <w:bottom w:val="nil"/>
              <w:right w:val="nil"/>
            </w:tcBorders>
          </w:tcPr>
          <w:p w14:paraId="6EEA36BD" w14:textId="40C22902" w:rsidR="00CE0D2B" w:rsidRPr="00A133DE" w:rsidRDefault="00D461E9" w:rsidP="00791A25">
            <w:pPr>
              <w:wordWrap/>
              <w:spacing w:after="0" w:line="240" w:lineRule="auto"/>
              <w:outlineLvl w:val="0"/>
              <w:rPr>
                <w:rFonts w:ascii="바탕" w:eastAsia="바탕" w:hAnsi="바탕" w:cs="Times New Roman"/>
                <w:color w:val="000000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color w:val="000000"/>
                <w:sz w:val="18"/>
                <w:szCs w:val="16"/>
              </w:rPr>
              <w:t>-</w:t>
            </w: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 xml:space="preserve"> May-Nov: </w:t>
            </w:r>
            <w:r w:rsidR="00D4491E" w:rsidRPr="00A133DE">
              <w:rPr>
                <w:rFonts w:ascii="바탕" w:eastAsia="바탕" w:hAnsi="바탕" w:cs="Times New Roman"/>
                <w:i/>
                <w:color w:val="000000"/>
                <w:sz w:val="18"/>
                <w:szCs w:val="16"/>
              </w:rPr>
              <w:t>Capsicum annuum</w:t>
            </w:r>
            <w:r w:rsidR="00D4491E" w:rsidRPr="00A133DE">
              <w:rPr>
                <w:rFonts w:ascii="바탕" w:eastAsia="바탕" w:hAnsi="바탕" w:cs="Times New Roman"/>
                <w:i/>
                <w:color w:val="000000"/>
                <w:sz w:val="18"/>
                <w:szCs w:val="16"/>
              </w:rPr>
              <w:br/>
            </w:r>
            <w:r w:rsidR="00D4491E"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- May-</w:t>
            </w:r>
            <w:r w:rsidR="00CE0D2B"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 xml:space="preserve">Aug: </w:t>
            </w:r>
            <w:r w:rsidR="00B646B9" w:rsidRPr="00A133DE">
              <w:rPr>
                <w:rFonts w:ascii="바탕" w:eastAsia="바탕" w:hAnsi="바탕" w:cs="Times New Roman"/>
                <w:i/>
                <w:color w:val="000000"/>
                <w:sz w:val="18"/>
                <w:szCs w:val="16"/>
              </w:rPr>
              <w:t>Cucucrbita moschata</w:t>
            </w:r>
            <w:r w:rsidR="00B646B9"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 xml:space="preserve">, </w:t>
            </w:r>
            <w:r w:rsidR="00B646B9" w:rsidRPr="00A133DE">
              <w:rPr>
                <w:rFonts w:ascii="바탕" w:eastAsia="바탕" w:hAnsi="바탕" w:cs="Times New Roman"/>
                <w:i/>
                <w:color w:val="000000"/>
                <w:sz w:val="18"/>
                <w:szCs w:val="16"/>
              </w:rPr>
              <w:t>Sesamum indicum</w:t>
            </w:r>
          </w:p>
          <w:p w14:paraId="48A43FCE" w14:textId="27030E8A" w:rsidR="00D4491E" w:rsidRPr="00A133DE" w:rsidRDefault="00CE0D2B" w:rsidP="00791A25">
            <w:pPr>
              <w:wordWrap/>
              <w:spacing w:after="0" w:line="240" w:lineRule="auto"/>
              <w:outlineLvl w:val="0"/>
              <w:rPr>
                <w:rFonts w:ascii="바탕" w:eastAsia="바탕" w:hAnsi="바탕" w:cs="Times New Roman"/>
                <w:color w:val="000000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- Sep-Nov:</w:t>
            </w:r>
            <w:r w:rsidR="00D4491E"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 xml:space="preserve"> </w:t>
            </w:r>
            <w:r w:rsidR="007B3024" w:rsidRPr="00A133DE">
              <w:rPr>
                <w:rFonts w:ascii="바탕" w:eastAsia="바탕" w:hAnsi="바탕" w:cs="Times New Roman"/>
                <w:i/>
                <w:color w:val="000000"/>
                <w:sz w:val="18"/>
                <w:szCs w:val="16"/>
              </w:rPr>
              <w:t>Raphanus sativus</w:t>
            </w:r>
          </w:p>
        </w:tc>
      </w:tr>
      <w:tr w:rsidR="007E03B1" w:rsidRPr="00A133DE" w14:paraId="2F09F15E" w14:textId="77777777" w:rsidTr="007B3024">
        <w:trPr>
          <w:trHeight w:val="152"/>
        </w:trPr>
        <w:tc>
          <w:tcPr>
            <w:tcW w:w="294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88D8F7" w14:textId="77777777" w:rsidR="007E03B1" w:rsidRPr="00A133DE" w:rsidRDefault="007E03B1" w:rsidP="00791A25">
            <w:pPr>
              <w:wordWrap/>
              <w:spacing w:after="0" w:line="240" w:lineRule="auto"/>
              <w:outlineLvl w:val="0"/>
              <w:rPr>
                <w:rFonts w:ascii="바탕" w:eastAsia="바탕" w:hAnsi="바탕" w:cs="Times New Roman"/>
                <w:color w:val="000000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Measurement height (m)</w:t>
            </w:r>
          </w:p>
        </w:tc>
        <w:tc>
          <w:tcPr>
            <w:tcW w:w="27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428F44" w14:textId="2CB17086" w:rsidR="007E03B1" w:rsidRPr="00A133DE" w:rsidRDefault="007E03B1" w:rsidP="00791A25">
            <w:pPr>
              <w:wordWrap/>
              <w:spacing w:after="0" w:line="240" w:lineRule="auto"/>
              <w:jc w:val="right"/>
              <w:outlineLvl w:val="0"/>
              <w:rPr>
                <w:rFonts w:ascii="바탕" w:eastAsia="바탕" w:hAnsi="바탕" w:cs="Times New Roman"/>
                <w:color w:val="000000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2.5</w:t>
            </w:r>
          </w:p>
        </w:tc>
        <w:tc>
          <w:tcPr>
            <w:tcW w:w="27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1EECE3" w14:textId="3EDB34B8" w:rsidR="007E03B1" w:rsidRPr="00A133DE" w:rsidRDefault="007E03B1" w:rsidP="00791A25">
            <w:pPr>
              <w:wordWrap/>
              <w:spacing w:after="0" w:line="240" w:lineRule="auto"/>
              <w:jc w:val="right"/>
              <w:outlineLvl w:val="0"/>
              <w:rPr>
                <w:rFonts w:ascii="바탕" w:eastAsia="바탕" w:hAnsi="바탕" w:cs="Times New Roman"/>
                <w:color w:val="000000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color w:val="000000"/>
                <w:sz w:val="18"/>
                <w:szCs w:val="16"/>
              </w:rPr>
              <w:t>1</w:t>
            </w: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0</w:t>
            </w:r>
          </w:p>
        </w:tc>
      </w:tr>
      <w:tr w:rsidR="007E03B1" w:rsidRPr="00A133DE" w14:paraId="7974D53D" w14:textId="77777777" w:rsidTr="007B3024">
        <w:tc>
          <w:tcPr>
            <w:tcW w:w="294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7D6503" w14:textId="77777777" w:rsidR="007E03B1" w:rsidRPr="00A133DE" w:rsidRDefault="007E03B1" w:rsidP="00791A25">
            <w:pPr>
              <w:wordWrap/>
              <w:spacing w:line="240" w:lineRule="auto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Obstacle height (m)</w:t>
            </w:r>
          </w:p>
        </w:tc>
        <w:tc>
          <w:tcPr>
            <w:tcW w:w="27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B1C515" w14:textId="2E369A8D" w:rsidR="007E03B1" w:rsidRPr="00A133DE" w:rsidRDefault="007E03B1" w:rsidP="00791A25">
            <w:pPr>
              <w:wordWrap/>
              <w:spacing w:line="240" w:lineRule="auto"/>
              <w:jc w:val="right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&lt;1</w:t>
            </w:r>
          </w:p>
        </w:tc>
        <w:tc>
          <w:tcPr>
            <w:tcW w:w="27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6913A7" w14:textId="1DDE1B3C" w:rsidR="007E03B1" w:rsidRPr="00A133DE" w:rsidRDefault="007E03B1" w:rsidP="00791A25">
            <w:pPr>
              <w:wordWrap/>
              <w:spacing w:line="240" w:lineRule="auto"/>
              <w:jc w:val="right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8"/>
                <w:szCs w:val="16"/>
              </w:rPr>
              <w:t>&lt;</w:t>
            </w:r>
            <w:r w:rsidRPr="00A133DE">
              <w:rPr>
                <w:rFonts w:ascii="바탕" w:eastAsia="바탕" w:hAnsi="바탕" w:cs="Times New Roman"/>
                <w:sz w:val="18"/>
                <w:szCs w:val="16"/>
              </w:rPr>
              <w:t>1</w:t>
            </w:r>
          </w:p>
        </w:tc>
      </w:tr>
      <w:tr w:rsidR="007E03B1" w:rsidRPr="00A133DE" w14:paraId="6A5FA448" w14:textId="77777777" w:rsidTr="007B3024">
        <w:tc>
          <w:tcPr>
            <w:tcW w:w="294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257B66" w14:textId="77777777" w:rsidR="007E03B1" w:rsidRPr="00A133DE" w:rsidRDefault="007E03B1" w:rsidP="00791A25">
            <w:pPr>
              <w:wordWrap/>
              <w:spacing w:line="240" w:lineRule="auto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Altitude (m)</w:t>
            </w:r>
          </w:p>
        </w:tc>
        <w:tc>
          <w:tcPr>
            <w:tcW w:w="27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8E3721" w14:textId="7FD3CCD7" w:rsidR="007E03B1" w:rsidRPr="00A133DE" w:rsidRDefault="007E03B1" w:rsidP="00791A25">
            <w:pPr>
              <w:wordWrap/>
              <w:spacing w:line="240" w:lineRule="auto"/>
              <w:jc w:val="right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2</w:t>
            </w:r>
          </w:p>
        </w:tc>
        <w:tc>
          <w:tcPr>
            <w:tcW w:w="27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A7A73A" w14:textId="10D272E6" w:rsidR="007E03B1" w:rsidRPr="00A133DE" w:rsidRDefault="007E03B1" w:rsidP="00791A25">
            <w:pPr>
              <w:wordWrap/>
              <w:spacing w:line="240" w:lineRule="auto"/>
              <w:jc w:val="right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8"/>
                <w:szCs w:val="16"/>
              </w:rPr>
              <w:t>1</w:t>
            </w:r>
            <w:r w:rsidRPr="00A133DE">
              <w:rPr>
                <w:rFonts w:ascii="바탕" w:eastAsia="바탕" w:hAnsi="바탕" w:cs="Times New Roman"/>
                <w:sz w:val="18"/>
                <w:szCs w:val="16"/>
              </w:rPr>
              <w:t>80</w:t>
            </w:r>
          </w:p>
        </w:tc>
      </w:tr>
      <w:tr w:rsidR="007E03B1" w:rsidRPr="00A133DE" w14:paraId="58FE1DB3" w14:textId="77777777" w:rsidTr="007B3024">
        <w:tc>
          <w:tcPr>
            <w:tcW w:w="294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2E4F98" w14:textId="77777777" w:rsidR="007E03B1" w:rsidRPr="00A133DE" w:rsidRDefault="007E03B1" w:rsidP="00791A25">
            <w:pPr>
              <w:wordWrap/>
              <w:spacing w:line="240" w:lineRule="auto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Sonic anemometer</w:t>
            </w:r>
          </w:p>
        </w:tc>
        <w:tc>
          <w:tcPr>
            <w:tcW w:w="27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C6E522" w14:textId="7B664817" w:rsidR="007E03B1" w:rsidRPr="00A133DE" w:rsidRDefault="007E03B1" w:rsidP="00791A25">
            <w:pPr>
              <w:wordWrap/>
              <w:spacing w:line="240" w:lineRule="auto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CSAT3, Campbell Sci.</w:t>
            </w:r>
          </w:p>
        </w:tc>
        <w:tc>
          <w:tcPr>
            <w:tcW w:w="27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EA1B66" w14:textId="77777777" w:rsidR="007E03B1" w:rsidRPr="00A133DE" w:rsidRDefault="007E03B1" w:rsidP="00791A25">
            <w:pPr>
              <w:wordWrap/>
              <w:spacing w:line="240" w:lineRule="auto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CSAT3, Campbell Sci.</w:t>
            </w:r>
          </w:p>
        </w:tc>
      </w:tr>
      <w:tr w:rsidR="007E03B1" w:rsidRPr="00A133DE" w14:paraId="4BA61637" w14:textId="77777777" w:rsidTr="007B3024">
        <w:tc>
          <w:tcPr>
            <w:tcW w:w="294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C64873" w14:textId="77777777" w:rsidR="007E03B1" w:rsidRPr="00A133DE" w:rsidRDefault="007E03B1" w:rsidP="00791A25">
            <w:pPr>
              <w:wordWrap/>
              <w:spacing w:line="240" w:lineRule="auto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Infrared gas analyser</w:t>
            </w:r>
          </w:p>
        </w:tc>
        <w:tc>
          <w:tcPr>
            <w:tcW w:w="27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782F38" w14:textId="1DE8A174" w:rsidR="007E03B1" w:rsidRPr="00A133DE" w:rsidRDefault="007E03B1" w:rsidP="00791A25">
            <w:pPr>
              <w:wordWrap/>
              <w:spacing w:line="240" w:lineRule="auto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EC-150, Campbell Sci.</w:t>
            </w:r>
          </w:p>
        </w:tc>
        <w:tc>
          <w:tcPr>
            <w:tcW w:w="27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096B4B" w14:textId="77777777" w:rsidR="007E03B1" w:rsidRPr="00A133DE" w:rsidRDefault="007E03B1" w:rsidP="00791A25">
            <w:pPr>
              <w:wordWrap/>
              <w:spacing w:line="240" w:lineRule="auto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EC-150, Campbell Sci.</w:t>
            </w:r>
          </w:p>
        </w:tc>
      </w:tr>
      <w:tr w:rsidR="007E03B1" w:rsidRPr="00A133DE" w14:paraId="0C925B38" w14:textId="77777777" w:rsidTr="007B3024">
        <w:tc>
          <w:tcPr>
            <w:tcW w:w="294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AF216F" w14:textId="77777777" w:rsidR="007E03B1" w:rsidRPr="00A133DE" w:rsidRDefault="007E03B1" w:rsidP="00791A25">
            <w:pPr>
              <w:wordWrap/>
              <w:spacing w:line="240" w:lineRule="auto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Radiometer</w:t>
            </w:r>
          </w:p>
        </w:tc>
        <w:tc>
          <w:tcPr>
            <w:tcW w:w="27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A87C72" w14:textId="0086A5CD" w:rsidR="007E03B1" w:rsidRPr="00A133DE" w:rsidRDefault="007E03B1" w:rsidP="00791A25">
            <w:pPr>
              <w:wordWrap/>
              <w:spacing w:line="240" w:lineRule="auto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CNR-4, Kipp&amp;Zonen</w:t>
            </w:r>
          </w:p>
        </w:tc>
        <w:tc>
          <w:tcPr>
            <w:tcW w:w="27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EF4822" w14:textId="77777777" w:rsidR="007E03B1" w:rsidRPr="00A133DE" w:rsidRDefault="007E03B1" w:rsidP="00791A25">
            <w:pPr>
              <w:wordWrap/>
              <w:spacing w:line="240" w:lineRule="auto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CNR-4, Kipp&amp;Zonen</w:t>
            </w:r>
          </w:p>
        </w:tc>
      </w:tr>
      <w:tr w:rsidR="007E03B1" w:rsidRPr="00A133DE" w14:paraId="0D01CC46" w14:textId="77777777" w:rsidTr="007B3024">
        <w:tc>
          <w:tcPr>
            <w:tcW w:w="294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C21E20" w14:textId="77777777" w:rsidR="007E03B1" w:rsidRPr="00A133DE" w:rsidRDefault="007E03B1" w:rsidP="00791A25">
            <w:pPr>
              <w:wordWrap/>
              <w:spacing w:line="240" w:lineRule="auto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Data logger</w:t>
            </w:r>
          </w:p>
        </w:tc>
        <w:tc>
          <w:tcPr>
            <w:tcW w:w="27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15BA09" w14:textId="489367F6" w:rsidR="007E03B1" w:rsidRPr="00A133DE" w:rsidRDefault="007E03B1" w:rsidP="00791A25">
            <w:pPr>
              <w:wordWrap/>
              <w:spacing w:line="240" w:lineRule="auto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CR-3000, Campbell Sci.</w:t>
            </w:r>
          </w:p>
        </w:tc>
        <w:tc>
          <w:tcPr>
            <w:tcW w:w="27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CDB62E" w14:textId="77777777" w:rsidR="007E03B1" w:rsidRPr="00A133DE" w:rsidRDefault="007E03B1" w:rsidP="00791A25">
            <w:pPr>
              <w:wordWrap/>
              <w:spacing w:line="240" w:lineRule="auto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CR-3000, Campbell Sci.</w:t>
            </w:r>
          </w:p>
        </w:tc>
      </w:tr>
      <w:tr w:rsidR="007E03B1" w:rsidRPr="00A133DE" w14:paraId="109D0CFA" w14:textId="77777777" w:rsidTr="007B3024">
        <w:tc>
          <w:tcPr>
            <w:tcW w:w="2943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190660D7" w14:textId="4211E658" w:rsidR="007E03B1" w:rsidRPr="00A133DE" w:rsidRDefault="007E03B1" w:rsidP="00791A25">
            <w:pPr>
              <w:wordWrap/>
              <w:spacing w:line="240" w:lineRule="auto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8"/>
                <w:szCs w:val="16"/>
              </w:rPr>
              <w:t>Establishment</w:t>
            </w:r>
          </w:p>
        </w:tc>
        <w:tc>
          <w:tcPr>
            <w:tcW w:w="2764" w:type="dxa"/>
            <w:tcBorders>
              <w:top w:val="nil"/>
              <w:left w:val="nil"/>
              <w:right w:val="nil"/>
            </w:tcBorders>
            <w:vAlign w:val="center"/>
          </w:tcPr>
          <w:p w14:paraId="64F92E31" w14:textId="167E93C7" w:rsidR="007E03B1" w:rsidRPr="00A133DE" w:rsidRDefault="007E03B1" w:rsidP="00791A25">
            <w:pPr>
              <w:wordWrap/>
              <w:spacing w:line="240" w:lineRule="auto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sz w:val="18"/>
                <w:szCs w:val="16"/>
              </w:rPr>
              <w:t>30 Sep 2014</w:t>
            </w:r>
          </w:p>
        </w:tc>
        <w:tc>
          <w:tcPr>
            <w:tcW w:w="2765" w:type="dxa"/>
            <w:tcBorders>
              <w:top w:val="nil"/>
              <w:left w:val="nil"/>
              <w:right w:val="nil"/>
            </w:tcBorders>
            <w:vAlign w:val="center"/>
          </w:tcPr>
          <w:p w14:paraId="6FE55211" w14:textId="75203AA4" w:rsidR="007E03B1" w:rsidRPr="00A133DE" w:rsidRDefault="007E03B1" w:rsidP="00791A25">
            <w:pPr>
              <w:wordWrap/>
              <w:spacing w:line="240" w:lineRule="auto"/>
              <w:outlineLvl w:val="0"/>
              <w:rPr>
                <w:rFonts w:ascii="바탕" w:eastAsia="바탕" w:hAnsi="바탕" w:cs="Times New Roman"/>
                <w:sz w:val="18"/>
                <w:szCs w:val="16"/>
              </w:rPr>
            </w:pPr>
            <w:r w:rsidRPr="00A133DE">
              <w:rPr>
                <w:rFonts w:ascii="바탕" w:eastAsia="바탕" w:hAnsi="바탕" w:cs="Times New Roman"/>
                <w:sz w:val="18"/>
                <w:szCs w:val="16"/>
              </w:rPr>
              <w:t>Sep 2014</w:t>
            </w:r>
          </w:p>
        </w:tc>
      </w:tr>
    </w:tbl>
    <w:p w14:paraId="124328C6" w14:textId="77777777" w:rsidR="00352D5E" w:rsidRPr="00734E8C" w:rsidRDefault="00352D5E">
      <w:pPr>
        <w:widowControl/>
        <w:wordWrap/>
        <w:autoSpaceDE/>
        <w:autoSpaceDN/>
        <w:spacing w:after="0" w:line="240" w:lineRule="auto"/>
        <w:jc w:val="left"/>
        <w:rPr>
          <w:rFonts w:ascii="바탕" w:eastAsia="바탕" w:hAnsi="바탕" w:cs="Times New Roman"/>
          <w:b/>
          <w:color w:val="000000"/>
          <w:kern w:val="0"/>
          <w:sz w:val="22"/>
          <w:szCs w:val="22"/>
        </w:rPr>
      </w:pPr>
      <w:r w:rsidRPr="00734E8C">
        <w:rPr>
          <w:rFonts w:ascii="바탕" w:eastAsia="바탕" w:hAnsi="바탕" w:cs="Times New Roman"/>
          <w:b/>
          <w:color w:val="000000"/>
          <w:kern w:val="0"/>
          <w:sz w:val="22"/>
          <w:szCs w:val="22"/>
        </w:rPr>
        <w:br w:type="page"/>
      </w:r>
    </w:p>
    <w:p w14:paraId="0975F4E9" w14:textId="77777777" w:rsidR="004373A0" w:rsidRPr="00A133DE" w:rsidRDefault="004373A0" w:rsidP="004373A0">
      <w:pPr>
        <w:widowControl/>
        <w:wordWrap/>
        <w:spacing w:after="0" w:line="480" w:lineRule="auto"/>
        <w:outlineLvl w:val="1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/>
          <w:b/>
          <w:color w:val="000000"/>
          <w:kern w:val="0"/>
          <w:sz w:val="22"/>
          <w:szCs w:val="22"/>
        </w:rPr>
        <w:lastRenderedPageBreak/>
        <w:t xml:space="preserve">Table 2. </w:t>
      </w:r>
      <w:r w:rsidRPr="00A133DE">
        <w:rPr>
          <w:rFonts w:ascii="바탕" w:eastAsia="바탕" w:hAnsi="바탕" w:cs="Times New Roman"/>
          <w:sz w:val="22"/>
          <w:szCs w:val="22"/>
        </w:rPr>
        <w:t xml:space="preserve">Parameters and initial conditions of JULES simulation </w:t>
      </w:r>
      <w:r w:rsidRPr="00A133DE">
        <w:rPr>
          <w:rFonts w:ascii="바탕" w:eastAsia="바탕" w:hAnsi="바탕" w:cs="Times New Roman" w:hint="eastAsia"/>
          <w:sz w:val="22"/>
          <w:szCs w:val="22"/>
        </w:rPr>
        <w:t>w</w:t>
      </w:r>
      <w:r w:rsidRPr="00A133DE">
        <w:rPr>
          <w:rFonts w:ascii="바탕" w:eastAsia="바탕" w:hAnsi="바탕" w:cs="Times New Roman"/>
          <w:sz w:val="22"/>
          <w:szCs w:val="22"/>
        </w:rPr>
        <w:t>ith LDAPS setting (JUES-G) and local ancillary data (JULES-L).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30"/>
        <w:gridCol w:w="1330"/>
        <w:gridCol w:w="1453"/>
        <w:gridCol w:w="1453"/>
        <w:gridCol w:w="1453"/>
        <w:gridCol w:w="1453"/>
      </w:tblGrid>
      <w:tr w:rsidR="004373A0" w:rsidRPr="00A133DE" w14:paraId="01D91088" w14:textId="77777777" w:rsidTr="00AD2915">
        <w:trPr>
          <w:trHeight w:val="113"/>
        </w:trPr>
        <w:tc>
          <w:tcPr>
            <w:tcW w:w="2660" w:type="dxa"/>
            <w:gridSpan w:val="2"/>
            <w:vMerge w:val="restart"/>
          </w:tcPr>
          <w:p w14:paraId="0D41481E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8"/>
              </w:rPr>
            </w:pPr>
          </w:p>
        </w:tc>
        <w:tc>
          <w:tcPr>
            <w:tcW w:w="2906" w:type="dxa"/>
            <w:gridSpan w:val="2"/>
          </w:tcPr>
          <w:p w14:paraId="52047177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8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8"/>
              </w:rPr>
              <w:t>Rice-paddy (BoSeong)</w:t>
            </w:r>
          </w:p>
        </w:tc>
        <w:tc>
          <w:tcPr>
            <w:tcW w:w="2906" w:type="dxa"/>
            <w:gridSpan w:val="2"/>
          </w:tcPr>
          <w:p w14:paraId="0F81CE6E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8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8"/>
              </w:rPr>
              <w:t>Cropland (AnDong)</w:t>
            </w:r>
          </w:p>
        </w:tc>
      </w:tr>
      <w:tr w:rsidR="004373A0" w:rsidRPr="00A133DE" w14:paraId="4AA6DD61" w14:textId="77777777" w:rsidTr="00AD2915">
        <w:trPr>
          <w:trHeight w:val="53"/>
        </w:trPr>
        <w:tc>
          <w:tcPr>
            <w:tcW w:w="2660" w:type="dxa"/>
            <w:gridSpan w:val="2"/>
            <w:vMerge/>
            <w:tcBorders>
              <w:bottom w:val="single" w:sz="4" w:space="0" w:color="auto"/>
            </w:tcBorders>
          </w:tcPr>
          <w:p w14:paraId="7F5BD837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8"/>
              </w:rPr>
            </w:pPr>
          </w:p>
        </w:tc>
        <w:tc>
          <w:tcPr>
            <w:tcW w:w="1453" w:type="dxa"/>
            <w:tcBorders>
              <w:bottom w:val="single" w:sz="4" w:space="0" w:color="auto"/>
            </w:tcBorders>
          </w:tcPr>
          <w:p w14:paraId="3220CA0C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8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8"/>
              </w:rPr>
              <w:t>JULES-G</w:t>
            </w:r>
          </w:p>
        </w:tc>
        <w:tc>
          <w:tcPr>
            <w:tcW w:w="1453" w:type="dxa"/>
            <w:tcBorders>
              <w:bottom w:val="single" w:sz="4" w:space="0" w:color="auto"/>
            </w:tcBorders>
          </w:tcPr>
          <w:p w14:paraId="2EF3F3C8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8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8"/>
              </w:rPr>
              <w:t>JULES-L</w:t>
            </w:r>
          </w:p>
        </w:tc>
        <w:tc>
          <w:tcPr>
            <w:tcW w:w="1453" w:type="dxa"/>
            <w:tcBorders>
              <w:bottom w:val="single" w:sz="4" w:space="0" w:color="auto"/>
            </w:tcBorders>
          </w:tcPr>
          <w:p w14:paraId="5FDC1170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8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8"/>
              </w:rPr>
              <w:t>JULES-G</w:t>
            </w:r>
          </w:p>
        </w:tc>
        <w:tc>
          <w:tcPr>
            <w:tcW w:w="1453" w:type="dxa"/>
            <w:tcBorders>
              <w:bottom w:val="single" w:sz="4" w:space="0" w:color="auto"/>
            </w:tcBorders>
          </w:tcPr>
          <w:p w14:paraId="1895ECB7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8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8"/>
              </w:rPr>
              <w:t>JULES-L</w:t>
            </w:r>
          </w:p>
        </w:tc>
      </w:tr>
      <w:tr w:rsidR="004373A0" w:rsidRPr="00A133DE" w14:paraId="55C86056" w14:textId="77777777" w:rsidTr="00AD2915">
        <w:tc>
          <w:tcPr>
            <w:tcW w:w="1330" w:type="dxa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14:paraId="7E87B537" w14:textId="77777777" w:rsidR="004373A0" w:rsidRPr="00734E8C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734E8C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Tile</w:t>
            </w:r>
            <w:r w:rsidRPr="00734E8C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br/>
              <w:t>fraction</w:t>
            </w:r>
            <w:r w:rsidRPr="00734E8C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br/>
              <w:t>(%)</w:t>
            </w:r>
          </w:p>
        </w:tc>
        <w:tc>
          <w:tcPr>
            <w:tcW w:w="1330" w:type="dxa"/>
            <w:tcBorders>
              <w:top w:val="single" w:sz="4" w:space="0" w:color="auto"/>
              <w:bottom w:val="nil"/>
            </w:tcBorders>
          </w:tcPr>
          <w:p w14:paraId="373FFD29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broad leaf</w:t>
            </w:r>
          </w:p>
        </w:tc>
        <w:tc>
          <w:tcPr>
            <w:tcW w:w="1453" w:type="dxa"/>
            <w:tcBorders>
              <w:top w:val="single" w:sz="4" w:space="0" w:color="auto"/>
              <w:bottom w:val="nil"/>
            </w:tcBorders>
          </w:tcPr>
          <w:p w14:paraId="187A7A0C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1</w:t>
            </w:r>
            <w:r w:rsidRPr="00A133DE">
              <w:rPr>
                <w:rFonts w:ascii="바탕" w:eastAsia="바탕" w:hAnsi="바탕" w:cs="Times New Roman"/>
                <w:sz w:val="16"/>
                <w:szCs w:val="16"/>
              </w:rPr>
              <w:t>4.4</w:t>
            </w:r>
          </w:p>
        </w:tc>
        <w:tc>
          <w:tcPr>
            <w:tcW w:w="1453" w:type="dxa"/>
            <w:tcBorders>
              <w:top w:val="single" w:sz="4" w:space="0" w:color="auto"/>
              <w:bottom w:val="nil"/>
            </w:tcBorders>
          </w:tcPr>
          <w:p w14:paraId="2DA8D61C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-</w:t>
            </w:r>
          </w:p>
        </w:tc>
        <w:tc>
          <w:tcPr>
            <w:tcW w:w="1453" w:type="dxa"/>
            <w:tcBorders>
              <w:top w:val="single" w:sz="4" w:space="0" w:color="auto"/>
              <w:bottom w:val="nil"/>
            </w:tcBorders>
          </w:tcPr>
          <w:p w14:paraId="412AA90B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6</w:t>
            </w:r>
            <w:r w:rsidRPr="00A133DE">
              <w:rPr>
                <w:rFonts w:ascii="바탕" w:eastAsia="바탕" w:hAnsi="바탕" w:cs="Times New Roman"/>
                <w:sz w:val="16"/>
                <w:szCs w:val="16"/>
              </w:rPr>
              <w:t>.7</w:t>
            </w:r>
          </w:p>
        </w:tc>
        <w:tc>
          <w:tcPr>
            <w:tcW w:w="1453" w:type="dxa"/>
            <w:tcBorders>
              <w:top w:val="single" w:sz="4" w:space="0" w:color="auto"/>
              <w:bottom w:val="nil"/>
            </w:tcBorders>
          </w:tcPr>
          <w:p w14:paraId="1CA3DFAB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5</w:t>
            </w:r>
            <w:r w:rsidRPr="00A133DE">
              <w:rPr>
                <w:rFonts w:ascii="바탕" w:eastAsia="바탕" w:hAnsi="바탕" w:cs="Times New Roman"/>
                <w:sz w:val="16"/>
                <w:szCs w:val="16"/>
              </w:rPr>
              <w:t>0.0</w:t>
            </w:r>
          </w:p>
        </w:tc>
      </w:tr>
      <w:tr w:rsidR="004373A0" w:rsidRPr="00A133DE" w14:paraId="48F16755" w14:textId="77777777" w:rsidTr="00AD2915">
        <w:tc>
          <w:tcPr>
            <w:tcW w:w="1330" w:type="dxa"/>
            <w:vMerge/>
            <w:tcBorders>
              <w:top w:val="nil"/>
              <w:bottom w:val="nil"/>
            </w:tcBorders>
            <w:vAlign w:val="center"/>
          </w:tcPr>
          <w:p w14:paraId="0324AC72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</w:p>
        </w:tc>
        <w:tc>
          <w:tcPr>
            <w:tcW w:w="1330" w:type="dxa"/>
            <w:tcBorders>
              <w:top w:val="nil"/>
              <w:bottom w:val="nil"/>
            </w:tcBorders>
          </w:tcPr>
          <w:p w14:paraId="30F845CA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needle leaf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63CAEEC8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3</w:t>
            </w:r>
            <w:r w:rsidRPr="00A133DE">
              <w:rPr>
                <w:rFonts w:ascii="바탕" w:eastAsia="바탕" w:hAnsi="바탕" w:cs="Times New Roman"/>
                <w:sz w:val="16"/>
                <w:szCs w:val="16"/>
              </w:rPr>
              <w:t>.8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7B375DB2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-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16127D36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7</w:t>
            </w:r>
            <w:r w:rsidRPr="00A133DE">
              <w:rPr>
                <w:rFonts w:ascii="바탕" w:eastAsia="바탕" w:hAnsi="바탕" w:cs="Times New Roman"/>
                <w:sz w:val="16"/>
                <w:szCs w:val="16"/>
              </w:rPr>
              <w:t>.1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5E5A4AB8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5</w:t>
            </w:r>
            <w:r w:rsidRPr="00A133DE">
              <w:rPr>
                <w:rFonts w:ascii="바탕" w:eastAsia="바탕" w:hAnsi="바탕" w:cs="Times New Roman"/>
                <w:sz w:val="16"/>
                <w:szCs w:val="16"/>
              </w:rPr>
              <w:t>0.0</w:t>
            </w:r>
          </w:p>
        </w:tc>
      </w:tr>
      <w:tr w:rsidR="004373A0" w:rsidRPr="00A133DE" w14:paraId="7A11F0D7" w14:textId="77777777" w:rsidTr="00AD2915">
        <w:tc>
          <w:tcPr>
            <w:tcW w:w="1330" w:type="dxa"/>
            <w:vMerge/>
            <w:tcBorders>
              <w:top w:val="nil"/>
              <w:bottom w:val="nil"/>
            </w:tcBorders>
            <w:vAlign w:val="center"/>
          </w:tcPr>
          <w:p w14:paraId="701616B2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</w:p>
        </w:tc>
        <w:tc>
          <w:tcPr>
            <w:tcW w:w="1330" w:type="dxa"/>
            <w:tcBorders>
              <w:top w:val="nil"/>
              <w:bottom w:val="nil"/>
            </w:tcBorders>
          </w:tcPr>
          <w:p w14:paraId="1A719D4F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6C752104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7</w:t>
            </w:r>
            <w:r w:rsidRPr="00A133DE">
              <w:rPr>
                <w:rFonts w:ascii="바탕" w:eastAsia="바탕" w:hAnsi="바탕" w:cs="Times New Roman"/>
                <w:sz w:val="16"/>
                <w:szCs w:val="16"/>
              </w:rPr>
              <w:t>2.0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64807A8E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9</w:t>
            </w:r>
            <w:r w:rsidRPr="00A133DE">
              <w:rPr>
                <w:rFonts w:ascii="바탕" w:eastAsia="바탕" w:hAnsi="바탕" w:cs="Times New Roman"/>
                <w:sz w:val="16"/>
                <w:szCs w:val="16"/>
              </w:rPr>
              <w:t>0.0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2FEA8D34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1</w:t>
            </w:r>
            <w:r w:rsidRPr="00A133DE">
              <w:rPr>
                <w:rFonts w:ascii="바탕" w:eastAsia="바탕" w:hAnsi="바탕" w:cs="Times New Roman"/>
                <w:sz w:val="16"/>
                <w:szCs w:val="16"/>
              </w:rPr>
              <w:t>5.0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5437C1C8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-</w:t>
            </w:r>
          </w:p>
        </w:tc>
      </w:tr>
      <w:tr w:rsidR="004373A0" w:rsidRPr="00A133DE" w14:paraId="2542CDFD" w14:textId="77777777" w:rsidTr="00AD2915">
        <w:tc>
          <w:tcPr>
            <w:tcW w:w="1330" w:type="dxa"/>
            <w:vMerge/>
            <w:tcBorders>
              <w:top w:val="nil"/>
              <w:bottom w:val="nil"/>
            </w:tcBorders>
            <w:vAlign w:val="center"/>
          </w:tcPr>
          <w:p w14:paraId="1D516A7C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</w:p>
        </w:tc>
        <w:tc>
          <w:tcPr>
            <w:tcW w:w="1330" w:type="dxa"/>
            <w:tcBorders>
              <w:top w:val="nil"/>
              <w:bottom w:val="nil"/>
            </w:tcBorders>
          </w:tcPr>
          <w:p w14:paraId="576ECC9F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2A5AA5E5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6</w:t>
            </w:r>
            <w:r w:rsidRPr="00A133DE">
              <w:rPr>
                <w:rFonts w:ascii="바탕" w:eastAsia="바탕" w:hAnsi="바탕" w:cs="Times New Roman"/>
                <w:sz w:val="16"/>
                <w:szCs w:val="16"/>
              </w:rPr>
              <w:t>.5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729B1E6D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1</w:t>
            </w:r>
            <w:r w:rsidRPr="00A133DE">
              <w:rPr>
                <w:rFonts w:ascii="바탕" w:eastAsia="바탕" w:hAnsi="바탕" w:cs="Times New Roman"/>
                <w:sz w:val="16"/>
                <w:szCs w:val="16"/>
              </w:rPr>
              <w:t>0.0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43EB2C71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3</w:t>
            </w:r>
            <w:r w:rsidRPr="00A133DE">
              <w:rPr>
                <w:rFonts w:ascii="바탕" w:eastAsia="바탕" w:hAnsi="바탕" w:cs="Times New Roman"/>
                <w:sz w:val="16"/>
                <w:szCs w:val="16"/>
              </w:rPr>
              <w:t>1.5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3014B3CF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-</w:t>
            </w:r>
          </w:p>
        </w:tc>
      </w:tr>
      <w:tr w:rsidR="004373A0" w:rsidRPr="00A133DE" w14:paraId="45B132F4" w14:textId="77777777" w:rsidTr="00AD2915">
        <w:tc>
          <w:tcPr>
            <w:tcW w:w="1330" w:type="dxa"/>
            <w:vMerge/>
            <w:tcBorders>
              <w:top w:val="nil"/>
              <w:bottom w:val="nil"/>
            </w:tcBorders>
            <w:vAlign w:val="center"/>
          </w:tcPr>
          <w:p w14:paraId="0EE528D2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</w:p>
        </w:tc>
        <w:tc>
          <w:tcPr>
            <w:tcW w:w="1330" w:type="dxa"/>
            <w:tcBorders>
              <w:top w:val="nil"/>
              <w:bottom w:val="nil"/>
            </w:tcBorders>
          </w:tcPr>
          <w:p w14:paraId="085BC5D4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shrub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19CC5F4C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-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5070ADA4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-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0DC24DEA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-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7233BB9C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-</w:t>
            </w:r>
          </w:p>
        </w:tc>
      </w:tr>
      <w:tr w:rsidR="004373A0" w:rsidRPr="00A133DE" w14:paraId="3AB1EB57" w14:textId="77777777" w:rsidTr="00AD2915">
        <w:tc>
          <w:tcPr>
            <w:tcW w:w="1330" w:type="dxa"/>
            <w:vMerge/>
            <w:tcBorders>
              <w:top w:val="nil"/>
              <w:bottom w:val="nil"/>
            </w:tcBorders>
            <w:vAlign w:val="center"/>
          </w:tcPr>
          <w:p w14:paraId="39FC880B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</w:p>
        </w:tc>
        <w:tc>
          <w:tcPr>
            <w:tcW w:w="1330" w:type="dxa"/>
            <w:tcBorders>
              <w:top w:val="nil"/>
              <w:bottom w:val="nil"/>
            </w:tcBorders>
          </w:tcPr>
          <w:p w14:paraId="27FBD9D3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urban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1FDB5CDD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-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3D865C68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-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6693DE9E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-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51D02F42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-</w:t>
            </w:r>
          </w:p>
        </w:tc>
      </w:tr>
      <w:tr w:rsidR="004373A0" w:rsidRPr="00A133DE" w14:paraId="1F992306" w14:textId="77777777" w:rsidTr="00AD2915">
        <w:tc>
          <w:tcPr>
            <w:tcW w:w="1330" w:type="dxa"/>
            <w:vMerge/>
            <w:tcBorders>
              <w:top w:val="nil"/>
              <w:bottom w:val="nil"/>
            </w:tcBorders>
            <w:vAlign w:val="center"/>
          </w:tcPr>
          <w:p w14:paraId="569E45D1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</w:p>
        </w:tc>
        <w:tc>
          <w:tcPr>
            <w:tcW w:w="1330" w:type="dxa"/>
            <w:tcBorders>
              <w:top w:val="nil"/>
              <w:bottom w:val="nil"/>
            </w:tcBorders>
          </w:tcPr>
          <w:p w14:paraId="10E93B45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lake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65CA475F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-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1C20F356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-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3723EC54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2</w:t>
            </w:r>
            <w:r w:rsidRPr="00A133DE">
              <w:rPr>
                <w:rFonts w:ascii="바탕" w:eastAsia="바탕" w:hAnsi="바탕" w:cs="Times New Roman"/>
                <w:sz w:val="16"/>
                <w:szCs w:val="16"/>
              </w:rPr>
              <w:t>1.1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782E344B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-</w:t>
            </w:r>
          </w:p>
        </w:tc>
      </w:tr>
      <w:tr w:rsidR="004373A0" w:rsidRPr="00A133DE" w14:paraId="50A5649C" w14:textId="77777777" w:rsidTr="00AD2915">
        <w:tc>
          <w:tcPr>
            <w:tcW w:w="1330" w:type="dxa"/>
            <w:vMerge/>
            <w:tcBorders>
              <w:top w:val="nil"/>
              <w:bottom w:val="nil"/>
            </w:tcBorders>
            <w:vAlign w:val="center"/>
          </w:tcPr>
          <w:p w14:paraId="50E167BC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</w:p>
        </w:tc>
        <w:tc>
          <w:tcPr>
            <w:tcW w:w="1330" w:type="dxa"/>
            <w:tcBorders>
              <w:top w:val="nil"/>
              <w:bottom w:val="nil"/>
            </w:tcBorders>
          </w:tcPr>
          <w:p w14:paraId="725566DE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bare soil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7240BD5F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3</w:t>
            </w:r>
            <w:r w:rsidRPr="00A133DE">
              <w:rPr>
                <w:rFonts w:ascii="바탕" w:eastAsia="바탕" w:hAnsi="바탕" w:cs="Times New Roman"/>
                <w:sz w:val="16"/>
                <w:szCs w:val="16"/>
              </w:rPr>
              <w:t>.4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38ADE99C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-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02E7E882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1</w:t>
            </w:r>
            <w:r w:rsidRPr="00A133DE">
              <w:rPr>
                <w:rFonts w:ascii="바탕" w:eastAsia="바탕" w:hAnsi="바탕" w:cs="Times New Roman"/>
                <w:sz w:val="16"/>
                <w:szCs w:val="16"/>
              </w:rPr>
              <w:t>8.6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15CF66BF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-</w:t>
            </w:r>
          </w:p>
        </w:tc>
      </w:tr>
      <w:tr w:rsidR="004373A0" w:rsidRPr="00A133DE" w14:paraId="731FDC99" w14:textId="77777777" w:rsidTr="00AD2915">
        <w:tc>
          <w:tcPr>
            <w:tcW w:w="1330" w:type="dxa"/>
            <w:vMerge/>
            <w:tcBorders>
              <w:top w:val="nil"/>
              <w:bottom w:val="nil"/>
            </w:tcBorders>
            <w:vAlign w:val="center"/>
          </w:tcPr>
          <w:p w14:paraId="7411A07E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</w:p>
        </w:tc>
        <w:tc>
          <w:tcPr>
            <w:tcW w:w="1330" w:type="dxa"/>
            <w:tcBorders>
              <w:top w:val="nil"/>
              <w:bottom w:val="nil"/>
            </w:tcBorders>
          </w:tcPr>
          <w:p w14:paraId="6346EA39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land ice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603718FC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-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3CC6723C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-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241936D9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-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7659EE82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 w:hint="eastAsia"/>
                <w:sz w:val="16"/>
                <w:szCs w:val="16"/>
              </w:rPr>
              <w:t>-</w:t>
            </w:r>
          </w:p>
        </w:tc>
      </w:tr>
      <w:tr w:rsidR="004373A0" w:rsidRPr="00A133DE" w14:paraId="459FAE59" w14:textId="77777777" w:rsidTr="00AD2915">
        <w:tc>
          <w:tcPr>
            <w:tcW w:w="1330" w:type="dxa"/>
            <w:vMerge w:val="restart"/>
            <w:tcBorders>
              <w:top w:val="nil"/>
              <w:bottom w:val="nil"/>
            </w:tcBorders>
            <w:vAlign w:val="center"/>
          </w:tcPr>
          <w:p w14:paraId="285EBEA9" w14:textId="77777777" w:rsidR="004373A0" w:rsidRPr="00734E8C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734E8C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Soil</w:t>
            </w:r>
            <w:r w:rsidRPr="00734E8C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br/>
              <w:t>properties</w:t>
            </w:r>
          </w:p>
        </w:tc>
        <w:tc>
          <w:tcPr>
            <w:tcW w:w="1330" w:type="dxa"/>
            <w:tcBorders>
              <w:top w:val="nil"/>
              <w:bottom w:val="nil"/>
            </w:tcBorders>
          </w:tcPr>
          <w:p w14:paraId="55C53495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albsoil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58DFBF6C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0.087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1ABF6B7A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0.211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3C8AE79C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0.102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37E41FAB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0.227</w:t>
            </w:r>
          </w:p>
        </w:tc>
      </w:tr>
      <w:tr w:rsidR="004373A0" w:rsidRPr="00A133DE" w14:paraId="51F4E816" w14:textId="77777777" w:rsidTr="00AD2915">
        <w:tc>
          <w:tcPr>
            <w:tcW w:w="1330" w:type="dxa"/>
            <w:vMerge/>
            <w:tcBorders>
              <w:top w:val="nil"/>
              <w:bottom w:val="nil"/>
            </w:tcBorders>
          </w:tcPr>
          <w:p w14:paraId="19F07443" w14:textId="77777777" w:rsidR="004373A0" w:rsidRPr="00A133DE" w:rsidRDefault="004373A0" w:rsidP="00EC083D">
            <w:pPr>
              <w:widowControl/>
              <w:wordWrap/>
              <w:spacing w:after="0" w:line="48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</w:p>
        </w:tc>
        <w:tc>
          <w:tcPr>
            <w:tcW w:w="1330" w:type="dxa"/>
            <w:tcBorders>
              <w:top w:val="nil"/>
              <w:bottom w:val="nil"/>
            </w:tcBorders>
          </w:tcPr>
          <w:p w14:paraId="38A8DF58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b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605195FD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7.844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34F3FE27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6.296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0F69DF95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6.105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6BB3208E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7.713</w:t>
            </w:r>
          </w:p>
        </w:tc>
      </w:tr>
      <w:tr w:rsidR="004373A0" w:rsidRPr="00A133DE" w14:paraId="0E99DA37" w14:textId="77777777" w:rsidTr="00AD2915">
        <w:tc>
          <w:tcPr>
            <w:tcW w:w="1330" w:type="dxa"/>
            <w:vMerge/>
            <w:tcBorders>
              <w:top w:val="nil"/>
              <w:bottom w:val="nil"/>
            </w:tcBorders>
          </w:tcPr>
          <w:p w14:paraId="3B78819D" w14:textId="77777777" w:rsidR="004373A0" w:rsidRPr="00A133DE" w:rsidRDefault="004373A0" w:rsidP="00EC083D">
            <w:pPr>
              <w:widowControl/>
              <w:wordWrap/>
              <w:spacing w:after="0" w:line="48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</w:p>
        </w:tc>
        <w:tc>
          <w:tcPr>
            <w:tcW w:w="1330" w:type="dxa"/>
            <w:tcBorders>
              <w:top w:val="nil"/>
              <w:bottom w:val="nil"/>
            </w:tcBorders>
          </w:tcPr>
          <w:p w14:paraId="191133E9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hcap</w:t>
            </w:r>
          </w:p>
        </w:tc>
        <w:tc>
          <w:tcPr>
            <w:tcW w:w="1453" w:type="dxa"/>
            <w:tcBorders>
              <w:top w:val="nil"/>
              <w:bottom w:val="nil"/>
            </w:tcBorders>
            <w:vAlign w:val="center"/>
          </w:tcPr>
          <w:p w14:paraId="14D4C603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1.221×10</w:t>
            </w: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  <w:vertAlign w:val="superscript"/>
              </w:rPr>
              <w:t>6</w:t>
            </w:r>
          </w:p>
        </w:tc>
        <w:tc>
          <w:tcPr>
            <w:tcW w:w="1453" w:type="dxa"/>
            <w:tcBorders>
              <w:top w:val="nil"/>
              <w:bottom w:val="nil"/>
            </w:tcBorders>
            <w:vAlign w:val="center"/>
          </w:tcPr>
          <w:p w14:paraId="41BD0E92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1.110×10</w:t>
            </w: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  <w:vertAlign w:val="superscript"/>
              </w:rPr>
              <w:t>6</w:t>
            </w:r>
          </w:p>
        </w:tc>
        <w:tc>
          <w:tcPr>
            <w:tcW w:w="1453" w:type="dxa"/>
            <w:tcBorders>
              <w:top w:val="nil"/>
              <w:bottom w:val="nil"/>
            </w:tcBorders>
            <w:vAlign w:val="center"/>
          </w:tcPr>
          <w:p w14:paraId="0CE4DAB2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1.249×10</w:t>
            </w: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  <w:vertAlign w:val="superscript"/>
              </w:rPr>
              <w:t>6</w:t>
            </w:r>
          </w:p>
        </w:tc>
        <w:tc>
          <w:tcPr>
            <w:tcW w:w="1453" w:type="dxa"/>
            <w:tcBorders>
              <w:top w:val="nil"/>
              <w:bottom w:val="nil"/>
            </w:tcBorders>
            <w:vAlign w:val="center"/>
          </w:tcPr>
          <w:p w14:paraId="42A6A878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1.247×10</w:t>
            </w: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  <w:vertAlign w:val="superscript"/>
              </w:rPr>
              <w:t>6</w:t>
            </w:r>
          </w:p>
        </w:tc>
      </w:tr>
      <w:tr w:rsidR="004373A0" w:rsidRPr="00A133DE" w14:paraId="72D5E34D" w14:textId="77777777" w:rsidTr="00AD2915">
        <w:tc>
          <w:tcPr>
            <w:tcW w:w="1330" w:type="dxa"/>
            <w:vMerge/>
            <w:tcBorders>
              <w:top w:val="nil"/>
              <w:bottom w:val="nil"/>
            </w:tcBorders>
          </w:tcPr>
          <w:p w14:paraId="3F55228F" w14:textId="77777777" w:rsidR="004373A0" w:rsidRPr="00A133DE" w:rsidRDefault="004373A0" w:rsidP="00EC083D">
            <w:pPr>
              <w:widowControl/>
              <w:wordWrap/>
              <w:spacing w:after="0" w:line="48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</w:p>
        </w:tc>
        <w:tc>
          <w:tcPr>
            <w:tcW w:w="1330" w:type="dxa"/>
            <w:tcBorders>
              <w:top w:val="nil"/>
              <w:bottom w:val="nil"/>
            </w:tcBorders>
          </w:tcPr>
          <w:p w14:paraId="401B92BA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hcon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67B03BCA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0.235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6EF29171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0.199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6AC28CD1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0.259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44A11600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0.247</w:t>
            </w:r>
          </w:p>
        </w:tc>
      </w:tr>
      <w:tr w:rsidR="004373A0" w:rsidRPr="00A133DE" w14:paraId="789A4250" w14:textId="77777777" w:rsidTr="00AD2915">
        <w:tc>
          <w:tcPr>
            <w:tcW w:w="1330" w:type="dxa"/>
            <w:vMerge/>
            <w:tcBorders>
              <w:top w:val="nil"/>
              <w:bottom w:val="nil"/>
            </w:tcBorders>
          </w:tcPr>
          <w:p w14:paraId="127DF0FE" w14:textId="77777777" w:rsidR="004373A0" w:rsidRPr="00A133DE" w:rsidRDefault="004373A0" w:rsidP="00EC083D">
            <w:pPr>
              <w:widowControl/>
              <w:wordWrap/>
              <w:spacing w:after="0" w:line="48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</w:p>
        </w:tc>
        <w:tc>
          <w:tcPr>
            <w:tcW w:w="1330" w:type="dxa"/>
            <w:tcBorders>
              <w:top w:val="nil"/>
              <w:bottom w:val="nil"/>
            </w:tcBorders>
          </w:tcPr>
          <w:p w14:paraId="04930908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satcon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4B62F7EF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2.944×10</w:t>
            </w: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  <w:vertAlign w:val="superscript"/>
              </w:rPr>
              <w:t>-3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2ECE7B3E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1.495×10</w:t>
            </w: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  <w:vertAlign w:val="superscript"/>
              </w:rPr>
              <w:t>-3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425AD72F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5.563×10</w:t>
            </w: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  <w:vertAlign w:val="superscript"/>
              </w:rPr>
              <w:t>-3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31FE01DD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3.840×10</w:t>
            </w: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  <w:vertAlign w:val="superscript"/>
              </w:rPr>
              <w:t>-3</w:t>
            </w:r>
          </w:p>
        </w:tc>
      </w:tr>
      <w:tr w:rsidR="004373A0" w:rsidRPr="00A133DE" w14:paraId="07BF9CB6" w14:textId="77777777" w:rsidTr="00AD2915">
        <w:tc>
          <w:tcPr>
            <w:tcW w:w="1330" w:type="dxa"/>
            <w:vMerge/>
            <w:tcBorders>
              <w:top w:val="nil"/>
              <w:bottom w:val="nil"/>
            </w:tcBorders>
          </w:tcPr>
          <w:p w14:paraId="50EEFEC2" w14:textId="77777777" w:rsidR="004373A0" w:rsidRPr="00A133DE" w:rsidRDefault="004373A0" w:rsidP="00EC083D">
            <w:pPr>
              <w:widowControl/>
              <w:wordWrap/>
              <w:spacing w:after="0" w:line="48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</w:p>
        </w:tc>
        <w:tc>
          <w:tcPr>
            <w:tcW w:w="1330" w:type="dxa"/>
            <w:tcBorders>
              <w:top w:val="nil"/>
              <w:bottom w:val="nil"/>
            </w:tcBorders>
          </w:tcPr>
          <w:p w14:paraId="7BB03084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sathh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5D8EBA0E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0.284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47849CC1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0.937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457E60A5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0.182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1C4E6D30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0.208</w:t>
            </w:r>
          </w:p>
        </w:tc>
      </w:tr>
      <w:tr w:rsidR="004373A0" w:rsidRPr="00A133DE" w14:paraId="2DD112D3" w14:textId="77777777" w:rsidTr="00AD2915">
        <w:tc>
          <w:tcPr>
            <w:tcW w:w="1330" w:type="dxa"/>
            <w:vMerge/>
            <w:tcBorders>
              <w:top w:val="nil"/>
              <w:bottom w:val="nil"/>
            </w:tcBorders>
          </w:tcPr>
          <w:p w14:paraId="5CEBB686" w14:textId="77777777" w:rsidR="004373A0" w:rsidRPr="00A133DE" w:rsidRDefault="004373A0" w:rsidP="00EC083D">
            <w:pPr>
              <w:widowControl/>
              <w:wordWrap/>
              <w:spacing w:after="0" w:line="48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</w:p>
        </w:tc>
        <w:tc>
          <w:tcPr>
            <w:tcW w:w="1330" w:type="dxa"/>
            <w:tcBorders>
              <w:top w:val="nil"/>
              <w:bottom w:val="nil"/>
            </w:tcBorders>
          </w:tcPr>
          <w:p w14:paraId="59C62CA9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sm_crit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6554C92F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0.326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00B6F395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0.401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05AB5700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0.265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19355380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0.303</w:t>
            </w:r>
          </w:p>
        </w:tc>
      </w:tr>
      <w:tr w:rsidR="004373A0" w:rsidRPr="00A133DE" w14:paraId="6835AC13" w14:textId="77777777" w:rsidTr="00AD2915">
        <w:tc>
          <w:tcPr>
            <w:tcW w:w="1330" w:type="dxa"/>
            <w:vMerge/>
            <w:tcBorders>
              <w:top w:val="nil"/>
              <w:bottom w:val="nil"/>
            </w:tcBorders>
          </w:tcPr>
          <w:p w14:paraId="48CC0180" w14:textId="77777777" w:rsidR="004373A0" w:rsidRPr="00A133DE" w:rsidRDefault="004373A0" w:rsidP="00EC083D">
            <w:pPr>
              <w:widowControl/>
              <w:wordWrap/>
              <w:spacing w:after="0" w:line="48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</w:p>
        </w:tc>
        <w:tc>
          <w:tcPr>
            <w:tcW w:w="1330" w:type="dxa"/>
            <w:tcBorders>
              <w:top w:val="nil"/>
              <w:bottom w:val="nil"/>
            </w:tcBorders>
          </w:tcPr>
          <w:p w14:paraId="5562572D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sm_sat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0BA2F7FB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0.447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06100AFD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0.491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3082453B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0.427</w:t>
            </w:r>
          </w:p>
        </w:tc>
        <w:tc>
          <w:tcPr>
            <w:tcW w:w="1453" w:type="dxa"/>
            <w:tcBorders>
              <w:top w:val="nil"/>
              <w:bottom w:val="nil"/>
            </w:tcBorders>
          </w:tcPr>
          <w:p w14:paraId="10A6C08D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0.434</w:t>
            </w:r>
          </w:p>
        </w:tc>
      </w:tr>
      <w:tr w:rsidR="004373A0" w:rsidRPr="00A133DE" w14:paraId="54792C8F" w14:textId="77777777" w:rsidTr="00AD2915">
        <w:tc>
          <w:tcPr>
            <w:tcW w:w="1330" w:type="dxa"/>
            <w:vMerge/>
            <w:tcBorders>
              <w:top w:val="nil"/>
              <w:bottom w:val="single" w:sz="4" w:space="0" w:color="auto"/>
            </w:tcBorders>
          </w:tcPr>
          <w:p w14:paraId="6E174059" w14:textId="77777777" w:rsidR="004373A0" w:rsidRPr="00A133DE" w:rsidRDefault="004373A0" w:rsidP="00EC083D">
            <w:pPr>
              <w:widowControl/>
              <w:wordWrap/>
              <w:spacing w:after="0" w:line="48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</w:p>
        </w:tc>
        <w:tc>
          <w:tcPr>
            <w:tcW w:w="1330" w:type="dxa"/>
            <w:tcBorders>
              <w:top w:val="nil"/>
              <w:bottom w:val="single" w:sz="4" w:space="0" w:color="auto"/>
            </w:tcBorders>
          </w:tcPr>
          <w:p w14:paraId="0D0C824F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sm_wilt</w:t>
            </w:r>
          </w:p>
        </w:tc>
        <w:tc>
          <w:tcPr>
            <w:tcW w:w="1453" w:type="dxa"/>
            <w:tcBorders>
              <w:top w:val="nil"/>
              <w:bottom w:val="single" w:sz="4" w:space="0" w:color="auto"/>
            </w:tcBorders>
          </w:tcPr>
          <w:p w14:paraId="5FBC076B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0.200</w:t>
            </w:r>
          </w:p>
        </w:tc>
        <w:tc>
          <w:tcPr>
            <w:tcW w:w="1453" w:type="dxa"/>
            <w:tcBorders>
              <w:top w:val="nil"/>
              <w:bottom w:val="single" w:sz="4" w:space="0" w:color="auto"/>
            </w:tcBorders>
          </w:tcPr>
          <w:p w14:paraId="4B757E1E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0.219</w:t>
            </w:r>
          </w:p>
        </w:tc>
        <w:tc>
          <w:tcPr>
            <w:tcW w:w="1453" w:type="dxa"/>
            <w:tcBorders>
              <w:top w:val="nil"/>
              <w:bottom w:val="single" w:sz="4" w:space="0" w:color="auto"/>
            </w:tcBorders>
          </w:tcPr>
          <w:p w14:paraId="75743477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0.142</w:t>
            </w:r>
          </w:p>
        </w:tc>
        <w:tc>
          <w:tcPr>
            <w:tcW w:w="1453" w:type="dxa"/>
            <w:tcBorders>
              <w:top w:val="nil"/>
              <w:bottom w:val="single" w:sz="4" w:space="0" w:color="auto"/>
            </w:tcBorders>
          </w:tcPr>
          <w:p w14:paraId="060DA4D5" w14:textId="77777777" w:rsidR="004373A0" w:rsidRPr="00A133DE" w:rsidRDefault="004373A0" w:rsidP="00EC083D">
            <w:pPr>
              <w:widowControl/>
              <w:wordWrap/>
              <w:spacing w:after="0" w:line="240" w:lineRule="auto"/>
              <w:jc w:val="center"/>
              <w:rPr>
                <w:rFonts w:ascii="바탕" w:eastAsia="바탕" w:hAnsi="바탕" w:cs="Times New Roman"/>
                <w:sz w:val="16"/>
                <w:szCs w:val="16"/>
              </w:rPr>
            </w:pPr>
            <w:r w:rsidRPr="00A133DE">
              <w:rPr>
                <w:rFonts w:ascii="바탕" w:eastAsia="바탕" w:hAnsi="바탕" w:cs="Times New Roman"/>
                <w:color w:val="000000"/>
                <w:sz w:val="16"/>
                <w:szCs w:val="16"/>
              </w:rPr>
              <w:t>0.185</w:t>
            </w:r>
          </w:p>
        </w:tc>
      </w:tr>
    </w:tbl>
    <w:p w14:paraId="47AF5818" w14:textId="77777777" w:rsidR="004373A0" w:rsidRPr="00734E8C" w:rsidRDefault="004373A0" w:rsidP="004373A0">
      <w:pPr>
        <w:widowControl/>
        <w:wordWrap/>
        <w:autoSpaceDE/>
        <w:autoSpaceDN/>
        <w:spacing w:after="0" w:line="240" w:lineRule="auto"/>
        <w:jc w:val="left"/>
        <w:rPr>
          <w:rFonts w:ascii="바탕" w:eastAsia="바탕" w:hAnsi="바탕" w:cs="Times New Roman"/>
          <w:color w:val="000000"/>
          <w:sz w:val="22"/>
          <w:szCs w:val="22"/>
        </w:rPr>
      </w:pPr>
      <w:r w:rsidRPr="00734E8C">
        <w:rPr>
          <w:rFonts w:ascii="바탕" w:eastAsia="바탕" w:hAnsi="바탕" w:cs="Times New Roman"/>
          <w:color w:val="000000"/>
          <w:sz w:val="22"/>
          <w:szCs w:val="22"/>
        </w:rPr>
        <w:br w:type="page"/>
      </w:r>
    </w:p>
    <w:p w14:paraId="5B7A5FB1" w14:textId="418E7D0C" w:rsidR="00227C80" w:rsidRPr="00A133DE" w:rsidRDefault="00227C80" w:rsidP="00227C80">
      <w:pPr>
        <w:widowControl/>
        <w:wordWrap/>
        <w:spacing w:after="0" w:line="480" w:lineRule="auto"/>
        <w:outlineLvl w:val="1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/>
          <w:b/>
          <w:color w:val="000000"/>
          <w:kern w:val="0"/>
          <w:sz w:val="22"/>
          <w:szCs w:val="22"/>
        </w:rPr>
        <w:lastRenderedPageBreak/>
        <w:t xml:space="preserve">Table </w:t>
      </w:r>
      <w:r>
        <w:rPr>
          <w:rFonts w:ascii="바탕" w:eastAsia="바탕" w:hAnsi="바탕" w:cs="Times New Roman" w:hint="eastAsia"/>
          <w:b/>
          <w:color w:val="000000"/>
          <w:kern w:val="0"/>
          <w:sz w:val="22"/>
          <w:szCs w:val="22"/>
        </w:rPr>
        <w:t>3</w:t>
      </w:r>
      <w:r w:rsidRPr="00A133DE">
        <w:rPr>
          <w:rFonts w:ascii="바탕" w:eastAsia="바탕" w:hAnsi="바탕" w:cs="Times New Roman"/>
          <w:b/>
          <w:color w:val="000000"/>
          <w:kern w:val="0"/>
          <w:sz w:val="22"/>
          <w:szCs w:val="22"/>
        </w:rPr>
        <w:t xml:space="preserve">. </w:t>
      </w:r>
      <w:r w:rsidRPr="00227C80">
        <w:rPr>
          <w:rFonts w:ascii="바탕" w:eastAsia="바탕" w:hAnsi="바탕" w:cs="Times New Roman"/>
          <w:sz w:val="22"/>
          <w:szCs w:val="22"/>
        </w:rPr>
        <w:t>Definitions of the statistical parameters used in this study. P</w:t>
      </w:r>
      <w:r w:rsidRPr="00404A98">
        <w:rPr>
          <w:rFonts w:ascii="바탕" w:eastAsia="바탕" w:hAnsi="바탕" w:cs="Times New Roman"/>
          <w:sz w:val="22"/>
          <w:szCs w:val="22"/>
          <w:vertAlign w:val="subscript"/>
        </w:rPr>
        <w:t>i</w:t>
      </w:r>
      <w:r w:rsidRPr="00227C80">
        <w:rPr>
          <w:rFonts w:ascii="바탕" w:eastAsia="바탕" w:hAnsi="바탕" w:cs="Times New Roman"/>
          <w:sz w:val="22"/>
          <w:szCs w:val="22"/>
        </w:rPr>
        <w:t xml:space="preserve"> = predicted values; O</w:t>
      </w:r>
      <w:r w:rsidRPr="00404A98">
        <w:rPr>
          <w:rFonts w:ascii="바탕" w:eastAsia="바탕" w:hAnsi="바탕" w:cs="Times New Roman"/>
          <w:sz w:val="22"/>
          <w:szCs w:val="22"/>
          <w:vertAlign w:val="subscript"/>
        </w:rPr>
        <w:t>i</w:t>
      </w:r>
      <w:r w:rsidRPr="00227C80">
        <w:rPr>
          <w:rFonts w:ascii="바탕" w:eastAsia="바탕" w:hAnsi="바탕" w:cs="Times New Roman"/>
          <w:sz w:val="22"/>
          <w:szCs w:val="22"/>
        </w:rPr>
        <w:t xml:space="preserve"> = observed values; and N = number of data points.</w:t>
      </w:r>
    </w:p>
    <w:tbl>
      <w:tblPr>
        <w:tblStyle w:val="10"/>
        <w:tblW w:w="83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199"/>
        <w:gridCol w:w="4199"/>
      </w:tblGrid>
      <w:tr w:rsidR="00227C80" w:rsidRPr="00227C80" w14:paraId="60D5AAB8" w14:textId="77777777" w:rsidTr="00404A98">
        <w:tc>
          <w:tcPr>
            <w:tcW w:w="419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4ECC41" w14:textId="77777777" w:rsidR="00227C80" w:rsidRPr="00404A98" w:rsidRDefault="00227C80" w:rsidP="00227C80">
            <w:pPr>
              <w:snapToGrid w:val="0"/>
              <w:spacing w:after="0" w:line="240" w:lineRule="auto"/>
              <w:jc w:val="left"/>
              <w:rPr>
                <w:rFonts w:ascii="바탕" w:eastAsia="바탕" w:hAnsi="바탕" w:cs="Times New Roman"/>
                <w:snapToGrid w:val="0"/>
                <w:sz w:val="22"/>
              </w:rPr>
            </w:pPr>
            <w:r w:rsidRPr="00404A98">
              <w:rPr>
                <w:rFonts w:ascii="바탕" w:eastAsia="바탕" w:hAnsi="바탕" w:cs="Times New Roman"/>
                <w:snapToGrid w:val="0"/>
                <w:sz w:val="22"/>
              </w:rPr>
              <w:t>Statistical parameter</w:t>
            </w:r>
          </w:p>
        </w:tc>
        <w:tc>
          <w:tcPr>
            <w:tcW w:w="419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FEAA3C" w14:textId="77777777" w:rsidR="00227C80" w:rsidRPr="00404A98" w:rsidRDefault="00227C80">
            <w:pPr>
              <w:snapToGrid w:val="0"/>
              <w:spacing w:after="0" w:line="240" w:lineRule="auto"/>
              <w:jc w:val="left"/>
              <w:rPr>
                <w:rFonts w:ascii="바탕" w:eastAsia="바탕" w:hAnsi="바탕" w:cs="Times New Roman"/>
                <w:snapToGrid w:val="0"/>
                <w:sz w:val="22"/>
              </w:rPr>
            </w:pPr>
            <w:r w:rsidRPr="00404A98">
              <w:rPr>
                <w:rFonts w:ascii="바탕" w:eastAsia="바탕" w:hAnsi="바탕" w:cs="Times New Roman"/>
                <w:snapToGrid w:val="0"/>
                <w:sz w:val="22"/>
              </w:rPr>
              <w:t>Definition</w:t>
            </w:r>
          </w:p>
        </w:tc>
      </w:tr>
      <w:tr w:rsidR="00227C80" w:rsidRPr="00227C80" w14:paraId="1A1B3C78" w14:textId="77777777" w:rsidTr="00404A98">
        <w:tc>
          <w:tcPr>
            <w:tcW w:w="4199" w:type="dxa"/>
            <w:vAlign w:val="center"/>
          </w:tcPr>
          <w:p w14:paraId="5939932D" w14:textId="661A2F5F" w:rsidR="00227C80" w:rsidRPr="00404A98" w:rsidRDefault="009279BE">
            <w:pPr>
              <w:snapToGrid w:val="0"/>
              <w:spacing w:after="0" w:line="240" w:lineRule="auto"/>
              <w:rPr>
                <w:rFonts w:ascii="바탕" w:eastAsia="바탕" w:hAnsi="바탕" w:cs="Times New Roman"/>
                <w:snapToGrid w:val="0"/>
                <w:sz w:val="22"/>
              </w:rPr>
            </w:pPr>
            <w:r>
              <w:rPr>
                <w:rFonts w:ascii="바탕" w:eastAsia="바탕" w:hAnsi="바탕" w:cs="Times New Roman" w:hint="eastAsia"/>
                <w:snapToGrid w:val="0"/>
                <w:sz w:val="22"/>
              </w:rPr>
              <w:t>b</w:t>
            </w:r>
            <w:r w:rsidR="00227C80" w:rsidRPr="00404A98">
              <w:rPr>
                <w:rFonts w:ascii="바탕" w:eastAsia="바탕" w:hAnsi="바탕" w:cs="Times New Roman"/>
                <w:snapToGrid w:val="0"/>
                <w:sz w:val="22"/>
              </w:rPr>
              <w:t>ias</w:t>
            </w:r>
          </w:p>
        </w:tc>
        <w:tc>
          <w:tcPr>
            <w:tcW w:w="4199" w:type="dxa"/>
            <w:vAlign w:val="center"/>
          </w:tcPr>
          <w:p w14:paraId="10D01751" w14:textId="2E10DD5D" w:rsidR="00227C80" w:rsidRPr="00227C80" w:rsidRDefault="009A4BBC">
            <w:pPr>
              <w:snapToGrid w:val="0"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napToGrid w:val="0"/>
                <w:sz w:val="22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napToGrid w:val="0"/>
                    <w:sz w:val="22"/>
                  </w:rPr>
                  <m:t>Bias=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snapToGrid w:val="0"/>
                        <w:sz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napToGrid w:val="0"/>
                        <w:sz w:val="22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napToGrid w:val="0"/>
                        <w:sz w:val="22"/>
                      </w:rPr>
                      <m:t>-1</m:t>
                    </m:r>
                  </m:sup>
                </m:sSup>
                <m:nary>
                  <m:naryPr>
                    <m:chr m:val="∑"/>
                    <m:limLoc m:val="subSup"/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2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2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2"/>
                      </w:rPr>
                      <m:t>N</m:t>
                    </m:r>
                  </m:sup>
                  <m:e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2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napToGrid w:val="0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napToGrid w:val="0"/>
                            <w:sz w:val="2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napToGrid w:val="0"/>
                            <w:sz w:val="2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napToGrid w:val="0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napToGrid w:val="0"/>
                            <w:sz w:val="22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napToGrid w:val="0"/>
                            <w:sz w:val="2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2"/>
                      </w:rPr>
                      <m:t>)</m:t>
                    </m:r>
                  </m:e>
                </m:nary>
              </m:oMath>
            </m:oMathPara>
          </w:p>
        </w:tc>
      </w:tr>
      <w:tr w:rsidR="00227C80" w:rsidRPr="00227C80" w14:paraId="33A7FB23" w14:textId="77777777" w:rsidTr="00404A98">
        <w:tc>
          <w:tcPr>
            <w:tcW w:w="4199" w:type="dxa"/>
            <w:vAlign w:val="center"/>
          </w:tcPr>
          <w:p w14:paraId="528DE9DC" w14:textId="24E65CD3" w:rsidR="00227C80" w:rsidRDefault="00227C80" w:rsidP="00227C80">
            <w:pPr>
              <w:snapToGrid w:val="0"/>
              <w:spacing w:after="0" w:line="240" w:lineRule="auto"/>
              <w:rPr>
                <w:rFonts w:ascii="바탕" w:eastAsia="바탕" w:hAnsi="바탕" w:cs="Times New Roman"/>
                <w:snapToGrid w:val="0"/>
                <w:sz w:val="22"/>
              </w:rPr>
            </w:pPr>
            <w:r w:rsidRPr="00BF2B53">
              <w:rPr>
                <w:rFonts w:ascii="바탕" w:eastAsia="바탕" w:hAnsi="바탕" w:cs="Times New Roman" w:hint="eastAsia"/>
                <w:snapToGrid w:val="0"/>
                <w:sz w:val="22"/>
              </w:rPr>
              <w:t>root mean square error (RMSE)</w:t>
            </w:r>
          </w:p>
        </w:tc>
        <w:tc>
          <w:tcPr>
            <w:tcW w:w="4199" w:type="dxa"/>
            <w:vAlign w:val="center"/>
          </w:tcPr>
          <w:p w14:paraId="29516BF9" w14:textId="3483BE34" w:rsidR="00227C80" w:rsidRPr="008375A7" w:rsidRDefault="00227C80">
            <w:pPr>
              <w:snapToGrid w:val="0"/>
              <w:spacing w:after="0" w:line="240" w:lineRule="auto"/>
              <w:jc w:val="left"/>
              <w:rPr>
                <w:rFonts w:ascii="바탕" w:eastAsia="바탕" w:hAnsi="바탕" w:cs="Times New Roman"/>
                <w:snapToGrid w:val="0"/>
                <w:sz w:val="22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napToGrid w:val="0"/>
                    <w:sz w:val="22"/>
                  </w:rPr>
                  <m:t>RMSE=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2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Times New Roman" w:hAnsi="Cambria Math" w:cs="Times New Roman"/>
                            <w:snapToGrid w:val="0"/>
                            <w:sz w:val="2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napToGrid w:val="0"/>
                                <w:sz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napToGrid w:val="0"/>
                                <w:sz w:val="22"/>
                              </w:rPr>
                              <m:t>N</m:t>
                            </m:r>
                            <m:ctrlPr>
                              <w:rPr>
                                <w:rFonts w:ascii="Cambria Math" w:eastAsia="Times New Roman" w:hAnsi="Cambria Math" w:cs="Times New Roman"/>
                                <w:snapToGrid w:val="0"/>
                                <w:sz w:val="22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napToGrid w:val="0"/>
                                <w:sz w:val="22"/>
                              </w:rPr>
                              <m:t>-1</m:t>
                            </m:r>
                          </m:sup>
                        </m:sSup>
                        <m:nary>
                          <m:naryPr>
                            <m:chr m:val="∑"/>
                            <m:limLoc m:val="subSup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napToGrid w:val="0"/>
                                <w:sz w:val="2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napToGrid w:val="0"/>
                                <w:sz w:val="22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napToGrid w:val="0"/>
                                <w:sz w:val="22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napToGrid w:val="0"/>
                                    <w:sz w:val="22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snapToGrid w:val="0"/>
                                        <w:sz w:val="22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napToGrid w:val="0"/>
                                            <w:sz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napToGrid w:val="0"/>
                                            <w:sz w:val="22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napToGrid w:val="0"/>
                                            <w:sz w:val="22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napToGrid w:val="0"/>
                                        <w:sz w:val="22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napToGrid w:val="0"/>
                                            <w:sz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napToGrid w:val="0"/>
                                            <w:sz w:val="22"/>
                                          </w:rPr>
                                          <m:t>O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napToGrid w:val="0"/>
                                            <w:sz w:val="22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="Times New Roman" w:hAnsi="Cambria Math" w:cs="Times New Roman"/>
                                    <w:snapToGrid w:val="0"/>
                                    <w:sz w:val="22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d>
                    <m:ctrlPr>
                      <w:rPr>
                        <w:rFonts w:ascii="Cambria Math" w:eastAsia="Times New Roman" w:hAnsi="Cambria Math" w:cs="Times New Roman"/>
                        <w:snapToGrid w:val="0"/>
                        <w:sz w:val="22"/>
                      </w:rPr>
                    </m:ctrlPr>
                  </m:e>
                  <m:sup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2"/>
                      </w:rPr>
                      <m:t>0.5</m:t>
                    </m:r>
                  </m:sup>
                </m:sSup>
              </m:oMath>
            </m:oMathPara>
          </w:p>
        </w:tc>
      </w:tr>
      <w:tr w:rsidR="00227C80" w:rsidRPr="00227C80" w14:paraId="3C6D7EDE" w14:textId="77777777" w:rsidTr="00EC083D">
        <w:tc>
          <w:tcPr>
            <w:tcW w:w="4199" w:type="dxa"/>
            <w:tcBorders>
              <w:bottom w:val="single" w:sz="4" w:space="0" w:color="auto"/>
            </w:tcBorders>
            <w:vAlign w:val="center"/>
          </w:tcPr>
          <w:p w14:paraId="656529B2" w14:textId="1B1098DC" w:rsidR="00227C80" w:rsidRPr="00BF2B53" w:rsidRDefault="009279BE" w:rsidP="00227C80">
            <w:pPr>
              <w:snapToGrid w:val="0"/>
              <w:spacing w:after="0" w:line="240" w:lineRule="auto"/>
              <w:rPr>
                <w:rFonts w:ascii="바탕" w:eastAsia="바탕" w:hAnsi="바탕" w:cs="Times New Roman"/>
                <w:snapToGrid w:val="0"/>
                <w:sz w:val="22"/>
              </w:rPr>
            </w:pPr>
            <w:r>
              <w:rPr>
                <w:rFonts w:ascii="바탕" w:eastAsia="바탕" w:hAnsi="바탕" w:cs="Times New Roman" w:hint="eastAsia"/>
                <w:snapToGrid w:val="0"/>
                <w:sz w:val="22"/>
              </w:rPr>
              <w:t>mean absolute error (MAE)</w:t>
            </w:r>
          </w:p>
        </w:tc>
        <w:tc>
          <w:tcPr>
            <w:tcW w:w="4199" w:type="dxa"/>
            <w:tcBorders>
              <w:bottom w:val="single" w:sz="4" w:space="0" w:color="auto"/>
            </w:tcBorders>
            <w:vAlign w:val="center"/>
          </w:tcPr>
          <w:p w14:paraId="74FD81E7" w14:textId="5B6592CE" w:rsidR="00227C80" w:rsidRPr="008375A7" w:rsidRDefault="009A4BBC" w:rsidP="008375A7">
            <w:pPr>
              <w:snapToGrid w:val="0"/>
              <w:spacing w:after="0" w:line="240" w:lineRule="auto"/>
              <w:jc w:val="left"/>
              <w:rPr>
                <w:rFonts w:ascii="바탕" w:eastAsia="바탕" w:hAnsi="바탕" w:cs="Times New Roman"/>
                <w:snapToGrid w:val="0"/>
                <w:sz w:val="22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napToGrid w:val="0"/>
                    <w:sz w:val="22"/>
                  </w:rPr>
                  <m:t>MAE=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snapToGrid w:val="0"/>
                        <w:sz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napToGrid w:val="0"/>
                        <w:sz w:val="22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napToGrid w:val="0"/>
                        <w:sz w:val="22"/>
                      </w:rPr>
                      <m:t>-1</m:t>
                    </m:r>
                  </m:sup>
                </m:sSup>
                <m:nary>
                  <m:naryPr>
                    <m:chr m:val="∑"/>
                    <m:limLoc m:val="subSup"/>
                    <m:ctrlPr>
                      <w:rPr>
                        <w:rFonts w:ascii="Cambria Math" w:eastAsia="Times New Roman" w:hAnsi="Cambria Math" w:cs="Times New Roman"/>
                        <w:i/>
                        <w:snapToGrid w:val="0"/>
                        <w:sz w:val="22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2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napToGrid w:val="0"/>
                        <w:sz w:val="22"/>
                      </w:rPr>
                      <m:t>N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Times New Roman" w:hAnsi="Cambria Math" w:cs="Times New Roman"/>
                            <w:i/>
                            <w:snapToGrid w:val="0"/>
                            <w:sz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napToGrid w:val="0"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napToGrid w:val="0"/>
                                <w:sz w:val="22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napToGrid w:val="0"/>
                                <w:sz w:val="2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snapToGrid w:val="0"/>
                            <w:sz w:val="2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napToGrid w:val="0"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napToGrid w:val="0"/>
                                <w:sz w:val="22"/>
                              </w:rPr>
                              <m:t>O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napToGrid w:val="0"/>
                                <w:sz w:val="22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</w:tc>
      </w:tr>
    </w:tbl>
    <w:p w14:paraId="2A060759" w14:textId="77777777" w:rsidR="009A4BBC" w:rsidRDefault="009A4BBC">
      <w:pPr>
        <w:widowControl/>
        <w:wordWrap/>
        <w:autoSpaceDE/>
        <w:autoSpaceDN/>
        <w:spacing w:after="0" w:line="240" w:lineRule="auto"/>
        <w:jc w:val="left"/>
        <w:rPr>
          <w:rFonts w:ascii="바탕" w:eastAsia="바탕" w:hAnsi="바탕" w:cs="Times New Roman"/>
          <w:bCs/>
          <w:sz w:val="22"/>
          <w:szCs w:val="48"/>
        </w:rPr>
      </w:pPr>
      <w:r>
        <w:rPr>
          <w:rFonts w:ascii="바탕" w:eastAsia="바탕" w:hAnsi="바탕" w:cs="Times New Roman"/>
          <w:bCs/>
          <w:sz w:val="22"/>
          <w:szCs w:val="48"/>
        </w:rPr>
        <w:br w:type="page"/>
      </w:r>
    </w:p>
    <w:p w14:paraId="1BA50B87" w14:textId="2B56B39A" w:rsidR="002416CB" w:rsidRPr="00A133DE" w:rsidRDefault="002416CB" w:rsidP="008F583C">
      <w:pPr>
        <w:pageBreakBefore/>
        <w:wordWrap/>
        <w:spacing w:after="0" w:line="480" w:lineRule="auto"/>
        <w:ind w:left="1696" w:hangingChars="360" w:hanging="1696"/>
        <w:outlineLvl w:val="0"/>
        <w:rPr>
          <w:rFonts w:ascii="바탕" w:eastAsia="바탕" w:hAnsi="바탕" w:cs="Times New Roman"/>
          <w:b/>
          <w:bCs/>
          <w:sz w:val="48"/>
          <w:szCs w:val="48"/>
        </w:rPr>
      </w:pPr>
      <w:r w:rsidRPr="00A133DE">
        <w:rPr>
          <w:rFonts w:ascii="바탕" w:eastAsia="바탕" w:hAnsi="바탕" w:cs="Times New Roman"/>
          <w:b/>
          <w:bCs/>
          <w:sz w:val="48"/>
          <w:szCs w:val="48"/>
        </w:rPr>
        <w:lastRenderedPageBreak/>
        <w:t xml:space="preserve">그림 </w:t>
      </w:r>
    </w:p>
    <w:p w14:paraId="573C4234" w14:textId="1716B402" w:rsidR="00467CD4" w:rsidRPr="00734E8C" w:rsidRDefault="002642B7" w:rsidP="00CC55C4">
      <w:pPr>
        <w:pStyle w:val="af2"/>
        <w:wordWrap/>
        <w:spacing w:after="0"/>
        <w:jc w:val="left"/>
        <w:rPr>
          <w:rFonts w:ascii="바탕" w:eastAsia="바탕" w:hAnsi="바탕" w:cs="Times New Roman"/>
          <w:b w:val="0"/>
          <w:sz w:val="24"/>
          <w:szCs w:val="24"/>
        </w:rPr>
      </w:pPr>
      <w:r w:rsidRPr="00734E8C">
        <w:rPr>
          <w:rFonts w:ascii="바탕" w:eastAsia="바탕" w:hAnsi="바탕" w:cs="Times New Roman"/>
          <w:b w:val="0"/>
          <w:noProof/>
          <w:sz w:val="24"/>
          <w:szCs w:val="24"/>
        </w:rPr>
        <w:drawing>
          <wp:inline distT="0" distB="0" distL="0" distR="0" wp14:anchorId="31A634DB" wp14:editId="41F60B27">
            <wp:extent cx="5400675" cy="57150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81763" w14:textId="5086C8E8" w:rsidR="00C8546C" w:rsidRPr="00404A98" w:rsidRDefault="00DF7562" w:rsidP="00C8546C">
      <w:pPr>
        <w:pStyle w:val="af2"/>
        <w:wordWrap/>
        <w:spacing w:after="0"/>
        <w:jc w:val="left"/>
        <w:outlineLvl w:val="1"/>
        <w:rPr>
          <w:rFonts w:ascii="바탕" w:eastAsia="바탕" w:hAnsi="바탕" w:cs="Times New Roman"/>
          <w:b w:val="0"/>
          <w:sz w:val="22"/>
          <w:szCs w:val="22"/>
        </w:rPr>
      </w:pPr>
      <w:r w:rsidRPr="00404A98">
        <w:rPr>
          <w:rFonts w:ascii="바탕" w:eastAsia="바탕" w:hAnsi="바탕" w:cs="Times New Roman"/>
          <w:sz w:val="22"/>
          <w:szCs w:val="22"/>
        </w:rPr>
        <w:t>Fig</w:t>
      </w:r>
      <w:r w:rsidR="00467CD4" w:rsidRPr="00404A98">
        <w:rPr>
          <w:rFonts w:ascii="바탕" w:eastAsia="바탕" w:hAnsi="바탕" w:cs="Times New Roman"/>
          <w:sz w:val="22"/>
          <w:szCs w:val="22"/>
        </w:rPr>
        <w:t>.</w:t>
      </w:r>
      <w:r w:rsidR="00C8546C" w:rsidRPr="00404A98">
        <w:rPr>
          <w:rFonts w:ascii="바탕" w:eastAsia="바탕" w:hAnsi="바탕" w:cs="Times New Roman"/>
          <w:sz w:val="22"/>
          <w:szCs w:val="22"/>
        </w:rPr>
        <w:t xml:space="preserve"> 1</w:t>
      </w:r>
      <w:r w:rsidRPr="00404A98">
        <w:rPr>
          <w:rFonts w:ascii="바탕" w:eastAsia="바탕" w:hAnsi="바탕" w:cs="Times New Roman"/>
          <w:sz w:val="22"/>
          <w:szCs w:val="22"/>
        </w:rPr>
        <w:t>.</w:t>
      </w:r>
      <w:r w:rsidR="00467CD4" w:rsidRPr="00404A98">
        <w:rPr>
          <w:rFonts w:ascii="바탕" w:eastAsia="바탕" w:hAnsi="바탕" w:cs="Times New Roman"/>
          <w:sz w:val="22"/>
          <w:szCs w:val="22"/>
        </w:rPr>
        <w:t xml:space="preserve"> </w:t>
      </w:r>
      <w:r w:rsidR="005122CD" w:rsidRPr="00404A98">
        <w:rPr>
          <w:rFonts w:ascii="바탕" w:eastAsia="바탕" w:hAnsi="바탕" w:cs="Times New Roman"/>
          <w:b w:val="0"/>
          <w:sz w:val="22"/>
          <w:szCs w:val="22"/>
        </w:rPr>
        <w:t>Location of rice-paddy (</w:t>
      </w:r>
      <w:r w:rsidR="008003F9" w:rsidRPr="00404A98">
        <w:rPr>
          <w:rFonts w:ascii="바탕" w:eastAsia="바탕" w:hAnsi="바탕" w:cs="Times New Roman"/>
          <w:b w:val="0"/>
          <w:sz w:val="22"/>
          <w:szCs w:val="22"/>
        </w:rPr>
        <w:t>blue)</w:t>
      </w:r>
      <w:r w:rsidR="005122CD" w:rsidRPr="00404A98">
        <w:rPr>
          <w:rFonts w:ascii="바탕" w:eastAsia="바탕" w:hAnsi="바탕" w:cs="Times New Roman"/>
          <w:b w:val="0"/>
          <w:sz w:val="22"/>
          <w:szCs w:val="22"/>
        </w:rPr>
        <w:t xml:space="preserve"> and cropland </w:t>
      </w:r>
      <w:r w:rsidR="008003F9" w:rsidRPr="00404A98">
        <w:rPr>
          <w:rFonts w:ascii="바탕" w:eastAsia="바탕" w:hAnsi="바탕" w:cs="Times New Roman"/>
          <w:b w:val="0"/>
          <w:sz w:val="22"/>
          <w:szCs w:val="22"/>
        </w:rPr>
        <w:t xml:space="preserve">(green) </w:t>
      </w:r>
      <w:r w:rsidR="005122CD" w:rsidRPr="00404A98">
        <w:rPr>
          <w:rFonts w:ascii="바탕" w:eastAsia="바탕" w:hAnsi="바탕" w:cs="Times New Roman"/>
          <w:b w:val="0"/>
          <w:sz w:val="22"/>
          <w:szCs w:val="22"/>
        </w:rPr>
        <w:t>site.</w:t>
      </w:r>
    </w:p>
    <w:p w14:paraId="1FE9875C" w14:textId="77777777" w:rsidR="00C8546C" w:rsidRPr="00A133DE" w:rsidRDefault="00C8546C">
      <w:pPr>
        <w:widowControl/>
        <w:wordWrap/>
        <w:autoSpaceDE/>
        <w:autoSpaceDN/>
        <w:spacing w:after="0" w:line="240" w:lineRule="auto"/>
        <w:jc w:val="left"/>
        <w:rPr>
          <w:rFonts w:ascii="바탕" w:eastAsia="바탕" w:hAnsi="바탕" w:cs="Times New Roman"/>
          <w:bCs/>
          <w:sz w:val="24"/>
          <w:szCs w:val="24"/>
        </w:rPr>
      </w:pPr>
      <w:r w:rsidRPr="00A133DE">
        <w:rPr>
          <w:rFonts w:ascii="바탕" w:eastAsia="바탕" w:hAnsi="바탕" w:cs="Times New Roman"/>
          <w:b/>
          <w:sz w:val="24"/>
          <w:szCs w:val="24"/>
        </w:rPr>
        <w:br w:type="page"/>
      </w:r>
    </w:p>
    <w:p w14:paraId="7DB78C8A" w14:textId="6240A34B" w:rsidR="005F2218" w:rsidRPr="00734E8C" w:rsidRDefault="004A0343" w:rsidP="005F2218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734E8C">
        <w:rPr>
          <w:rFonts w:ascii="바탕" w:eastAsia="바탕" w:hAnsi="바탕" w:cs="Times New Roman"/>
          <w:noProof/>
          <w:sz w:val="22"/>
          <w:szCs w:val="22"/>
        </w:rPr>
        <w:lastRenderedPageBreak/>
        <w:drawing>
          <wp:inline distT="0" distB="0" distL="0" distR="0" wp14:anchorId="6618B3BC" wp14:editId="587D8413">
            <wp:extent cx="5400675" cy="28956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30031" w14:textId="0C1FDDCA" w:rsidR="00C8546C" w:rsidRPr="00A133DE" w:rsidRDefault="005F2218" w:rsidP="00C8546C">
      <w:pPr>
        <w:outlineLvl w:val="1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 w:hint="eastAsia"/>
          <w:b/>
          <w:sz w:val="22"/>
          <w:szCs w:val="22"/>
        </w:rPr>
        <w:t>F</w:t>
      </w:r>
      <w:r w:rsidRPr="00A133DE">
        <w:rPr>
          <w:rFonts w:ascii="바탕" w:eastAsia="바탕" w:hAnsi="바탕" w:cs="Times New Roman"/>
          <w:b/>
          <w:sz w:val="22"/>
          <w:szCs w:val="22"/>
        </w:rPr>
        <w:t>ig. 2.</w:t>
      </w:r>
      <w:r w:rsidRPr="00A133DE">
        <w:rPr>
          <w:rFonts w:ascii="바탕" w:eastAsia="바탕" w:hAnsi="바탕" w:cs="Times New Roman"/>
          <w:sz w:val="22"/>
          <w:szCs w:val="22"/>
        </w:rPr>
        <w:t xml:space="preserve"> Footprint of radiative flux over (a) </w:t>
      </w:r>
      <w:r w:rsidR="004E5AB0" w:rsidRPr="00A133DE">
        <w:rPr>
          <w:rFonts w:ascii="바탕" w:eastAsia="바탕" w:hAnsi="바탕" w:cs="Times New Roman"/>
          <w:sz w:val="22"/>
          <w:szCs w:val="22"/>
        </w:rPr>
        <w:t>BoSeong</w:t>
      </w:r>
      <w:r w:rsidRPr="00A133DE">
        <w:rPr>
          <w:rFonts w:ascii="바탕" w:eastAsia="바탕" w:hAnsi="바탕" w:cs="Times New Roman"/>
          <w:sz w:val="22"/>
          <w:szCs w:val="22"/>
        </w:rPr>
        <w:t xml:space="preserve"> rice-paddy and (</w:t>
      </w:r>
      <w:r w:rsidR="004E5AB0" w:rsidRPr="00A133DE">
        <w:rPr>
          <w:rFonts w:ascii="바탕" w:eastAsia="바탕" w:hAnsi="바탕" w:cs="Times New Roman"/>
          <w:sz w:val="22"/>
          <w:szCs w:val="22"/>
        </w:rPr>
        <w:t>b</w:t>
      </w:r>
      <w:r w:rsidRPr="00A133DE">
        <w:rPr>
          <w:rFonts w:ascii="바탕" w:eastAsia="바탕" w:hAnsi="바탕" w:cs="Times New Roman"/>
          <w:sz w:val="22"/>
          <w:szCs w:val="22"/>
        </w:rPr>
        <w:t xml:space="preserve">) </w:t>
      </w:r>
      <w:r w:rsidR="004E5AB0" w:rsidRPr="00A133DE">
        <w:rPr>
          <w:rFonts w:ascii="바탕" w:eastAsia="바탕" w:hAnsi="바탕" w:cs="Times New Roman"/>
          <w:sz w:val="22"/>
          <w:szCs w:val="22"/>
        </w:rPr>
        <w:t xml:space="preserve">AnDong </w:t>
      </w:r>
      <w:r w:rsidRPr="00A133DE">
        <w:rPr>
          <w:rFonts w:ascii="바탕" w:eastAsia="바탕" w:hAnsi="바탕" w:cs="Times New Roman"/>
          <w:sz w:val="22"/>
          <w:szCs w:val="22"/>
        </w:rPr>
        <w:t>cropland site.</w:t>
      </w:r>
    </w:p>
    <w:p w14:paraId="51002978" w14:textId="77777777" w:rsidR="00C8546C" w:rsidRPr="00A133DE" w:rsidRDefault="00C8546C">
      <w:pPr>
        <w:widowControl/>
        <w:wordWrap/>
        <w:autoSpaceDE/>
        <w:autoSpaceDN/>
        <w:spacing w:after="0" w:line="240" w:lineRule="auto"/>
        <w:jc w:val="left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/>
          <w:sz w:val="22"/>
          <w:szCs w:val="22"/>
        </w:rPr>
        <w:br w:type="page"/>
      </w:r>
    </w:p>
    <w:p w14:paraId="3986637A" w14:textId="359617B7" w:rsidR="005F2218" w:rsidRPr="00734E8C" w:rsidRDefault="004A0343" w:rsidP="005F2218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734E8C">
        <w:rPr>
          <w:rFonts w:ascii="바탕" w:eastAsia="바탕" w:hAnsi="바탕" w:cs="Times New Roman"/>
          <w:noProof/>
          <w:sz w:val="22"/>
          <w:szCs w:val="22"/>
        </w:rPr>
        <w:lastRenderedPageBreak/>
        <w:drawing>
          <wp:inline distT="0" distB="0" distL="0" distR="0" wp14:anchorId="5F9E6263" wp14:editId="19DC5ADA">
            <wp:extent cx="5400675" cy="28860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C370B" w14:textId="1AE4580F" w:rsidR="00C8546C" w:rsidRPr="00A133DE" w:rsidRDefault="005F2218" w:rsidP="00C8546C">
      <w:pPr>
        <w:outlineLvl w:val="1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 w:hint="eastAsia"/>
          <w:b/>
          <w:sz w:val="22"/>
          <w:szCs w:val="22"/>
        </w:rPr>
        <w:t>F</w:t>
      </w:r>
      <w:r w:rsidRPr="00A133DE">
        <w:rPr>
          <w:rFonts w:ascii="바탕" w:eastAsia="바탕" w:hAnsi="바탕" w:cs="Times New Roman"/>
          <w:b/>
          <w:sz w:val="22"/>
          <w:szCs w:val="22"/>
        </w:rPr>
        <w:t>ig. 3.</w:t>
      </w:r>
      <w:r w:rsidRPr="00A133DE">
        <w:rPr>
          <w:rFonts w:ascii="바탕" w:eastAsia="바탕" w:hAnsi="바탕" w:cs="Times New Roman"/>
          <w:sz w:val="22"/>
          <w:szCs w:val="22"/>
        </w:rPr>
        <w:t xml:space="preserve"> Footprint of turbulent fluxes over </w:t>
      </w:r>
      <w:r w:rsidR="0030319C" w:rsidRPr="00A133DE">
        <w:rPr>
          <w:rFonts w:ascii="바탕" w:eastAsia="바탕" w:hAnsi="바탕" w:cs="Times New Roman"/>
          <w:sz w:val="22"/>
          <w:szCs w:val="22"/>
        </w:rPr>
        <w:t>(a) BoSeong rice-paddy and (b) AnDong cropland site.</w:t>
      </w:r>
    </w:p>
    <w:p w14:paraId="495482B2" w14:textId="77777777" w:rsidR="00C8546C" w:rsidRPr="00A133DE" w:rsidRDefault="00C8546C">
      <w:pPr>
        <w:widowControl/>
        <w:wordWrap/>
        <w:autoSpaceDE/>
        <w:autoSpaceDN/>
        <w:spacing w:after="0" w:line="240" w:lineRule="auto"/>
        <w:jc w:val="left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/>
          <w:sz w:val="22"/>
          <w:szCs w:val="22"/>
        </w:rPr>
        <w:br w:type="page"/>
      </w:r>
    </w:p>
    <w:p w14:paraId="16597608" w14:textId="77777777" w:rsidR="005F2218" w:rsidRPr="00734E8C" w:rsidRDefault="005F2218" w:rsidP="005F2218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734E8C">
        <w:rPr>
          <w:rFonts w:ascii="바탕" w:eastAsia="바탕" w:hAnsi="바탕" w:cs="Times New Roman"/>
          <w:noProof/>
          <w:sz w:val="22"/>
          <w:szCs w:val="22"/>
        </w:rPr>
        <w:lastRenderedPageBreak/>
        <w:drawing>
          <wp:inline distT="0" distB="0" distL="0" distR="0" wp14:anchorId="679FD210" wp14:editId="794A96E9">
            <wp:extent cx="5391150" cy="646049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46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1BF24" w14:textId="6904E88E" w:rsidR="00C8546C" w:rsidRPr="00A133DE" w:rsidRDefault="005F2218" w:rsidP="00C8546C">
      <w:pPr>
        <w:widowControl/>
        <w:wordWrap/>
        <w:spacing w:after="0" w:line="480" w:lineRule="auto"/>
        <w:outlineLvl w:val="1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 w:hint="eastAsia"/>
          <w:b/>
          <w:sz w:val="22"/>
          <w:szCs w:val="22"/>
        </w:rPr>
        <w:t>F</w:t>
      </w:r>
      <w:r w:rsidRPr="00A133DE">
        <w:rPr>
          <w:rFonts w:ascii="바탕" w:eastAsia="바탕" w:hAnsi="바탕" w:cs="Times New Roman"/>
          <w:b/>
          <w:sz w:val="22"/>
          <w:szCs w:val="22"/>
        </w:rPr>
        <w:t xml:space="preserve">ig. </w:t>
      </w:r>
      <w:r w:rsidR="004373A0" w:rsidRPr="00A133DE">
        <w:rPr>
          <w:rFonts w:ascii="바탕" w:eastAsia="바탕" w:hAnsi="바탕" w:cs="Times New Roman"/>
          <w:b/>
          <w:sz w:val="22"/>
          <w:szCs w:val="22"/>
        </w:rPr>
        <w:t>4</w:t>
      </w:r>
      <w:r w:rsidRPr="00A133DE">
        <w:rPr>
          <w:rFonts w:ascii="바탕" w:eastAsia="바탕" w:hAnsi="바탕" w:cs="Times New Roman"/>
          <w:b/>
          <w:sz w:val="22"/>
          <w:szCs w:val="22"/>
        </w:rPr>
        <w:t>.</w:t>
      </w:r>
      <w:r w:rsidRPr="00A133DE">
        <w:rPr>
          <w:rFonts w:ascii="바탕" w:eastAsia="바탕" w:hAnsi="바탕" w:cs="Times New Roman"/>
          <w:sz w:val="22"/>
          <w:szCs w:val="22"/>
        </w:rPr>
        <w:t xml:space="preserve"> Scatter plots of modelled versus observed SEB fluxes with LDAPS setting (JULES-G; a: net radiation, b: sensible heat flux, c: latent heat flux) and local ancillary data (JULES-L; d: net radiation, e: sensible heat flux, f: latent heat flux) for BoSeong rice-paddy site.</w:t>
      </w:r>
    </w:p>
    <w:p w14:paraId="31AD8DFB" w14:textId="77777777" w:rsidR="00C8546C" w:rsidRPr="00A133DE" w:rsidRDefault="00C8546C">
      <w:pPr>
        <w:widowControl/>
        <w:wordWrap/>
        <w:autoSpaceDE/>
        <w:autoSpaceDN/>
        <w:spacing w:after="0" w:line="240" w:lineRule="auto"/>
        <w:jc w:val="left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/>
          <w:sz w:val="22"/>
          <w:szCs w:val="22"/>
        </w:rPr>
        <w:br w:type="page"/>
      </w:r>
    </w:p>
    <w:p w14:paraId="12A1237A" w14:textId="77777777" w:rsidR="005F2218" w:rsidRPr="00734E8C" w:rsidRDefault="005F2218" w:rsidP="005F2218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734E8C">
        <w:rPr>
          <w:rFonts w:ascii="바탕" w:eastAsia="바탕" w:hAnsi="바탕" w:cs="Times New Roman"/>
          <w:noProof/>
          <w:sz w:val="22"/>
          <w:szCs w:val="22"/>
        </w:rPr>
        <w:lastRenderedPageBreak/>
        <w:drawing>
          <wp:inline distT="0" distB="0" distL="0" distR="0" wp14:anchorId="3D8C6673" wp14:editId="4E4322B7">
            <wp:extent cx="5400040" cy="6456694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5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ABED2" w14:textId="006E1F5E" w:rsidR="00C8546C" w:rsidRPr="00A133DE" w:rsidRDefault="005F2218" w:rsidP="00C8546C">
      <w:pPr>
        <w:widowControl/>
        <w:wordWrap/>
        <w:spacing w:after="0" w:line="480" w:lineRule="auto"/>
        <w:outlineLvl w:val="1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 w:hint="eastAsia"/>
          <w:b/>
          <w:sz w:val="22"/>
          <w:szCs w:val="22"/>
        </w:rPr>
        <w:t>F</w:t>
      </w:r>
      <w:r w:rsidRPr="00A133DE">
        <w:rPr>
          <w:rFonts w:ascii="바탕" w:eastAsia="바탕" w:hAnsi="바탕" w:cs="Times New Roman"/>
          <w:b/>
          <w:sz w:val="22"/>
          <w:szCs w:val="22"/>
        </w:rPr>
        <w:t xml:space="preserve">ig. </w:t>
      </w:r>
      <w:r w:rsidR="004373A0" w:rsidRPr="00A133DE">
        <w:rPr>
          <w:rFonts w:ascii="바탕" w:eastAsia="바탕" w:hAnsi="바탕" w:cs="Times New Roman"/>
          <w:b/>
          <w:sz w:val="22"/>
          <w:szCs w:val="22"/>
        </w:rPr>
        <w:t>5</w:t>
      </w:r>
      <w:r w:rsidRPr="00A133DE">
        <w:rPr>
          <w:rFonts w:ascii="바탕" w:eastAsia="바탕" w:hAnsi="바탕" w:cs="Times New Roman"/>
          <w:b/>
          <w:sz w:val="22"/>
          <w:szCs w:val="22"/>
        </w:rPr>
        <w:t>.</w:t>
      </w:r>
      <w:r w:rsidRPr="00A133DE">
        <w:rPr>
          <w:rFonts w:ascii="바탕" w:eastAsia="바탕" w:hAnsi="바탕" w:cs="Times New Roman"/>
          <w:sz w:val="22"/>
          <w:szCs w:val="22"/>
        </w:rPr>
        <w:t xml:space="preserve"> Scatter plots of modelled versus observed SEB fluxes with LDAPS setting (JULES-G; a: net radiation, b: sensible heat flux, c: latent heat flux) and local ancillary data (JULES-L; d: net radiation, e: sensible heat flux, f: latent heat flux) for AnDong cropland site.</w:t>
      </w:r>
    </w:p>
    <w:p w14:paraId="4E16F7C2" w14:textId="77777777" w:rsidR="00C8546C" w:rsidRPr="00A133DE" w:rsidRDefault="00C8546C">
      <w:pPr>
        <w:widowControl/>
        <w:wordWrap/>
        <w:autoSpaceDE/>
        <w:autoSpaceDN/>
        <w:spacing w:after="0" w:line="240" w:lineRule="auto"/>
        <w:jc w:val="left"/>
        <w:rPr>
          <w:rFonts w:ascii="바탕" w:eastAsia="바탕" w:hAnsi="바탕" w:cs="Times New Roman"/>
          <w:sz w:val="22"/>
          <w:szCs w:val="22"/>
        </w:rPr>
      </w:pPr>
      <w:r w:rsidRPr="00A133DE">
        <w:rPr>
          <w:rFonts w:ascii="바탕" w:eastAsia="바탕" w:hAnsi="바탕" w:cs="Times New Roman"/>
          <w:sz w:val="22"/>
          <w:szCs w:val="22"/>
        </w:rPr>
        <w:br w:type="page"/>
      </w:r>
    </w:p>
    <w:p w14:paraId="0081BC3A" w14:textId="77777777" w:rsidR="005F2218" w:rsidRPr="00734E8C" w:rsidRDefault="005F2218" w:rsidP="005F2218">
      <w:pPr>
        <w:widowControl/>
        <w:wordWrap/>
        <w:spacing w:after="0" w:line="480" w:lineRule="auto"/>
        <w:rPr>
          <w:rFonts w:ascii="바탕" w:eastAsia="바탕" w:hAnsi="바탕" w:cs="Times New Roman"/>
          <w:sz w:val="22"/>
          <w:szCs w:val="22"/>
        </w:rPr>
      </w:pPr>
      <w:r w:rsidRPr="00734E8C">
        <w:rPr>
          <w:rFonts w:ascii="바탕" w:eastAsia="바탕" w:hAnsi="바탕" w:cs="Times New Roman"/>
          <w:noProof/>
          <w:sz w:val="22"/>
          <w:szCs w:val="22"/>
        </w:rPr>
        <w:lastRenderedPageBreak/>
        <w:drawing>
          <wp:inline distT="0" distB="0" distL="0" distR="0" wp14:anchorId="102E3F1F" wp14:editId="59384C7C">
            <wp:extent cx="5171518" cy="532014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410" cy="532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EE51F" w14:textId="49B39781" w:rsidR="005F2218" w:rsidRPr="00A133DE" w:rsidRDefault="005F2218" w:rsidP="00C8546C">
      <w:pPr>
        <w:widowControl/>
        <w:wordWrap/>
        <w:spacing w:after="0" w:line="480" w:lineRule="auto"/>
        <w:outlineLvl w:val="1"/>
        <w:rPr>
          <w:rFonts w:ascii="바탕" w:eastAsia="바탕" w:hAnsi="바탕"/>
        </w:rPr>
      </w:pPr>
      <w:r w:rsidRPr="00734E8C">
        <w:rPr>
          <w:rFonts w:ascii="바탕" w:eastAsia="바탕" w:hAnsi="바탕" w:cs="Times New Roman" w:hint="eastAsia"/>
          <w:b/>
          <w:sz w:val="22"/>
          <w:szCs w:val="22"/>
        </w:rPr>
        <w:t>F</w:t>
      </w:r>
      <w:r w:rsidRPr="00A133DE">
        <w:rPr>
          <w:rFonts w:ascii="바탕" w:eastAsia="바탕" w:hAnsi="바탕" w:cs="Times New Roman"/>
          <w:b/>
          <w:sz w:val="22"/>
          <w:szCs w:val="22"/>
        </w:rPr>
        <w:t xml:space="preserve">ig. </w:t>
      </w:r>
      <w:r w:rsidR="004373A0" w:rsidRPr="00A133DE">
        <w:rPr>
          <w:rFonts w:ascii="바탕" w:eastAsia="바탕" w:hAnsi="바탕" w:cs="Times New Roman"/>
          <w:b/>
          <w:sz w:val="22"/>
          <w:szCs w:val="22"/>
        </w:rPr>
        <w:t>6</w:t>
      </w:r>
      <w:r w:rsidRPr="00A133DE">
        <w:rPr>
          <w:rFonts w:ascii="바탕" w:eastAsia="바탕" w:hAnsi="바탕" w:cs="Times New Roman"/>
          <w:b/>
          <w:sz w:val="22"/>
          <w:szCs w:val="22"/>
        </w:rPr>
        <w:t>.</w:t>
      </w:r>
      <w:r w:rsidRPr="00A133DE">
        <w:rPr>
          <w:rFonts w:ascii="바탕" w:eastAsia="바탕" w:hAnsi="바탕" w:cs="Times New Roman"/>
          <w:sz w:val="22"/>
          <w:szCs w:val="22"/>
        </w:rPr>
        <w:t xml:space="preserve"> Daily mean soil water content (m</w:t>
      </w:r>
      <w:r w:rsidRPr="00A133DE">
        <w:rPr>
          <w:rFonts w:ascii="바탕" w:eastAsia="바탕" w:hAnsi="바탕" w:cs="Times New Roman"/>
          <w:sz w:val="22"/>
          <w:szCs w:val="22"/>
          <w:vertAlign w:val="superscript"/>
        </w:rPr>
        <w:t>3</w:t>
      </w:r>
      <w:r w:rsidRPr="00A133DE">
        <w:rPr>
          <w:rFonts w:ascii="바탕" w:eastAsia="바탕" w:hAnsi="바탕" w:cs="Times New Roman"/>
          <w:sz w:val="22"/>
          <w:szCs w:val="22"/>
        </w:rPr>
        <w:t xml:space="preserve"> m</w:t>
      </w:r>
      <w:r w:rsidRPr="00A133DE">
        <w:rPr>
          <w:rFonts w:ascii="바탕" w:eastAsia="바탕" w:hAnsi="바탕" w:cs="Times New Roman"/>
          <w:sz w:val="22"/>
          <w:szCs w:val="22"/>
          <w:vertAlign w:val="superscript"/>
        </w:rPr>
        <w:t>-3</w:t>
      </w:r>
      <w:r w:rsidRPr="00A133DE">
        <w:rPr>
          <w:rFonts w:ascii="바탕" w:eastAsia="바탕" w:hAnsi="바탕" w:cs="Times New Roman"/>
          <w:sz w:val="22"/>
          <w:szCs w:val="22"/>
        </w:rPr>
        <w:t>) of observed (black) and modelled with LDAPS setting (JULES-G; blue) and local ancillary data (JULES-L; red) for (a) BoSeong rice-paddy and (b) AnDong cropland site.</w:t>
      </w:r>
    </w:p>
    <w:sectPr w:rsidR="005F2218" w:rsidRPr="00A133DE" w:rsidSect="009455CD">
      <w:footerReference w:type="default" r:id="rId15"/>
      <w:pgSz w:w="11906" w:h="16838" w:code="9"/>
      <w:pgMar w:top="1701" w:right="1701" w:bottom="1701" w:left="1701" w:header="851" w:footer="992" w:gutter="0"/>
      <w:lnNumType w:countBy="1" w:restart="continuous"/>
      <w:cols w:space="425"/>
      <w:docGrid w:linePitch="38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EBE505" w14:textId="77777777" w:rsidR="00933A14" w:rsidRDefault="00933A14" w:rsidP="00805CF9">
      <w:pPr>
        <w:spacing w:after="0" w:line="240" w:lineRule="auto"/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14:paraId="70B864D7" w14:textId="77777777" w:rsidR="00933A14" w:rsidRDefault="00933A14" w:rsidP="00805CF9">
      <w:pPr>
        <w:spacing w:after="0" w:line="240" w:lineRule="auto"/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컴바탕"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A50B99" w14:textId="77777777" w:rsidR="00EC083D" w:rsidRDefault="00EC083D" w:rsidP="00C50BEB">
    <w:pPr>
      <w:pStyle w:val="a4"/>
      <w:jc w:val="center"/>
      <w:rPr>
        <w:rFonts w:cs="Times New Roman"/>
      </w:rPr>
    </w:pPr>
    <w:r>
      <w:fldChar w:fldCharType="begin"/>
    </w:r>
    <w:r>
      <w:instrText>PAGE   \* MERGEFORMAT</w:instrText>
    </w:r>
    <w:r>
      <w:fldChar w:fldCharType="separate"/>
    </w:r>
    <w:r w:rsidR="00570683" w:rsidRPr="00570683">
      <w:rPr>
        <w:noProof/>
        <w:lang w:val="ko-KR"/>
      </w:rPr>
      <w:t>18</w:t>
    </w:r>
    <w:r>
      <w:rPr>
        <w:noProof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573575" w14:textId="77777777" w:rsidR="00933A14" w:rsidRDefault="00933A14" w:rsidP="00805CF9">
      <w:pPr>
        <w:spacing w:after="0" w:line="240" w:lineRule="auto"/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14:paraId="42E1BD4C" w14:textId="77777777" w:rsidR="00933A14" w:rsidRDefault="00933A14" w:rsidP="00805CF9">
      <w:pPr>
        <w:spacing w:after="0" w:line="240" w:lineRule="auto"/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B1245D"/>
    <w:multiLevelType w:val="hybridMultilevel"/>
    <w:tmpl w:val="F1A60CCA"/>
    <w:lvl w:ilvl="0" w:tplc="749033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4ADB7BAE"/>
    <w:multiLevelType w:val="hybridMultilevel"/>
    <w:tmpl w:val="4280BE52"/>
    <w:lvl w:ilvl="0" w:tplc="0CFA400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4E445892"/>
    <w:multiLevelType w:val="hybridMultilevel"/>
    <w:tmpl w:val="FE905D94"/>
    <w:lvl w:ilvl="0" w:tplc="7E52B1EA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651643C4"/>
    <w:multiLevelType w:val="hybridMultilevel"/>
    <w:tmpl w:val="76D07CE2"/>
    <w:lvl w:ilvl="0" w:tplc="C8D4EBB0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ong Je-Woo">
    <w15:presenceInfo w15:providerId="Windows Live" w15:userId="a5ff045d569184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/>
  <w:bordersDoNotSurroundFooter/>
  <w:trackRevisions/>
  <w:defaultTabStop w:val="800"/>
  <w:doNotHyphenateCaps/>
  <w:drawingGridHorizontalSpacing w:val="100"/>
  <w:drawingGridVerticalSpacing w:val="383"/>
  <w:displayHorizontalDrawingGridEvery w:val="0"/>
  <w:noPunctuationKerning/>
  <w:characterSpacingControl w:val="doNotCompress"/>
  <w:noLineBreaksAfter w:lang="ko-KR" w:val="$([\{£¥‘“〈《「『【〔＄（［｛￡￥￦"/>
  <w:noLineBreaksBefore w:lang="ko-KR" w:val="!%),.:;?]}¢°’”′″℃〉》」』】〕！％），．：；？］｝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U2MTOyNDU3NTA2NDBV0lEKTi0uzszPAykwMqwFACMH7O8tAAAA"/>
  </w:docVars>
  <w:rsids>
    <w:rsidRoot w:val="005F5256"/>
    <w:rsid w:val="0000143E"/>
    <w:rsid w:val="00001598"/>
    <w:rsid w:val="000027EC"/>
    <w:rsid w:val="000036C3"/>
    <w:rsid w:val="00003BAC"/>
    <w:rsid w:val="00005051"/>
    <w:rsid w:val="00005958"/>
    <w:rsid w:val="000070E3"/>
    <w:rsid w:val="00007508"/>
    <w:rsid w:val="0000764E"/>
    <w:rsid w:val="0001034B"/>
    <w:rsid w:val="00010731"/>
    <w:rsid w:val="00010A00"/>
    <w:rsid w:val="00011005"/>
    <w:rsid w:val="00011256"/>
    <w:rsid w:val="00011298"/>
    <w:rsid w:val="00011420"/>
    <w:rsid w:val="00012880"/>
    <w:rsid w:val="00013029"/>
    <w:rsid w:val="0001343F"/>
    <w:rsid w:val="000137D2"/>
    <w:rsid w:val="00014109"/>
    <w:rsid w:val="0001416E"/>
    <w:rsid w:val="000148F4"/>
    <w:rsid w:val="00015AAF"/>
    <w:rsid w:val="000237DB"/>
    <w:rsid w:val="00025BEC"/>
    <w:rsid w:val="00025E5D"/>
    <w:rsid w:val="00026CB2"/>
    <w:rsid w:val="00026E47"/>
    <w:rsid w:val="00031ABB"/>
    <w:rsid w:val="00031D86"/>
    <w:rsid w:val="000320B4"/>
    <w:rsid w:val="00032328"/>
    <w:rsid w:val="000329B1"/>
    <w:rsid w:val="00033F36"/>
    <w:rsid w:val="00036BF7"/>
    <w:rsid w:val="00040A29"/>
    <w:rsid w:val="00041B6B"/>
    <w:rsid w:val="000420DA"/>
    <w:rsid w:val="00042F8A"/>
    <w:rsid w:val="0004343F"/>
    <w:rsid w:val="00043E70"/>
    <w:rsid w:val="00044B19"/>
    <w:rsid w:val="000470F5"/>
    <w:rsid w:val="00050400"/>
    <w:rsid w:val="000509AA"/>
    <w:rsid w:val="00051663"/>
    <w:rsid w:val="00052FC9"/>
    <w:rsid w:val="000541C8"/>
    <w:rsid w:val="00057433"/>
    <w:rsid w:val="00057662"/>
    <w:rsid w:val="00057F28"/>
    <w:rsid w:val="0006052D"/>
    <w:rsid w:val="00060ACB"/>
    <w:rsid w:val="000610CB"/>
    <w:rsid w:val="0006136E"/>
    <w:rsid w:val="000635DB"/>
    <w:rsid w:val="0006398B"/>
    <w:rsid w:val="00063A70"/>
    <w:rsid w:val="000653DA"/>
    <w:rsid w:val="00066709"/>
    <w:rsid w:val="0006754F"/>
    <w:rsid w:val="000701F6"/>
    <w:rsid w:val="000728EB"/>
    <w:rsid w:val="00072C88"/>
    <w:rsid w:val="00074B67"/>
    <w:rsid w:val="00074FDE"/>
    <w:rsid w:val="000759E8"/>
    <w:rsid w:val="000805EF"/>
    <w:rsid w:val="000814F7"/>
    <w:rsid w:val="00081B85"/>
    <w:rsid w:val="0008311B"/>
    <w:rsid w:val="00083E6D"/>
    <w:rsid w:val="000841CA"/>
    <w:rsid w:val="000867BE"/>
    <w:rsid w:val="00086DBF"/>
    <w:rsid w:val="000873AB"/>
    <w:rsid w:val="00087F07"/>
    <w:rsid w:val="00087FF2"/>
    <w:rsid w:val="00090521"/>
    <w:rsid w:val="00091246"/>
    <w:rsid w:val="00093E50"/>
    <w:rsid w:val="00093FF7"/>
    <w:rsid w:val="0009509E"/>
    <w:rsid w:val="00097888"/>
    <w:rsid w:val="00097D1B"/>
    <w:rsid w:val="00097DB8"/>
    <w:rsid w:val="000A38D9"/>
    <w:rsid w:val="000A39C0"/>
    <w:rsid w:val="000A4F55"/>
    <w:rsid w:val="000A6E03"/>
    <w:rsid w:val="000B0467"/>
    <w:rsid w:val="000B11CD"/>
    <w:rsid w:val="000B380E"/>
    <w:rsid w:val="000B3A85"/>
    <w:rsid w:val="000B4177"/>
    <w:rsid w:val="000B5A9E"/>
    <w:rsid w:val="000B652F"/>
    <w:rsid w:val="000B6938"/>
    <w:rsid w:val="000B7BE5"/>
    <w:rsid w:val="000B7DBE"/>
    <w:rsid w:val="000C0CDD"/>
    <w:rsid w:val="000C0D95"/>
    <w:rsid w:val="000C1662"/>
    <w:rsid w:val="000C226F"/>
    <w:rsid w:val="000C442F"/>
    <w:rsid w:val="000C4D20"/>
    <w:rsid w:val="000D19C3"/>
    <w:rsid w:val="000D2409"/>
    <w:rsid w:val="000D286A"/>
    <w:rsid w:val="000D2AEE"/>
    <w:rsid w:val="000D4CB9"/>
    <w:rsid w:val="000E07C4"/>
    <w:rsid w:val="000E1323"/>
    <w:rsid w:val="000E1E4A"/>
    <w:rsid w:val="000E3005"/>
    <w:rsid w:val="000E41FE"/>
    <w:rsid w:val="000E5AE5"/>
    <w:rsid w:val="000E65A2"/>
    <w:rsid w:val="000E7E9D"/>
    <w:rsid w:val="000F16A0"/>
    <w:rsid w:val="000F1CE4"/>
    <w:rsid w:val="000F64B0"/>
    <w:rsid w:val="00100CED"/>
    <w:rsid w:val="00100F72"/>
    <w:rsid w:val="00101F2B"/>
    <w:rsid w:val="00103B1B"/>
    <w:rsid w:val="00104105"/>
    <w:rsid w:val="0010446E"/>
    <w:rsid w:val="001049DE"/>
    <w:rsid w:val="00105873"/>
    <w:rsid w:val="001065D4"/>
    <w:rsid w:val="001071E6"/>
    <w:rsid w:val="001075CA"/>
    <w:rsid w:val="00107D0B"/>
    <w:rsid w:val="00110527"/>
    <w:rsid w:val="00110CEC"/>
    <w:rsid w:val="00111D05"/>
    <w:rsid w:val="00113A0C"/>
    <w:rsid w:val="00114CB5"/>
    <w:rsid w:val="001156E1"/>
    <w:rsid w:val="00116E0A"/>
    <w:rsid w:val="00116F21"/>
    <w:rsid w:val="00117352"/>
    <w:rsid w:val="00117461"/>
    <w:rsid w:val="001174EE"/>
    <w:rsid w:val="00117A65"/>
    <w:rsid w:val="00120DB0"/>
    <w:rsid w:val="00121EDE"/>
    <w:rsid w:val="00121F72"/>
    <w:rsid w:val="00122593"/>
    <w:rsid w:val="001225BC"/>
    <w:rsid w:val="001228FF"/>
    <w:rsid w:val="00122B95"/>
    <w:rsid w:val="00123231"/>
    <w:rsid w:val="00123531"/>
    <w:rsid w:val="00124D71"/>
    <w:rsid w:val="00125E1F"/>
    <w:rsid w:val="00130742"/>
    <w:rsid w:val="0013075C"/>
    <w:rsid w:val="00131D03"/>
    <w:rsid w:val="001343AE"/>
    <w:rsid w:val="0013505D"/>
    <w:rsid w:val="001355E8"/>
    <w:rsid w:val="00140739"/>
    <w:rsid w:val="00143F01"/>
    <w:rsid w:val="0014448C"/>
    <w:rsid w:val="00144B3C"/>
    <w:rsid w:val="0014608F"/>
    <w:rsid w:val="00151BA3"/>
    <w:rsid w:val="00151EC7"/>
    <w:rsid w:val="00151F24"/>
    <w:rsid w:val="001529A0"/>
    <w:rsid w:val="00153503"/>
    <w:rsid w:val="001537D6"/>
    <w:rsid w:val="00160444"/>
    <w:rsid w:val="001607A9"/>
    <w:rsid w:val="0016098A"/>
    <w:rsid w:val="00161992"/>
    <w:rsid w:val="00162C15"/>
    <w:rsid w:val="00162D9F"/>
    <w:rsid w:val="00163220"/>
    <w:rsid w:val="00165F7A"/>
    <w:rsid w:val="00166AC1"/>
    <w:rsid w:val="00166AFC"/>
    <w:rsid w:val="001673F1"/>
    <w:rsid w:val="00167A22"/>
    <w:rsid w:val="00170166"/>
    <w:rsid w:val="00170CA7"/>
    <w:rsid w:val="00172195"/>
    <w:rsid w:val="0017251C"/>
    <w:rsid w:val="001747EE"/>
    <w:rsid w:val="00174C29"/>
    <w:rsid w:val="00174FA7"/>
    <w:rsid w:val="001755A0"/>
    <w:rsid w:val="00175D61"/>
    <w:rsid w:val="001761F4"/>
    <w:rsid w:val="00177BEF"/>
    <w:rsid w:val="00181B24"/>
    <w:rsid w:val="00182091"/>
    <w:rsid w:val="0018217B"/>
    <w:rsid w:val="0018261D"/>
    <w:rsid w:val="00182AFC"/>
    <w:rsid w:val="00183633"/>
    <w:rsid w:val="001838BE"/>
    <w:rsid w:val="00184411"/>
    <w:rsid w:val="0018469E"/>
    <w:rsid w:val="001858B1"/>
    <w:rsid w:val="001867CE"/>
    <w:rsid w:val="00186E76"/>
    <w:rsid w:val="00187734"/>
    <w:rsid w:val="001919A1"/>
    <w:rsid w:val="00192F3F"/>
    <w:rsid w:val="0019446A"/>
    <w:rsid w:val="001944C5"/>
    <w:rsid w:val="00194588"/>
    <w:rsid w:val="001947C3"/>
    <w:rsid w:val="00194FF4"/>
    <w:rsid w:val="0019562D"/>
    <w:rsid w:val="00197C48"/>
    <w:rsid w:val="001A0B9C"/>
    <w:rsid w:val="001A0BDD"/>
    <w:rsid w:val="001A19AA"/>
    <w:rsid w:val="001A2DA6"/>
    <w:rsid w:val="001A47BA"/>
    <w:rsid w:val="001A5F51"/>
    <w:rsid w:val="001A64E8"/>
    <w:rsid w:val="001A6527"/>
    <w:rsid w:val="001A725F"/>
    <w:rsid w:val="001A7D31"/>
    <w:rsid w:val="001B184F"/>
    <w:rsid w:val="001B265F"/>
    <w:rsid w:val="001B2BE9"/>
    <w:rsid w:val="001B2CF7"/>
    <w:rsid w:val="001B7FC8"/>
    <w:rsid w:val="001C0166"/>
    <w:rsid w:val="001C0D6B"/>
    <w:rsid w:val="001C1DAC"/>
    <w:rsid w:val="001C2F71"/>
    <w:rsid w:val="001C4F33"/>
    <w:rsid w:val="001C526A"/>
    <w:rsid w:val="001C66B7"/>
    <w:rsid w:val="001C73B3"/>
    <w:rsid w:val="001D003D"/>
    <w:rsid w:val="001D024D"/>
    <w:rsid w:val="001D0AA0"/>
    <w:rsid w:val="001D14C8"/>
    <w:rsid w:val="001D2215"/>
    <w:rsid w:val="001D3225"/>
    <w:rsid w:val="001D333C"/>
    <w:rsid w:val="001D3FB1"/>
    <w:rsid w:val="001D5219"/>
    <w:rsid w:val="001D7DBC"/>
    <w:rsid w:val="001D7EB8"/>
    <w:rsid w:val="001E0FA4"/>
    <w:rsid w:val="001E134E"/>
    <w:rsid w:val="001E163F"/>
    <w:rsid w:val="001E1A18"/>
    <w:rsid w:val="001E1DF0"/>
    <w:rsid w:val="001E2B4A"/>
    <w:rsid w:val="001E2B69"/>
    <w:rsid w:val="001E2EEA"/>
    <w:rsid w:val="001E3CF7"/>
    <w:rsid w:val="001E4947"/>
    <w:rsid w:val="001E7774"/>
    <w:rsid w:val="001E7BC8"/>
    <w:rsid w:val="001F0968"/>
    <w:rsid w:val="001F0BB4"/>
    <w:rsid w:val="001F2376"/>
    <w:rsid w:val="001F4495"/>
    <w:rsid w:val="001F51B2"/>
    <w:rsid w:val="001F57C1"/>
    <w:rsid w:val="001F70C9"/>
    <w:rsid w:val="002009D5"/>
    <w:rsid w:val="00202236"/>
    <w:rsid w:val="00202587"/>
    <w:rsid w:val="0020402F"/>
    <w:rsid w:val="00204525"/>
    <w:rsid w:val="00204AA9"/>
    <w:rsid w:val="00204F5E"/>
    <w:rsid w:val="00206F7D"/>
    <w:rsid w:val="0020726F"/>
    <w:rsid w:val="00210C1E"/>
    <w:rsid w:val="0021242F"/>
    <w:rsid w:val="00214D55"/>
    <w:rsid w:val="002157BD"/>
    <w:rsid w:val="00215F8C"/>
    <w:rsid w:val="00220AB7"/>
    <w:rsid w:val="00220CAF"/>
    <w:rsid w:val="00222157"/>
    <w:rsid w:val="00222AD4"/>
    <w:rsid w:val="002236CE"/>
    <w:rsid w:val="0022434E"/>
    <w:rsid w:val="00225423"/>
    <w:rsid w:val="002272E9"/>
    <w:rsid w:val="00227B2E"/>
    <w:rsid w:val="00227B73"/>
    <w:rsid w:val="00227C80"/>
    <w:rsid w:val="002303D5"/>
    <w:rsid w:val="002307A9"/>
    <w:rsid w:val="0023179A"/>
    <w:rsid w:val="002335E2"/>
    <w:rsid w:val="00233C2A"/>
    <w:rsid w:val="00233FE9"/>
    <w:rsid w:val="002343CF"/>
    <w:rsid w:val="00234A87"/>
    <w:rsid w:val="00236117"/>
    <w:rsid w:val="00236590"/>
    <w:rsid w:val="00236B6C"/>
    <w:rsid w:val="00236D24"/>
    <w:rsid w:val="0023783D"/>
    <w:rsid w:val="00240408"/>
    <w:rsid w:val="002416CB"/>
    <w:rsid w:val="00241B10"/>
    <w:rsid w:val="00243BDF"/>
    <w:rsid w:val="00246A27"/>
    <w:rsid w:val="00246D6D"/>
    <w:rsid w:val="00247CDA"/>
    <w:rsid w:val="0025002E"/>
    <w:rsid w:val="002511A5"/>
    <w:rsid w:val="0025191E"/>
    <w:rsid w:val="00252209"/>
    <w:rsid w:val="00252A14"/>
    <w:rsid w:val="00253D82"/>
    <w:rsid w:val="002553C3"/>
    <w:rsid w:val="00260006"/>
    <w:rsid w:val="00260D69"/>
    <w:rsid w:val="0026137C"/>
    <w:rsid w:val="00262FEF"/>
    <w:rsid w:val="002635A5"/>
    <w:rsid w:val="00264119"/>
    <w:rsid w:val="002642B7"/>
    <w:rsid w:val="00264664"/>
    <w:rsid w:val="0026544F"/>
    <w:rsid w:val="0026796D"/>
    <w:rsid w:val="00267C20"/>
    <w:rsid w:val="00271523"/>
    <w:rsid w:val="002718B4"/>
    <w:rsid w:val="00272E23"/>
    <w:rsid w:val="0027311E"/>
    <w:rsid w:val="00274E80"/>
    <w:rsid w:val="002750D1"/>
    <w:rsid w:val="00276343"/>
    <w:rsid w:val="00276430"/>
    <w:rsid w:val="00276933"/>
    <w:rsid w:val="0027724B"/>
    <w:rsid w:val="00277F93"/>
    <w:rsid w:val="002800C2"/>
    <w:rsid w:val="00280C25"/>
    <w:rsid w:val="00281144"/>
    <w:rsid w:val="00282C5E"/>
    <w:rsid w:val="002831C8"/>
    <w:rsid w:val="002834FB"/>
    <w:rsid w:val="0028371C"/>
    <w:rsid w:val="00285882"/>
    <w:rsid w:val="00287491"/>
    <w:rsid w:val="00287F29"/>
    <w:rsid w:val="002912A1"/>
    <w:rsid w:val="00292C8F"/>
    <w:rsid w:val="00294743"/>
    <w:rsid w:val="002960E2"/>
    <w:rsid w:val="00296580"/>
    <w:rsid w:val="0029690B"/>
    <w:rsid w:val="002975A6"/>
    <w:rsid w:val="00297B9A"/>
    <w:rsid w:val="002A2F1D"/>
    <w:rsid w:val="002A3ED8"/>
    <w:rsid w:val="002A4BBA"/>
    <w:rsid w:val="002A565F"/>
    <w:rsid w:val="002A770D"/>
    <w:rsid w:val="002B3852"/>
    <w:rsid w:val="002B42AA"/>
    <w:rsid w:val="002B4E44"/>
    <w:rsid w:val="002B50AC"/>
    <w:rsid w:val="002B56D3"/>
    <w:rsid w:val="002B5A69"/>
    <w:rsid w:val="002B7E38"/>
    <w:rsid w:val="002C124C"/>
    <w:rsid w:val="002C2435"/>
    <w:rsid w:val="002C4609"/>
    <w:rsid w:val="002C5491"/>
    <w:rsid w:val="002D6602"/>
    <w:rsid w:val="002D7256"/>
    <w:rsid w:val="002D73E8"/>
    <w:rsid w:val="002E270B"/>
    <w:rsid w:val="002E2B79"/>
    <w:rsid w:val="002E4B75"/>
    <w:rsid w:val="002E53C0"/>
    <w:rsid w:val="002E6AFA"/>
    <w:rsid w:val="002F04C0"/>
    <w:rsid w:val="002F0AA1"/>
    <w:rsid w:val="002F12E5"/>
    <w:rsid w:val="002F238E"/>
    <w:rsid w:val="002F36B4"/>
    <w:rsid w:val="002F4FB7"/>
    <w:rsid w:val="002F5C7D"/>
    <w:rsid w:val="002F6D54"/>
    <w:rsid w:val="00300EAF"/>
    <w:rsid w:val="00301F5F"/>
    <w:rsid w:val="003028E2"/>
    <w:rsid w:val="00302C39"/>
    <w:rsid w:val="00302E08"/>
    <w:rsid w:val="00302FED"/>
    <w:rsid w:val="0030319C"/>
    <w:rsid w:val="003037C3"/>
    <w:rsid w:val="00303D9A"/>
    <w:rsid w:val="003053F6"/>
    <w:rsid w:val="00305714"/>
    <w:rsid w:val="0030783C"/>
    <w:rsid w:val="0031038C"/>
    <w:rsid w:val="0031078A"/>
    <w:rsid w:val="0031175B"/>
    <w:rsid w:val="003118C9"/>
    <w:rsid w:val="00312B7B"/>
    <w:rsid w:val="0031367E"/>
    <w:rsid w:val="00313EEA"/>
    <w:rsid w:val="0031493C"/>
    <w:rsid w:val="00320AC0"/>
    <w:rsid w:val="00320D1F"/>
    <w:rsid w:val="00320F13"/>
    <w:rsid w:val="00322D8C"/>
    <w:rsid w:val="00326420"/>
    <w:rsid w:val="00327D79"/>
    <w:rsid w:val="0033133C"/>
    <w:rsid w:val="00331654"/>
    <w:rsid w:val="003316D4"/>
    <w:rsid w:val="00333933"/>
    <w:rsid w:val="00335978"/>
    <w:rsid w:val="003363B3"/>
    <w:rsid w:val="00340757"/>
    <w:rsid w:val="003413AD"/>
    <w:rsid w:val="00341BE4"/>
    <w:rsid w:val="00341C0D"/>
    <w:rsid w:val="00341D00"/>
    <w:rsid w:val="003422C6"/>
    <w:rsid w:val="00343BE2"/>
    <w:rsid w:val="0034420B"/>
    <w:rsid w:val="003465D7"/>
    <w:rsid w:val="00346F33"/>
    <w:rsid w:val="00347720"/>
    <w:rsid w:val="003512E8"/>
    <w:rsid w:val="00352D5E"/>
    <w:rsid w:val="00352FAD"/>
    <w:rsid w:val="003531C3"/>
    <w:rsid w:val="003533D2"/>
    <w:rsid w:val="00353563"/>
    <w:rsid w:val="0035366C"/>
    <w:rsid w:val="00354863"/>
    <w:rsid w:val="003558FF"/>
    <w:rsid w:val="00356DD9"/>
    <w:rsid w:val="00360A6B"/>
    <w:rsid w:val="003612D3"/>
    <w:rsid w:val="0036374B"/>
    <w:rsid w:val="00364256"/>
    <w:rsid w:val="00365630"/>
    <w:rsid w:val="00365995"/>
    <w:rsid w:val="00365C78"/>
    <w:rsid w:val="00366F02"/>
    <w:rsid w:val="00374BA1"/>
    <w:rsid w:val="00375240"/>
    <w:rsid w:val="003754DA"/>
    <w:rsid w:val="003762C8"/>
    <w:rsid w:val="0037798C"/>
    <w:rsid w:val="00377BCF"/>
    <w:rsid w:val="003817DE"/>
    <w:rsid w:val="00381B45"/>
    <w:rsid w:val="00383844"/>
    <w:rsid w:val="003853BD"/>
    <w:rsid w:val="00385432"/>
    <w:rsid w:val="00385BD7"/>
    <w:rsid w:val="003866AD"/>
    <w:rsid w:val="00386B58"/>
    <w:rsid w:val="00390448"/>
    <w:rsid w:val="00390B31"/>
    <w:rsid w:val="00390C1D"/>
    <w:rsid w:val="00391C47"/>
    <w:rsid w:val="00393220"/>
    <w:rsid w:val="003939FF"/>
    <w:rsid w:val="00394ECC"/>
    <w:rsid w:val="0039600F"/>
    <w:rsid w:val="003976C7"/>
    <w:rsid w:val="003A05B1"/>
    <w:rsid w:val="003A1895"/>
    <w:rsid w:val="003A25EE"/>
    <w:rsid w:val="003A4C6D"/>
    <w:rsid w:val="003A50F5"/>
    <w:rsid w:val="003A715A"/>
    <w:rsid w:val="003A770A"/>
    <w:rsid w:val="003A7CDD"/>
    <w:rsid w:val="003B1388"/>
    <w:rsid w:val="003B223D"/>
    <w:rsid w:val="003B339A"/>
    <w:rsid w:val="003B3C42"/>
    <w:rsid w:val="003B4C25"/>
    <w:rsid w:val="003B56A8"/>
    <w:rsid w:val="003B60BC"/>
    <w:rsid w:val="003B72C8"/>
    <w:rsid w:val="003B7494"/>
    <w:rsid w:val="003C131F"/>
    <w:rsid w:val="003C3C82"/>
    <w:rsid w:val="003C4421"/>
    <w:rsid w:val="003C4FD5"/>
    <w:rsid w:val="003C5537"/>
    <w:rsid w:val="003D14A1"/>
    <w:rsid w:val="003D2BC7"/>
    <w:rsid w:val="003D5EC5"/>
    <w:rsid w:val="003D6879"/>
    <w:rsid w:val="003D6B9D"/>
    <w:rsid w:val="003E00F6"/>
    <w:rsid w:val="003E239F"/>
    <w:rsid w:val="003E2FBF"/>
    <w:rsid w:val="003E3028"/>
    <w:rsid w:val="003E3E63"/>
    <w:rsid w:val="003E5606"/>
    <w:rsid w:val="003E5CEE"/>
    <w:rsid w:val="003F0595"/>
    <w:rsid w:val="003F17AF"/>
    <w:rsid w:val="003F4905"/>
    <w:rsid w:val="003F5A79"/>
    <w:rsid w:val="003F6865"/>
    <w:rsid w:val="00400A6B"/>
    <w:rsid w:val="00400B7A"/>
    <w:rsid w:val="00400CCC"/>
    <w:rsid w:val="00400FD7"/>
    <w:rsid w:val="00401ADC"/>
    <w:rsid w:val="00402D9F"/>
    <w:rsid w:val="00402F46"/>
    <w:rsid w:val="0040315C"/>
    <w:rsid w:val="004036C4"/>
    <w:rsid w:val="00403CB8"/>
    <w:rsid w:val="00404540"/>
    <w:rsid w:val="00404A98"/>
    <w:rsid w:val="004059CE"/>
    <w:rsid w:val="00407440"/>
    <w:rsid w:val="0040788D"/>
    <w:rsid w:val="004118C6"/>
    <w:rsid w:val="00411BF4"/>
    <w:rsid w:val="00412A87"/>
    <w:rsid w:val="004130AD"/>
    <w:rsid w:val="00413AAB"/>
    <w:rsid w:val="0041533D"/>
    <w:rsid w:val="00415533"/>
    <w:rsid w:val="00417B25"/>
    <w:rsid w:val="004214D7"/>
    <w:rsid w:val="00421C7A"/>
    <w:rsid w:val="00422008"/>
    <w:rsid w:val="00423E3B"/>
    <w:rsid w:val="00425256"/>
    <w:rsid w:val="00431B2E"/>
    <w:rsid w:val="004331BC"/>
    <w:rsid w:val="0043352B"/>
    <w:rsid w:val="00433797"/>
    <w:rsid w:val="004338A2"/>
    <w:rsid w:val="0043399D"/>
    <w:rsid w:val="00434E0B"/>
    <w:rsid w:val="0043593A"/>
    <w:rsid w:val="0043608A"/>
    <w:rsid w:val="004373A0"/>
    <w:rsid w:val="004435F5"/>
    <w:rsid w:val="004437F6"/>
    <w:rsid w:val="00443C08"/>
    <w:rsid w:val="00445AEA"/>
    <w:rsid w:val="004467C1"/>
    <w:rsid w:val="00450248"/>
    <w:rsid w:val="00450A19"/>
    <w:rsid w:val="00450D80"/>
    <w:rsid w:val="004512B2"/>
    <w:rsid w:val="00451E18"/>
    <w:rsid w:val="004536CC"/>
    <w:rsid w:val="00454127"/>
    <w:rsid w:val="004547F1"/>
    <w:rsid w:val="00454AD4"/>
    <w:rsid w:val="00456BAB"/>
    <w:rsid w:val="00456BE4"/>
    <w:rsid w:val="00457A8A"/>
    <w:rsid w:val="00457A93"/>
    <w:rsid w:val="00457AD8"/>
    <w:rsid w:val="00461C67"/>
    <w:rsid w:val="00462512"/>
    <w:rsid w:val="00463276"/>
    <w:rsid w:val="00464A1B"/>
    <w:rsid w:val="00465E02"/>
    <w:rsid w:val="00466216"/>
    <w:rsid w:val="00466236"/>
    <w:rsid w:val="004664DB"/>
    <w:rsid w:val="00467115"/>
    <w:rsid w:val="00467CD4"/>
    <w:rsid w:val="00467DB0"/>
    <w:rsid w:val="004702A9"/>
    <w:rsid w:val="0047059B"/>
    <w:rsid w:val="00470E48"/>
    <w:rsid w:val="004726EE"/>
    <w:rsid w:val="00474FF3"/>
    <w:rsid w:val="00475014"/>
    <w:rsid w:val="00475080"/>
    <w:rsid w:val="00477F35"/>
    <w:rsid w:val="004803FE"/>
    <w:rsid w:val="00480A9A"/>
    <w:rsid w:val="00482645"/>
    <w:rsid w:val="00482D90"/>
    <w:rsid w:val="00482E1E"/>
    <w:rsid w:val="004841F6"/>
    <w:rsid w:val="0048429A"/>
    <w:rsid w:val="0049093E"/>
    <w:rsid w:val="00491129"/>
    <w:rsid w:val="00491C60"/>
    <w:rsid w:val="0049369B"/>
    <w:rsid w:val="004936CA"/>
    <w:rsid w:val="00494358"/>
    <w:rsid w:val="004947AF"/>
    <w:rsid w:val="00494F4F"/>
    <w:rsid w:val="00496681"/>
    <w:rsid w:val="00497F3B"/>
    <w:rsid w:val="004A0343"/>
    <w:rsid w:val="004A0EC4"/>
    <w:rsid w:val="004A1426"/>
    <w:rsid w:val="004A2584"/>
    <w:rsid w:val="004A2603"/>
    <w:rsid w:val="004A2FD9"/>
    <w:rsid w:val="004A32EC"/>
    <w:rsid w:val="004A465B"/>
    <w:rsid w:val="004A49CB"/>
    <w:rsid w:val="004A4BF9"/>
    <w:rsid w:val="004A4F5F"/>
    <w:rsid w:val="004A5576"/>
    <w:rsid w:val="004B337D"/>
    <w:rsid w:val="004B46ED"/>
    <w:rsid w:val="004B5FC6"/>
    <w:rsid w:val="004B62A4"/>
    <w:rsid w:val="004B7AE3"/>
    <w:rsid w:val="004B7BA7"/>
    <w:rsid w:val="004C0E59"/>
    <w:rsid w:val="004C0FE3"/>
    <w:rsid w:val="004C1A1D"/>
    <w:rsid w:val="004C1E70"/>
    <w:rsid w:val="004C35B9"/>
    <w:rsid w:val="004C4FA5"/>
    <w:rsid w:val="004C5CA9"/>
    <w:rsid w:val="004C5D9C"/>
    <w:rsid w:val="004C629C"/>
    <w:rsid w:val="004C68C7"/>
    <w:rsid w:val="004C69EF"/>
    <w:rsid w:val="004C78DF"/>
    <w:rsid w:val="004D03BB"/>
    <w:rsid w:val="004D0D13"/>
    <w:rsid w:val="004D21F3"/>
    <w:rsid w:val="004D3627"/>
    <w:rsid w:val="004D5C8C"/>
    <w:rsid w:val="004D60D9"/>
    <w:rsid w:val="004D654C"/>
    <w:rsid w:val="004D6C9D"/>
    <w:rsid w:val="004E2D23"/>
    <w:rsid w:val="004E2E9C"/>
    <w:rsid w:val="004E4979"/>
    <w:rsid w:val="004E49EF"/>
    <w:rsid w:val="004E4CF8"/>
    <w:rsid w:val="004E5806"/>
    <w:rsid w:val="004E59F3"/>
    <w:rsid w:val="004E5AB0"/>
    <w:rsid w:val="004E6C17"/>
    <w:rsid w:val="004E74C5"/>
    <w:rsid w:val="004F0343"/>
    <w:rsid w:val="004F21A1"/>
    <w:rsid w:val="004F43FB"/>
    <w:rsid w:val="004F44E4"/>
    <w:rsid w:val="00502075"/>
    <w:rsid w:val="00503006"/>
    <w:rsid w:val="0050416C"/>
    <w:rsid w:val="005043B2"/>
    <w:rsid w:val="00504D28"/>
    <w:rsid w:val="00506BB7"/>
    <w:rsid w:val="0050740A"/>
    <w:rsid w:val="005075B7"/>
    <w:rsid w:val="00507B07"/>
    <w:rsid w:val="005108E7"/>
    <w:rsid w:val="0051114E"/>
    <w:rsid w:val="00511D4B"/>
    <w:rsid w:val="005122CD"/>
    <w:rsid w:val="00513045"/>
    <w:rsid w:val="00513DD1"/>
    <w:rsid w:val="00514116"/>
    <w:rsid w:val="00514C6D"/>
    <w:rsid w:val="005150FF"/>
    <w:rsid w:val="0051609E"/>
    <w:rsid w:val="00517716"/>
    <w:rsid w:val="00517CA8"/>
    <w:rsid w:val="0052027D"/>
    <w:rsid w:val="00521635"/>
    <w:rsid w:val="00521D66"/>
    <w:rsid w:val="005227B3"/>
    <w:rsid w:val="00524A3E"/>
    <w:rsid w:val="00525764"/>
    <w:rsid w:val="00525CAB"/>
    <w:rsid w:val="00526014"/>
    <w:rsid w:val="00526B28"/>
    <w:rsid w:val="00526BE6"/>
    <w:rsid w:val="00526D94"/>
    <w:rsid w:val="00527D86"/>
    <w:rsid w:val="005303C6"/>
    <w:rsid w:val="00531352"/>
    <w:rsid w:val="00531D8A"/>
    <w:rsid w:val="00533F1C"/>
    <w:rsid w:val="00533FAA"/>
    <w:rsid w:val="005345D6"/>
    <w:rsid w:val="005347E7"/>
    <w:rsid w:val="0053668B"/>
    <w:rsid w:val="00536D79"/>
    <w:rsid w:val="0054272B"/>
    <w:rsid w:val="00542C22"/>
    <w:rsid w:val="00542C30"/>
    <w:rsid w:val="00546276"/>
    <w:rsid w:val="0054655E"/>
    <w:rsid w:val="00551B58"/>
    <w:rsid w:val="00551DAE"/>
    <w:rsid w:val="00552E78"/>
    <w:rsid w:val="005530AA"/>
    <w:rsid w:val="005542E3"/>
    <w:rsid w:val="00555D5A"/>
    <w:rsid w:val="00556165"/>
    <w:rsid w:val="00556BC3"/>
    <w:rsid w:val="00560A2C"/>
    <w:rsid w:val="005612DB"/>
    <w:rsid w:val="005618F3"/>
    <w:rsid w:val="00562769"/>
    <w:rsid w:val="005644A9"/>
    <w:rsid w:val="005647F4"/>
    <w:rsid w:val="00565467"/>
    <w:rsid w:val="00566144"/>
    <w:rsid w:val="00566E85"/>
    <w:rsid w:val="00567700"/>
    <w:rsid w:val="00570683"/>
    <w:rsid w:val="005707F3"/>
    <w:rsid w:val="00574E7F"/>
    <w:rsid w:val="005753D6"/>
    <w:rsid w:val="00575A81"/>
    <w:rsid w:val="0057625A"/>
    <w:rsid w:val="005765D2"/>
    <w:rsid w:val="00576ACB"/>
    <w:rsid w:val="00580DF6"/>
    <w:rsid w:val="00581B47"/>
    <w:rsid w:val="00581F47"/>
    <w:rsid w:val="0058556A"/>
    <w:rsid w:val="00587530"/>
    <w:rsid w:val="00587C7D"/>
    <w:rsid w:val="00587DDB"/>
    <w:rsid w:val="005907B1"/>
    <w:rsid w:val="005931B0"/>
    <w:rsid w:val="00596443"/>
    <w:rsid w:val="005A05BC"/>
    <w:rsid w:val="005A080A"/>
    <w:rsid w:val="005A25EA"/>
    <w:rsid w:val="005A47AF"/>
    <w:rsid w:val="005A4F37"/>
    <w:rsid w:val="005A5157"/>
    <w:rsid w:val="005A5269"/>
    <w:rsid w:val="005A5970"/>
    <w:rsid w:val="005A5FE0"/>
    <w:rsid w:val="005A7C9D"/>
    <w:rsid w:val="005A7ECE"/>
    <w:rsid w:val="005B15F8"/>
    <w:rsid w:val="005B1EB3"/>
    <w:rsid w:val="005B2137"/>
    <w:rsid w:val="005B4171"/>
    <w:rsid w:val="005B482B"/>
    <w:rsid w:val="005B621C"/>
    <w:rsid w:val="005B7729"/>
    <w:rsid w:val="005B781D"/>
    <w:rsid w:val="005C591C"/>
    <w:rsid w:val="005C69CF"/>
    <w:rsid w:val="005C6AC8"/>
    <w:rsid w:val="005D09E1"/>
    <w:rsid w:val="005D146A"/>
    <w:rsid w:val="005D2CC1"/>
    <w:rsid w:val="005D3422"/>
    <w:rsid w:val="005D4079"/>
    <w:rsid w:val="005D6416"/>
    <w:rsid w:val="005D7523"/>
    <w:rsid w:val="005E0985"/>
    <w:rsid w:val="005E2B2B"/>
    <w:rsid w:val="005E4859"/>
    <w:rsid w:val="005E4E5C"/>
    <w:rsid w:val="005E5687"/>
    <w:rsid w:val="005F2218"/>
    <w:rsid w:val="005F3117"/>
    <w:rsid w:val="005F3751"/>
    <w:rsid w:val="005F3D1C"/>
    <w:rsid w:val="005F5256"/>
    <w:rsid w:val="00601B85"/>
    <w:rsid w:val="00602D13"/>
    <w:rsid w:val="00603A2D"/>
    <w:rsid w:val="00605122"/>
    <w:rsid w:val="00605626"/>
    <w:rsid w:val="006058CF"/>
    <w:rsid w:val="0060601A"/>
    <w:rsid w:val="0060662B"/>
    <w:rsid w:val="00606E37"/>
    <w:rsid w:val="00607D23"/>
    <w:rsid w:val="006105C3"/>
    <w:rsid w:val="00610B8D"/>
    <w:rsid w:val="00611678"/>
    <w:rsid w:val="006127DB"/>
    <w:rsid w:val="00612A01"/>
    <w:rsid w:val="00613973"/>
    <w:rsid w:val="00614CDD"/>
    <w:rsid w:val="00615534"/>
    <w:rsid w:val="0061584D"/>
    <w:rsid w:val="00615C08"/>
    <w:rsid w:val="006209E9"/>
    <w:rsid w:val="00620EA5"/>
    <w:rsid w:val="00620EFF"/>
    <w:rsid w:val="006211F9"/>
    <w:rsid w:val="00621917"/>
    <w:rsid w:val="00621CC4"/>
    <w:rsid w:val="006221B3"/>
    <w:rsid w:val="006225F1"/>
    <w:rsid w:val="0062565F"/>
    <w:rsid w:val="00625769"/>
    <w:rsid w:val="00625DDD"/>
    <w:rsid w:val="00632AF9"/>
    <w:rsid w:val="0063321F"/>
    <w:rsid w:val="00633A7D"/>
    <w:rsid w:val="00634877"/>
    <w:rsid w:val="00635FE6"/>
    <w:rsid w:val="00636051"/>
    <w:rsid w:val="006361B9"/>
    <w:rsid w:val="006379F2"/>
    <w:rsid w:val="00637C1B"/>
    <w:rsid w:val="00637E6B"/>
    <w:rsid w:val="00637F82"/>
    <w:rsid w:val="006406C5"/>
    <w:rsid w:val="00640E10"/>
    <w:rsid w:val="0064222B"/>
    <w:rsid w:val="0064359D"/>
    <w:rsid w:val="00643CF3"/>
    <w:rsid w:val="006446E2"/>
    <w:rsid w:val="0064497E"/>
    <w:rsid w:val="006479BD"/>
    <w:rsid w:val="00647C96"/>
    <w:rsid w:val="00650003"/>
    <w:rsid w:val="006502BA"/>
    <w:rsid w:val="00650476"/>
    <w:rsid w:val="00652182"/>
    <w:rsid w:val="00652348"/>
    <w:rsid w:val="00652EF2"/>
    <w:rsid w:val="00655293"/>
    <w:rsid w:val="006559E2"/>
    <w:rsid w:val="00655FC9"/>
    <w:rsid w:val="006561E4"/>
    <w:rsid w:val="006572EA"/>
    <w:rsid w:val="00660379"/>
    <w:rsid w:val="006604D0"/>
    <w:rsid w:val="00664847"/>
    <w:rsid w:val="00666D69"/>
    <w:rsid w:val="00667198"/>
    <w:rsid w:val="006704A6"/>
    <w:rsid w:val="00670916"/>
    <w:rsid w:val="00672838"/>
    <w:rsid w:val="00673A44"/>
    <w:rsid w:val="00674D2E"/>
    <w:rsid w:val="0067500B"/>
    <w:rsid w:val="006750DB"/>
    <w:rsid w:val="006759F3"/>
    <w:rsid w:val="006809A6"/>
    <w:rsid w:val="00680B3A"/>
    <w:rsid w:val="006839DE"/>
    <w:rsid w:val="006851FA"/>
    <w:rsid w:val="0068538B"/>
    <w:rsid w:val="006867E9"/>
    <w:rsid w:val="00686F70"/>
    <w:rsid w:val="0068737A"/>
    <w:rsid w:val="00687DD5"/>
    <w:rsid w:val="00693A8E"/>
    <w:rsid w:val="00695899"/>
    <w:rsid w:val="0069731F"/>
    <w:rsid w:val="006A3DB2"/>
    <w:rsid w:val="006A4C43"/>
    <w:rsid w:val="006A58F0"/>
    <w:rsid w:val="006A793C"/>
    <w:rsid w:val="006A7EEE"/>
    <w:rsid w:val="006B0606"/>
    <w:rsid w:val="006B06CC"/>
    <w:rsid w:val="006B0D7C"/>
    <w:rsid w:val="006B15EB"/>
    <w:rsid w:val="006B1EA2"/>
    <w:rsid w:val="006B3565"/>
    <w:rsid w:val="006B4C59"/>
    <w:rsid w:val="006B70A8"/>
    <w:rsid w:val="006C051D"/>
    <w:rsid w:val="006C0FAE"/>
    <w:rsid w:val="006C2136"/>
    <w:rsid w:val="006C2DA0"/>
    <w:rsid w:val="006C2F39"/>
    <w:rsid w:val="006C2FA2"/>
    <w:rsid w:val="006C396B"/>
    <w:rsid w:val="006C5FA1"/>
    <w:rsid w:val="006C695D"/>
    <w:rsid w:val="006C7F6F"/>
    <w:rsid w:val="006D4730"/>
    <w:rsid w:val="006D619C"/>
    <w:rsid w:val="006D72BE"/>
    <w:rsid w:val="006D7B42"/>
    <w:rsid w:val="006E02F7"/>
    <w:rsid w:val="006E10F9"/>
    <w:rsid w:val="006E192D"/>
    <w:rsid w:val="006E41CD"/>
    <w:rsid w:val="006E446F"/>
    <w:rsid w:val="006E6088"/>
    <w:rsid w:val="006E7B5C"/>
    <w:rsid w:val="006E7E3B"/>
    <w:rsid w:val="006F0DED"/>
    <w:rsid w:val="006F201D"/>
    <w:rsid w:val="006F29C1"/>
    <w:rsid w:val="006F2ADD"/>
    <w:rsid w:val="006F33BB"/>
    <w:rsid w:val="006F3AA9"/>
    <w:rsid w:val="006F3CEB"/>
    <w:rsid w:val="006F49A5"/>
    <w:rsid w:val="006F4CAC"/>
    <w:rsid w:val="006F4FE6"/>
    <w:rsid w:val="006F4FF5"/>
    <w:rsid w:val="006F5560"/>
    <w:rsid w:val="006F55A4"/>
    <w:rsid w:val="006F65E6"/>
    <w:rsid w:val="006F7303"/>
    <w:rsid w:val="006F7497"/>
    <w:rsid w:val="007012A0"/>
    <w:rsid w:val="00701625"/>
    <w:rsid w:val="00703396"/>
    <w:rsid w:val="00705C52"/>
    <w:rsid w:val="00705F03"/>
    <w:rsid w:val="007064CE"/>
    <w:rsid w:val="00707247"/>
    <w:rsid w:val="00711890"/>
    <w:rsid w:val="00712C02"/>
    <w:rsid w:val="0071355A"/>
    <w:rsid w:val="00713F2A"/>
    <w:rsid w:val="00714BE2"/>
    <w:rsid w:val="00717D2B"/>
    <w:rsid w:val="00721BE0"/>
    <w:rsid w:val="00721D34"/>
    <w:rsid w:val="007260C5"/>
    <w:rsid w:val="0073133F"/>
    <w:rsid w:val="00731ADA"/>
    <w:rsid w:val="00731CD9"/>
    <w:rsid w:val="00731D80"/>
    <w:rsid w:val="0073282F"/>
    <w:rsid w:val="00732F21"/>
    <w:rsid w:val="00733DE4"/>
    <w:rsid w:val="00734805"/>
    <w:rsid w:val="00734A0F"/>
    <w:rsid w:val="00734E8C"/>
    <w:rsid w:val="00736313"/>
    <w:rsid w:val="00737AE7"/>
    <w:rsid w:val="00737BA7"/>
    <w:rsid w:val="007418FD"/>
    <w:rsid w:val="00742B2A"/>
    <w:rsid w:val="0074358A"/>
    <w:rsid w:val="00743710"/>
    <w:rsid w:val="00744A13"/>
    <w:rsid w:val="00744EFB"/>
    <w:rsid w:val="00747373"/>
    <w:rsid w:val="00751234"/>
    <w:rsid w:val="00751612"/>
    <w:rsid w:val="0075323F"/>
    <w:rsid w:val="007535D2"/>
    <w:rsid w:val="00754C84"/>
    <w:rsid w:val="00754E17"/>
    <w:rsid w:val="007560E3"/>
    <w:rsid w:val="00762903"/>
    <w:rsid w:val="00762B41"/>
    <w:rsid w:val="00763A03"/>
    <w:rsid w:val="0076618D"/>
    <w:rsid w:val="00766922"/>
    <w:rsid w:val="0076698D"/>
    <w:rsid w:val="00767238"/>
    <w:rsid w:val="0076789B"/>
    <w:rsid w:val="0077029D"/>
    <w:rsid w:val="00771544"/>
    <w:rsid w:val="00771EB6"/>
    <w:rsid w:val="00772974"/>
    <w:rsid w:val="00772EE5"/>
    <w:rsid w:val="0077529C"/>
    <w:rsid w:val="00777E5A"/>
    <w:rsid w:val="0078081A"/>
    <w:rsid w:val="007817FB"/>
    <w:rsid w:val="00781C0B"/>
    <w:rsid w:val="00781F7B"/>
    <w:rsid w:val="0078251C"/>
    <w:rsid w:val="007846C7"/>
    <w:rsid w:val="0078484F"/>
    <w:rsid w:val="00786B9F"/>
    <w:rsid w:val="00787859"/>
    <w:rsid w:val="00791A25"/>
    <w:rsid w:val="0079230B"/>
    <w:rsid w:val="0079426C"/>
    <w:rsid w:val="00794F66"/>
    <w:rsid w:val="00795C99"/>
    <w:rsid w:val="0079602D"/>
    <w:rsid w:val="007962FE"/>
    <w:rsid w:val="007967B2"/>
    <w:rsid w:val="007973A0"/>
    <w:rsid w:val="00797409"/>
    <w:rsid w:val="007A1102"/>
    <w:rsid w:val="007A1161"/>
    <w:rsid w:val="007A1A5D"/>
    <w:rsid w:val="007A3975"/>
    <w:rsid w:val="007A4359"/>
    <w:rsid w:val="007A4D79"/>
    <w:rsid w:val="007A59B9"/>
    <w:rsid w:val="007A5AEB"/>
    <w:rsid w:val="007A5D67"/>
    <w:rsid w:val="007A6E35"/>
    <w:rsid w:val="007A745B"/>
    <w:rsid w:val="007B05B5"/>
    <w:rsid w:val="007B0691"/>
    <w:rsid w:val="007B1E22"/>
    <w:rsid w:val="007B3024"/>
    <w:rsid w:val="007B30D3"/>
    <w:rsid w:val="007B3923"/>
    <w:rsid w:val="007B3BA5"/>
    <w:rsid w:val="007B47ED"/>
    <w:rsid w:val="007B52DC"/>
    <w:rsid w:val="007B532A"/>
    <w:rsid w:val="007B6668"/>
    <w:rsid w:val="007B7C96"/>
    <w:rsid w:val="007C0FC3"/>
    <w:rsid w:val="007C1280"/>
    <w:rsid w:val="007C2C40"/>
    <w:rsid w:val="007C36E4"/>
    <w:rsid w:val="007C372E"/>
    <w:rsid w:val="007C42C9"/>
    <w:rsid w:val="007C4635"/>
    <w:rsid w:val="007C57AB"/>
    <w:rsid w:val="007C6B70"/>
    <w:rsid w:val="007D05E2"/>
    <w:rsid w:val="007D06E1"/>
    <w:rsid w:val="007D0B8E"/>
    <w:rsid w:val="007D3040"/>
    <w:rsid w:val="007D313D"/>
    <w:rsid w:val="007D3AAB"/>
    <w:rsid w:val="007D475D"/>
    <w:rsid w:val="007D5143"/>
    <w:rsid w:val="007D642F"/>
    <w:rsid w:val="007E03B1"/>
    <w:rsid w:val="007E0AB7"/>
    <w:rsid w:val="007E29A2"/>
    <w:rsid w:val="007E30A8"/>
    <w:rsid w:val="007E72C5"/>
    <w:rsid w:val="007E7AAE"/>
    <w:rsid w:val="007F0082"/>
    <w:rsid w:val="007F3F29"/>
    <w:rsid w:val="007F5318"/>
    <w:rsid w:val="007F55F9"/>
    <w:rsid w:val="007F562B"/>
    <w:rsid w:val="008003F9"/>
    <w:rsid w:val="00802B3F"/>
    <w:rsid w:val="00803D87"/>
    <w:rsid w:val="00805CF9"/>
    <w:rsid w:val="0080672E"/>
    <w:rsid w:val="008108CD"/>
    <w:rsid w:val="00810A1D"/>
    <w:rsid w:val="008128F8"/>
    <w:rsid w:val="00814FFD"/>
    <w:rsid w:val="00821452"/>
    <w:rsid w:val="008221E7"/>
    <w:rsid w:val="008227F5"/>
    <w:rsid w:val="0082346C"/>
    <w:rsid w:val="008274E4"/>
    <w:rsid w:val="00827622"/>
    <w:rsid w:val="00833B06"/>
    <w:rsid w:val="0083467A"/>
    <w:rsid w:val="0083686A"/>
    <w:rsid w:val="008375A7"/>
    <w:rsid w:val="00840809"/>
    <w:rsid w:val="00840A5E"/>
    <w:rsid w:val="00840D7E"/>
    <w:rsid w:val="00841CC5"/>
    <w:rsid w:val="00841E98"/>
    <w:rsid w:val="0084252A"/>
    <w:rsid w:val="00843023"/>
    <w:rsid w:val="008433D2"/>
    <w:rsid w:val="008448FB"/>
    <w:rsid w:val="00844A4B"/>
    <w:rsid w:val="008455A0"/>
    <w:rsid w:val="00845E5C"/>
    <w:rsid w:val="00846178"/>
    <w:rsid w:val="008470B3"/>
    <w:rsid w:val="00847C0E"/>
    <w:rsid w:val="008502F6"/>
    <w:rsid w:val="008507B2"/>
    <w:rsid w:val="008509CA"/>
    <w:rsid w:val="00851B85"/>
    <w:rsid w:val="00852731"/>
    <w:rsid w:val="00853F36"/>
    <w:rsid w:val="008541B4"/>
    <w:rsid w:val="00854387"/>
    <w:rsid w:val="008568B7"/>
    <w:rsid w:val="00856B8B"/>
    <w:rsid w:val="00857A78"/>
    <w:rsid w:val="00861372"/>
    <w:rsid w:val="00861D43"/>
    <w:rsid w:val="0086398C"/>
    <w:rsid w:val="00864CE1"/>
    <w:rsid w:val="00865756"/>
    <w:rsid w:val="00865810"/>
    <w:rsid w:val="008660A5"/>
    <w:rsid w:val="00867863"/>
    <w:rsid w:val="00867D72"/>
    <w:rsid w:val="00867EE1"/>
    <w:rsid w:val="00870198"/>
    <w:rsid w:val="00870A7F"/>
    <w:rsid w:val="0087123E"/>
    <w:rsid w:val="00872004"/>
    <w:rsid w:val="00872180"/>
    <w:rsid w:val="00873487"/>
    <w:rsid w:val="008744E3"/>
    <w:rsid w:val="00874966"/>
    <w:rsid w:val="00874D91"/>
    <w:rsid w:val="0087674A"/>
    <w:rsid w:val="00880A76"/>
    <w:rsid w:val="008811DE"/>
    <w:rsid w:val="00882468"/>
    <w:rsid w:val="008824F4"/>
    <w:rsid w:val="00883E71"/>
    <w:rsid w:val="00885E29"/>
    <w:rsid w:val="008860A3"/>
    <w:rsid w:val="008871D2"/>
    <w:rsid w:val="00890178"/>
    <w:rsid w:val="008909B1"/>
    <w:rsid w:val="00890A48"/>
    <w:rsid w:val="00890E6D"/>
    <w:rsid w:val="008950E5"/>
    <w:rsid w:val="008961B1"/>
    <w:rsid w:val="00896C5A"/>
    <w:rsid w:val="008A1DD6"/>
    <w:rsid w:val="008A3823"/>
    <w:rsid w:val="008A41C2"/>
    <w:rsid w:val="008A479C"/>
    <w:rsid w:val="008A6422"/>
    <w:rsid w:val="008A6B5A"/>
    <w:rsid w:val="008A6FA4"/>
    <w:rsid w:val="008A72F8"/>
    <w:rsid w:val="008A7959"/>
    <w:rsid w:val="008B0F3F"/>
    <w:rsid w:val="008B1064"/>
    <w:rsid w:val="008B23E8"/>
    <w:rsid w:val="008B2941"/>
    <w:rsid w:val="008B409E"/>
    <w:rsid w:val="008B6175"/>
    <w:rsid w:val="008B67CD"/>
    <w:rsid w:val="008B70AB"/>
    <w:rsid w:val="008B71AD"/>
    <w:rsid w:val="008C03CB"/>
    <w:rsid w:val="008C263A"/>
    <w:rsid w:val="008C2E30"/>
    <w:rsid w:val="008C3658"/>
    <w:rsid w:val="008C3847"/>
    <w:rsid w:val="008C3903"/>
    <w:rsid w:val="008C6E76"/>
    <w:rsid w:val="008D094C"/>
    <w:rsid w:val="008D0EE6"/>
    <w:rsid w:val="008D37E8"/>
    <w:rsid w:val="008D506D"/>
    <w:rsid w:val="008D5406"/>
    <w:rsid w:val="008D5D91"/>
    <w:rsid w:val="008D6B2D"/>
    <w:rsid w:val="008D6D0E"/>
    <w:rsid w:val="008E5094"/>
    <w:rsid w:val="008E59E5"/>
    <w:rsid w:val="008E64F5"/>
    <w:rsid w:val="008E6752"/>
    <w:rsid w:val="008E6B7A"/>
    <w:rsid w:val="008E76AF"/>
    <w:rsid w:val="008E7DB5"/>
    <w:rsid w:val="008F3801"/>
    <w:rsid w:val="008F4DE4"/>
    <w:rsid w:val="008F4DEE"/>
    <w:rsid w:val="008F56DF"/>
    <w:rsid w:val="008F583C"/>
    <w:rsid w:val="008F6082"/>
    <w:rsid w:val="008F6678"/>
    <w:rsid w:val="008F66FE"/>
    <w:rsid w:val="00901917"/>
    <w:rsid w:val="0090267B"/>
    <w:rsid w:val="00902916"/>
    <w:rsid w:val="009035CD"/>
    <w:rsid w:val="009046AF"/>
    <w:rsid w:val="009046F2"/>
    <w:rsid w:val="00904F80"/>
    <w:rsid w:val="00906017"/>
    <w:rsid w:val="009066B9"/>
    <w:rsid w:val="009068CC"/>
    <w:rsid w:val="009077B1"/>
    <w:rsid w:val="00910F53"/>
    <w:rsid w:val="00912C89"/>
    <w:rsid w:val="00914530"/>
    <w:rsid w:val="00917634"/>
    <w:rsid w:val="00920B66"/>
    <w:rsid w:val="00920E29"/>
    <w:rsid w:val="009216AF"/>
    <w:rsid w:val="00921CB2"/>
    <w:rsid w:val="00921E63"/>
    <w:rsid w:val="00922092"/>
    <w:rsid w:val="00922DA8"/>
    <w:rsid w:val="00922F8E"/>
    <w:rsid w:val="00923EAA"/>
    <w:rsid w:val="00927519"/>
    <w:rsid w:val="009279BE"/>
    <w:rsid w:val="009302D8"/>
    <w:rsid w:val="00930F85"/>
    <w:rsid w:val="00930FFC"/>
    <w:rsid w:val="0093121C"/>
    <w:rsid w:val="00931A67"/>
    <w:rsid w:val="0093296E"/>
    <w:rsid w:val="00933904"/>
    <w:rsid w:val="00933A14"/>
    <w:rsid w:val="00933D32"/>
    <w:rsid w:val="00933E9F"/>
    <w:rsid w:val="00935655"/>
    <w:rsid w:val="009374CC"/>
    <w:rsid w:val="009404F4"/>
    <w:rsid w:val="009411A6"/>
    <w:rsid w:val="00941BA3"/>
    <w:rsid w:val="00941EFA"/>
    <w:rsid w:val="00942939"/>
    <w:rsid w:val="0094435D"/>
    <w:rsid w:val="009454AA"/>
    <w:rsid w:val="009455CD"/>
    <w:rsid w:val="0094787B"/>
    <w:rsid w:val="00952CC6"/>
    <w:rsid w:val="009545BA"/>
    <w:rsid w:val="00954EB4"/>
    <w:rsid w:val="00955B35"/>
    <w:rsid w:val="00957058"/>
    <w:rsid w:val="0095728A"/>
    <w:rsid w:val="00957856"/>
    <w:rsid w:val="009578B1"/>
    <w:rsid w:val="00957B22"/>
    <w:rsid w:val="00960DE5"/>
    <w:rsid w:val="009616B0"/>
    <w:rsid w:val="009625CD"/>
    <w:rsid w:val="009626DE"/>
    <w:rsid w:val="009634F0"/>
    <w:rsid w:val="00963829"/>
    <w:rsid w:val="009641AB"/>
    <w:rsid w:val="009646F5"/>
    <w:rsid w:val="00965ACF"/>
    <w:rsid w:val="00965DB3"/>
    <w:rsid w:val="009677C9"/>
    <w:rsid w:val="00971048"/>
    <w:rsid w:val="0097108C"/>
    <w:rsid w:val="00971BD9"/>
    <w:rsid w:val="00973E07"/>
    <w:rsid w:val="0097447C"/>
    <w:rsid w:val="009747BE"/>
    <w:rsid w:val="00974A8A"/>
    <w:rsid w:val="009758C0"/>
    <w:rsid w:val="00975DAB"/>
    <w:rsid w:val="00976E2F"/>
    <w:rsid w:val="00980409"/>
    <w:rsid w:val="00982380"/>
    <w:rsid w:val="00982837"/>
    <w:rsid w:val="0098295B"/>
    <w:rsid w:val="009829C3"/>
    <w:rsid w:val="00983545"/>
    <w:rsid w:val="009835D9"/>
    <w:rsid w:val="0098369C"/>
    <w:rsid w:val="00983748"/>
    <w:rsid w:val="009840A8"/>
    <w:rsid w:val="0098681B"/>
    <w:rsid w:val="00987CDF"/>
    <w:rsid w:val="009923AC"/>
    <w:rsid w:val="00992ABC"/>
    <w:rsid w:val="009930D9"/>
    <w:rsid w:val="009933B3"/>
    <w:rsid w:val="0099348E"/>
    <w:rsid w:val="00993C3C"/>
    <w:rsid w:val="0099465A"/>
    <w:rsid w:val="0099676B"/>
    <w:rsid w:val="00996846"/>
    <w:rsid w:val="00997157"/>
    <w:rsid w:val="00997A17"/>
    <w:rsid w:val="00997CA8"/>
    <w:rsid w:val="009A0736"/>
    <w:rsid w:val="009A07C3"/>
    <w:rsid w:val="009A3577"/>
    <w:rsid w:val="009A4BBC"/>
    <w:rsid w:val="009A4FE6"/>
    <w:rsid w:val="009A663A"/>
    <w:rsid w:val="009A6874"/>
    <w:rsid w:val="009A7655"/>
    <w:rsid w:val="009B08CE"/>
    <w:rsid w:val="009B24CC"/>
    <w:rsid w:val="009B27F0"/>
    <w:rsid w:val="009B3090"/>
    <w:rsid w:val="009B719B"/>
    <w:rsid w:val="009B7E05"/>
    <w:rsid w:val="009C073D"/>
    <w:rsid w:val="009C16CC"/>
    <w:rsid w:val="009C2245"/>
    <w:rsid w:val="009C4220"/>
    <w:rsid w:val="009C4DF9"/>
    <w:rsid w:val="009C526D"/>
    <w:rsid w:val="009D0ECC"/>
    <w:rsid w:val="009D2214"/>
    <w:rsid w:val="009D29CA"/>
    <w:rsid w:val="009D5383"/>
    <w:rsid w:val="009D5854"/>
    <w:rsid w:val="009D65BD"/>
    <w:rsid w:val="009D6605"/>
    <w:rsid w:val="009D7B55"/>
    <w:rsid w:val="009E0D02"/>
    <w:rsid w:val="009E16A3"/>
    <w:rsid w:val="009E317E"/>
    <w:rsid w:val="009E32B2"/>
    <w:rsid w:val="009E362D"/>
    <w:rsid w:val="009E38B6"/>
    <w:rsid w:val="009E4F46"/>
    <w:rsid w:val="009E5559"/>
    <w:rsid w:val="009E5E99"/>
    <w:rsid w:val="009E6214"/>
    <w:rsid w:val="009E7052"/>
    <w:rsid w:val="009E720C"/>
    <w:rsid w:val="009E7CE0"/>
    <w:rsid w:val="009F1734"/>
    <w:rsid w:val="009F4437"/>
    <w:rsid w:val="00A004B3"/>
    <w:rsid w:val="00A00D09"/>
    <w:rsid w:val="00A00F7F"/>
    <w:rsid w:val="00A023E3"/>
    <w:rsid w:val="00A0309D"/>
    <w:rsid w:val="00A03B58"/>
    <w:rsid w:val="00A03D35"/>
    <w:rsid w:val="00A04BA5"/>
    <w:rsid w:val="00A05CB3"/>
    <w:rsid w:val="00A071FA"/>
    <w:rsid w:val="00A0764F"/>
    <w:rsid w:val="00A07652"/>
    <w:rsid w:val="00A1064E"/>
    <w:rsid w:val="00A133DE"/>
    <w:rsid w:val="00A17394"/>
    <w:rsid w:val="00A17939"/>
    <w:rsid w:val="00A179A5"/>
    <w:rsid w:val="00A2052F"/>
    <w:rsid w:val="00A20879"/>
    <w:rsid w:val="00A22CD3"/>
    <w:rsid w:val="00A2434E"/>
    <w:rsid w:val="00A24E0A"/>
    <w:rsid w:val="00A254A9"/>
    <w:rsid w:val="00A2564B"/>
    <w:rsid w:val="00A25709"/>
    <w:rsid w:val="00A25820"/>
    <w:rsid w:val="00A3006B"/>
    <w:rsid w:val="00A3181C"/>
    <w:rsid w:val="00A34704"/>
    <w:rsid w:val="00A35E51"/>
    <w:rsid w:val="00A3603A"/>
    <w:rsid w:val="00A36FA5"/>
    <w:rsid w:val="00A40876"/>
    <w:rsid w:val="00A41703"/>
    <w:rsid w:val="00A41A8F"/>
    <w:rsid w:val="00A41F39"/>
    <w:rsid w:val="00A42B6C"/>
    <w:rsid w:val="00A439A3"/>
    <w:rsid w:val="00A43EF2"/>
    <w:rsid w:val="00A43F10"/>
    <w:rsid w:val="00A4473C"/>
    <w:rsid w:val="00A452ED"/>
    <w:rsid w:val="00A47BC4"/>
    <w:rsid w:val="00A47E11"/>
    <w:rsid w:val="00A50999"/>
    <w:rsid w:val="00A52776"/>
    <w:rsid w:val="00A555A2"/>
    <w:rsid w:val="00A557B1"/>
    <w:rsid w:val="00A56209"/>
    <w:rsid w:val="00A56560"/>
    <w:rsid w:val="00A57DEC"/>
    <w:rsid w:val="00A57FEB"/>
    <w:rsid w:val="00A61365"/>
    <w:rsid w:val="00A62EEF"/>
    <w:rsid w:val="00A632E2"/>
    <w:rsid w:val="00A651A2"/>
    <w:rsid w:val="00A657D4"/>
    <w:rsid w:val="00A66BC4"/>
    <w:rsid w:val="00A67CF2"/>
    <w:rsid w:val="00A702E2"/>
    <w:rsid w:val="00A7032B"/>
    <w:rsid w:val="00A7083A"/>
    <w:rsid w:val="00A70E2C"/>
    <w:rsid w:val="00A71B0B"/>
    <w:rsid w:val="00A71CE8"/>
    <w:rsid w:val="00A73756"/>
    <w:rsid w:val="00A74679"/>
    <w:rsid w:val="00A7468F"/>
    <w:rsid w:val="00A7774F"/>
    <w:rsid w:val="00A80496"/>
    <w:rsid w:val="00A838CE"/>
    <w:rsid w:val="00A8454E"/>
    <w:rsid w:val="00A85888"/>
    <w:rsid w:val="00A85F3D"/>
    <w:rsid w:val="00A8650B"/>
    <w:rsid w:val="00A87F8B"/>
    <w:rsid w:val="00A977AA"/>
    <w:rsid w:val="00A97BE0"/>
    <w:rsid w:val="00AA01B9"/>
    <w:rsid w:val="00AA188A"/>
    <w:rsid w:val="00AA30F4"/>
    <w:rsid w:val="00AA34AC"/>
    <w:rsid w:val="00AA39F7"/>
    <w:rsid w:val="00AA3F15"/>
    <w:rsid w:val="00AA4FC5"/>
    <w:rsid w:val="00AA5439"/>
    <w:rsid w:val="00AA55B3"/>
    <w:rsid w:val="00AA70B7"/>
    <w:rsid w:val="00AB1926"/>
    <w:rsid w:val="00AB236A"/>
    <w:rsid w:val="00AB306F"/>
    <w:rsid w:val="00AB7451"/>
    <w:rsid w:val="00AC052F"/>
    <w:rsid w:val="00AC101C"/>
    <w:rsid w:val="00AC41A9"/>
    <w:rsid w:val="00AC43AC"/>
    <w:rsid w:val="00AC4C1C"/>
    <w:rsid w:val="00AC5994"/>
    <w:rsid w:val="00AC5AD7"/>
    <w:rsid w:val="00AC6058"/>
    <w:rsid w:val="00AC60EF"/>
    <w:rsid w:val="00AC6A7E"/>
    <w:rsid w:val="00AC7AC6"/>
    <w:rsid w:val="00AC7B30"/>
    <w:rsid w:val="00AC7E4D"/>
    <w:rsid w:val="00AD2915"/>
    <w:rsid w:val="00AD3995"/>
    <w:rsid w:val="00AD3AE5"/>
    <w:rsid w:val="00AD5F5D"/>
    <w:rsid w:val="00AD638A"/>
    <w:rsid w:val="00AD7277"/>
    <w:rsid w:val="00AD7B73"/>
    <w:rsid w:val="00AE0726"/>
    <w:rsid w:val="00AE1809"/>
    <w:rsid w:val="00AE1D9C"/>
    <w:rsid w:val="00AE20F2"/>
    <w:rsid w:val="00AE21EF"/>
    <w:rsid w:val="00AE32DB"/>
    <w:rsid w:val="00AE5A1C"/>
    <w:rsid w:val="00AE5CDC"/>
    <w:rsid w:val="00AE6D22"/>
    <w:rsid w:val="00AE7413"/>
    <w:rsid w:val="00AE7714"/>
    <w:rsid w:val="00AE7CA4"/>
    <w:rsid w:val="00AF0CE4"/>
    <w:rsid w:val="00AF12AC"/>
    <w:rsid w:val="00AF22A8"/>
    <w:rsid w:val="00AF25DF"/>
    <w:rsid w:val="00AF3278"/>
    <w:rsid w:val="00AF34F5"/>
    <w:rsid w:val="00AF4D78"/>
    <w:rsid w:val="00AF4DFD"/>
    <w:rsid w:val="00AF57F6"/>
    <w:rsid w:val="00AF5A8F"/>
    <w:rsid w:val="00AF6758"/>
    <w:rsid w:val="00B0008B"/>
    <w:rsid w:val="00B013A3"/>
    <w:rsid w:val="00B01510"/>
    <w:rsid w:val="00B036A3"/>
    <w:rsid w:val="00B074AD"/>
    <w:rsid w:val="00B11032"/>
    <w:rsid w:val="00B11692"/>
    <w:rsid w:val="00B12C70"/>
    <w:rsid w:val="00B15076"/>
    <w:rsid w:val="00B15212"/>
    <w:rsid w:val="00B209C6"/>
    <w:rsid w:val="00B21485"/>
    <w:rsid w:val="00B221C2"/>
    <w:rsid w:val="00B23283"/>
    <w:rsid w:val="00B25AF2"/>
    <w:rsid w:val="00B27159"/>
    <w:rsid w:val="00B31531"/>
    <w:rsid w:val="00B31B0D"/>
    <w:rsid w:val="00B3299A"/>
    <w:rsid w:val="00B350DD"/>
    <w:rsid w:val="00B352A6"/>
    <w:rsid w:val="00B353DE"/>
    <w:rsid w:val="00B364CE"/>
    <w:rsid w:val="00B400AC"/>
    <w:rsid w:val="00B40EC2"/>
    <w:rsid w:val="00B42442"/>
    <w:rsid w:val="00B443E8"/>
    <w:rsid w:val="00B459E3"/>
    <w:rsid w:val="00B45D54"/>
    <w:rsid w:val="00B468C5"/>
    <w:rsid w:val="00B47329"/>
    <w:rsid w:val="00B479B2"/>
    <w:rsid w:val="00B479E2"/>
    <w:rsid w:val="00B47BE0"/>
    <w:rsid w:val="00B5126F"/>
    <w:rsid w:val="00B51F5E"/>
    <w:rsid w:val="00B526E0"/>
    <w:rsid w:val="00B5273F"/>
    <w:rsid w:val="00B533BC"/>
    <w:rsid w:val="00B54128"/>
    <w:rsid w:val="00B546E1"/>
    <w:rsid w:val="00B551AE"/>
    <w:rsid w:val="00B5545F"/>
    <w:rsid w:val="00B57E3B"/>
    <w:rsid w:val="00B618C7"/>
    <w:rsid w:val="00B61DD5"/>
    <w:rsid w:val="00B62D49"/>
    <w:rsid w:val="00B62FAF"/>
    <w:rsid w:val="00B646B9"/>
    <w:rsid w:val="00B66C23"/>
    <w:rsid w:val="00B700EF"/>
    <w:rsid w:val="00B71AD6"/>
    <w:rsid w:val="00B71F38"/>
    <w:rsid w:val="00B7271B"/>
    <w:rsid w:val="00B74FCF"/>
    <w:rsid w:val="00B756AA"/>
    <w:rsid w:val="00B76376"/>
    <w:rsid w:val="00B770E2"/>
    <w:rsid w:val="00B81008"/>
    <w:rsid w:val="00B8358B"/>
    <w:rsid w:val="00B85A0E"/>
    <w:rsid w:val="00B861AE"/>
    <w:rsid w:val="00B909B2"/>
    <w:rsid w:val="00B91283"/>
    <w:rsid w:val="00B91373"/>
    <w:rsid w:val="00B92D0F"/>
    <w:rsid w:val="00B958E4"/>
    <w:rsid w:val="00B963AD"/>
    <w:rsid w:val="00B97095"/>
    <w:rsid w:val="00BA1A60"/>
    <w:rsid w:val="00BA2355"/>
    <w:rsid w:val="00BA2417"/>
    <w:rsid w:val="00BA303A"/>
    <w:rsid w:val="00BA3AAF"/>
    <w:rsid w:val="00BA4220"/>
    <w:rsid w:val="00BA507C"/>
    <w:rsid w:val="00BA5234"/>
    <w:rsid w:val="00BA5B7D"/>
    <w:rsid w:val="00BA5DF3"/>
    <w:rsid w:val="00BA5F72"/>
    <w:rsid w:val="00BA7068"/>
    <w:rsid w:val="00BA7280"/>
    <w:rsid w:val="00BB099F"/>
    <w:rsid w:val="00BB1A02"/>
    <w:rsid w:val="00BB1EF6"/>
    <w:rsid w:val="00BB2275"/>
    <w:rsid w:val="00BB29E0"/>
    <w:rsid w:val="00BB5D1F"/>
    <w:rsid w:val="00BB6450"/>
    <w:rsid w:val="00BB64DD"/>
    <w:rsid w:val="00BB6B03"/>
    <w:rsid w:val="00BB72BF"/>
    <w:rsid w:val="00BB7F9B"/>
    <w:rsid w:val="00BC0E2B"/>
    <w:rsid w:val="00BC1644"/>
    <w:rsid w:val="00BC1C69"/>
    <w:rsid w:val="00BC27EB"/>
    <w:rsid w:val="00BC30D7"/>
    <w:rsid w:val="00BC4C91"/>
    <w:rsid w:val="00BC6E91"/>
    <w:rsid w:val="00BC6EC8"/>
    <w:rsid w:val="00BC7CC1"/>
    <w:rsid w:val="00BD0B2A"/>
    <w:rsid w:val="00BD0EE0"/>
    <w:rsid w:val="00BD22DD"/>
    <w:rsid w:val="00BD2813"/>
    <w:rsid w:val="00BD2DA7"/>
    <w:rsid w:val="00BD30BA"/>
    <w:rsid w:val="00BD3721"/>
    <w:rsid w:val="00BD4589"/>
    <w:rsid w:val="00BD554A"/>
    <w:rsid w:val="00BD6C03"/>
    <w:rsid w:val="00BD6DE7"/>
    <w:rsid w:val="00BE003A"/>
    <w:rsid w:val="00BE0511"/>
    <w:rsid w:val="00BE09C1"/>
    <w:rsid w:val="00BE160A"/>
    <w:rsid w:val="00BE1A64"/>
    <w:rsid w:val="00BE2B77"/>
    <w:rsid w:val="00BE32D7"/>
    <w:rsid w:val="00BE4073"/>
    <w:rsid w:val="00BE4194"/>
    <w:rsid w:val="00BE583D"/>
    <w:rsid w:val="00BE5E83"/>
    <w:rsid w:val="00BE67F6"/>
    <w:rsid w:val="00BE7965"/>
    <w:rsid w:val="00BE7CBA"/>
    <w:rsid w:val="00BF0A8E"/>
    <w:rsid w:val="00BF13CE"/>
    <w:rsid w:val="00BF16E6"/>
    <w:rsid w:val="00BF1736"/>
    <w:rsid w:val="00BF1C71"/>
    <w:rsid w:val="00BF38B5"/>
    <w:rsid w:val="00BF4A4D"/>
    <w:rsid w:val="00BF540E"/>
    <w:rsid w:val="00BF5CCD"/>
    <w:rsid w:val="00BF5EC0"/>
    <w:rsid w:val="00BF6083"/>
    <w:rsid w:val="00BF7F8A"/>
    <w:rsid w:val="00C008FA"/>
    <w:rsid w:val="00C0282F"/>
    <w:rsid w:val="00C056DA"/>
    <w:rsid w:val="00C069A0"/>
    <w:rsid w:val="00C107D9"/>
    <w:rsid w:val="00C11E03"/>
    <w:rsid w:val="00C12691"/>
    <w:rsid w:val="00C12B87"/>
    <w:rsid w:val="00C135E5"/>
    <w:rsid w:val="00C14A28"/>
    <w:rsid w:val="00C1513E"/>
    <w:rsid w:val="00C22705"/>
    <w:rsid w:val="00C248F5"/>
    <w:rsid w:val="00C25BC3"/>
    <w:rsid w:val="00C26886"/>
    <w:rsid w:val="00C26A3E"/>
    <w:rsid w:val="00C275A7"/>
    <w:rsid w:val="00C302D6"/>
    <w:rsid w:val="00C3046F"/>
    <w:rsid w:val="00C30FDB"/>
    <w:rsid w:val="00C315CE"/>
    <w:rsid w:val="00C31AB8"/>
    <w:rsid w:val="00C31CED"/>
    <w:rsid w:val="00C327C0"/>
    <w:rsid w:val="00C3340C"/>
    <w:rsid w:val="00C33846"/>
    <w:rsid w:val="00C33C03"/>
    <w:rsid w:val="00C349B3"/>
    <w:rsid w:val="00C34F11"/>
    <w:rsid w:val="00C351E1"/>
    <w:rsid w:val="00C3529F"/>
    <w:rsid w:val="00C35549"/>
    <w:rsid w:val="00C401BD"/>
    <w:rsid w:val="00C40EA3"/>
    <w:rsid w:val="00C41743"/>
    <w:rsid w:val="00C4189A"/>
    <w:rsid w:val="00C43DD1"/>
    <w:rsid w:val="00C45C1F"/>
    <w:rsid w:val="00C47CCC"/>
    <w:rsid w:val="00C5056D"/>
    <w:rsid w:val="00C50BEB"/>
    <w:rsid w:val="00C515D5"/>
    <w:rsid w:val="00C51CB4"/>
    <w:rsid w:val="00C5244D"/>
    <w:rsid w:val="00C536DA"/>
    <w:rsid w:val="00C53AA1"/>
    <w:rsid w:val="00C53B82"/>
    <w:rsid w:val="00C53D81"/>
    <w:rsid w:val="00C53E19"/>
    <w:rsid w:val="00C574C7"/>
    <w:rsid w:val="00C60469"/>
    <w:rsid w:val="00C60499"/>
    <w:rsid w:val="00C61FEB"/>
    <w:rsid w:val="00C64551"/>
    <w:rsid w:val="00C64645"/>
    <w:rsid w:val="00C64C6E"/>
    <w:rsid w:val="00C64C73"/>
    <w:rsid w:val="00C67117"/>
    <w:rsid w:val="00C70466"/>
    <w:rsid w:val="00C71F70"/>
    <w:rsid w:val="00C721AF"/>
    <w:rsid w:val="00C73055"/>
    <w:rsid w:val="00C7381B"/>
    <w:rsid w:val="00C76001"/>
    <w:rsid w:val="00C760FC"/>
    <w:rsid w:val="00C7739C"/>
    <w:rsid w:val="00C814FD"/>
    <w:rsid w:val="00C82CD8"/>
    <w:rsid w:val="00C82EB8"/>
    <w:rsid w:val="00C83AB2"/>
    <w:rsid w:val="00C8546C"/>
    <w:rsid w:val="00C8693F"/>
    <w:rsid w:val="00C86AD7"/>
    <w:rsid w:val="00C91987"/>
    <w:rsid w:val="00C93D68"/>
    <w:rsid w:val="00C9543B"/>
    <w:rsid w:val="00C95CCE"/>
    <w:rsid w:val="00C95EE2"/>
    <w:rsid w:val="00C96A40"/>
    <w:rsid w:val="00C97D46"/>
    <w:rsid w:val="00C97E14"/>
    <w:rsid w:val="00CA0D55"/>
    <w:rsid w:val="00CA570F"/>
    <w:rsid w:val="00CA5BFC"/>
    <w:rsid w:val="00CA6539"/>
    <w:rsid w:val="00CA6B52"/>
    <w:rsid w:val="00CA6CF8"/>
    <w:rsid w:val="00CA6D0C"/>
    <w:rsid w:val="00CA6E10"/>
    <w:rsid w:val="00CA787F"/>
    <w:rsid w:val="00CA7AE1"/>
    <w:rsid w:val="00CB1DF6"/>
    <w:rsid w:val="00CB36C3"/>
    <w:rsid w:val="00CB3BB6"/>
    <w:rsid w:val="00CB6AD1"/>
    <w:rsid w:val="00CB7031"/>
    <w:rsid w:val="00CB7417"/>
    <w:rsid w:val="00CC31B2"/>
    <w:rsid w:val="00CC43E4"/>
    <w:rsid w:val="00CC49F1"/>
    <w:rsid w:val="00CC55C4"/>
    <w:rsid w:val="00CC754B"/>
    <w:rsid w:val="00CD16D1"/>
    <w:rsid w:val="00CD2135"/>
    <w:rsid w:val="00CD2922"/>
    <w:rsid w:val="00CD295C"/>
    <w:rsid w:val="00CD2BB1"/>
    <w:rsid w:val="00CD2C1F"/>
    <w:rsid w:val="00CD38DD"/>
    <w:rsid w:val="00CD71EE"/>
    <w:rsid w:val="00CD723F"/>
    <w:rsid w:val="00CE0A29"/>
    <w:rsid w:val="00CE0D2B"/>
    <w:rsid w:val="00CE1573"/>
    <w:rsid w:val="00CE2F2E"/>
    <w:rsid w:val="00CE3CFB"/>
    <w:rsid w:val="00CE4116"/>
    <w:rsid w:val="00CE47C1"/>
    <w:rsid w:val="00CE73D7"/>
    <w:rsid w:val="00CF134C"/>
    <w:rsid w:val="00CF18C9"/>
    <w:rsid w:val="00CF2FC7"/>
    <w:rsid w:val="00CF30FB"/>
    <w:rsid w:val="00CF40FB"/>
    <w:rsid w:val="00CF6677"/>
    <w:rsid w:val="00CF7519"/>
    <w:rsid w:val="00D017E8"/>
    <w:rsid w:val="00D020E2"/>
    <w:rsid w:val="00D0396D"/>
    <w:rsid w:val="00D0707E"/>
    <w:rsid w:val="00D074B8"/>
    <w:rsid w:val="00D11373"/>
    <w:rsid w:val="00D11FC4"/>
    <w:rsid w:val="00D13224"/>
    <w:rsid w:val="00D155D2"/>
    <w:rsid w:val="00D16218"/>
    <w:rsid w:val="00D17E72"/>
    <w:rsid w:val="00D17E79"/>
    <w:rsid w:val="00D20324"/>
    <w:rsid w:val="00D21012"/>
    <w:rsid w:val="00D224B9"/>
    <w:rsid w:val="00D23E95"/>
    <w:rsid w:val="00D240F8"/>
    <w:rsid w:val="00D2438E"/>
    <w:rsid w:val="00D24A13"/>
    <w:rsid w:val="00D24A35"/>
    <w:rsid w:val="00D25620"/>
    <w:rsid w:val="00D25B04"/>
    <w:rsid w:val="00D26235"/>
    <w:rsid w:val="00D26600"/>
    <w:rsid w:val="00D27F8C"/>
    <w:rsid w:val="00D30A22"/>
    <w:rsid w:val="00D31C9C"/>
    <w:rsid w:val="00D3234C"/>
    <w:rsid w:val="00D339F0"/>
    <w:rsid w:val="00D33E09"/>
    <w:rsid w:val="00D3429D"/>
    <w:rsid w:val="00D343BC"/>
    <w:rsid w:val="00D36FC3"/>
    <w:rsid w:val="00D404BA"/>
    <w:rsid w:val="00D4296E"/>
    <w:rsid w:val="00D438E9"/>
    <w:rsid w:val="00D43C7C"/>
    <w:rsid w:val="00D4491E"/>
    <w:rsid w:val="00D44D7E"/>
    <w:rsid w:val="00D44F9C"/>
    <w:rsid w:val="00D452E5"/>
    <w:rsid w:val="00D461E9"/>
    <w:rsid w:val="00D46BD5"/>
    <w:rsid w:val="00D46F6C"/>
    <w:rsid w:val="00D46FF9"/>
    <w:rsid w:val="00D516A8"/>
    <w:rsid w:val="00D51F48"/>
    <w:rsid w:val="00D51F84"/>
    <w:rsid w:val="00D52B03"/>
    <w:rsid w:val="00D547AF"/>
    <w:rsid w:val="00D54E72"/>
    <w:rsid w:val="00D5556B"/>
    <w:rsid w:val="00D56E91"/>
    <w:rsid w:val="00D56F4D"/>
    <w:rsid w:val="00D60093"/>
    <w:rsid w:val="00D6056F"/>
    <w:rsid w:val="00D610AA"/>
    <w:rsid w:val="00D62C01"/>
    <w:rsid w:val="00D62FE5"/>
    <w:rsid w:val="00D661E4"/>
    <w:rsid w:val="00D666E0"/>
    <w:rsid w:val="00D6682A"/>
    <w:rsid w:val="00D67136"/>
    <w:rsid w:val="00D71AA4"/>
    <w:rsid w:val="00D71C4D"/>
    <w:rsid w:val="00D73558"/>
    <w:rsid w:val="00D767A2"/>
    <w:rsid w:val="00D76A1E"/>
    <w:rsid w:val="00D8025D"/>
    <w:rsid w:val="00D80A3B"/>
    <w:rsid w:val="00D80B63"/>
    <w:rsid w:val="00D81C3F"/>
    <w:rsid w:val="00D829B0"/>
    <w:rsid w:val="00D83A3D"/>
    <w:rsid w:val="00D84893"/>
    <w:rsid w:val="00D84C5A"/>
    <w:rsid w:val="00D8708F"/>
    <w:rsid w:val="00D902B1"/>
    <w:rsid w:val="00D9059D"/>
    <w:rsid w:val="00D90B3A"/>
    <w:rsid w:val="00D92B82"/>
    <w:rsid w:val="00D940EC"/>
    <w:rsid w:val="00D946F3"/>
    <w:rsid w:val="00D94AAD"/>
    <w:rsid w:val="00D95227"/>
    <w:rsid w:val="00D955BB"/>
    <w:rsid w:val="00D957ED"/>
    <w:rsid w:val="00D97BFB"/>
    <w:rsid w:val="00DA099C"/>
    <w:rsid w:val="00DA0C81"/>
    <w:rsid w:val="00DA1389"/>
    <w:rsid w:val="00DA17B9"/>
    <w:rsid w:val="00DA281B"/>
    <w:rsid w:val="00DA2D91"/>
    <w:rsid w:val="00DA328B"/>
    <w:rsid w:val="00DA37AA"/>
    <w:rsid w:val="00DA544A"/>
    <w:rsid w:val="00DA55F2"/>
    <w:rsid w:val="00DA5B62"/>
    <w:rsid w:val="00DA5CA8"/>
    <w:rsid w:val="00DA61B8"/>
    <w:rsid w:val="00DA62CE"/>
    <w:rsid w:val="00DB0632"/>
    <w:rsid w:val="00DB0692"/>
    <w:rsid w:val="00DB4CE2"/>
    <w:rsid w:val="00DB61B8"/>
    <w:rsid w:val="00DB75AD"/>
    <w:rsid w:val="00DB7FDB"/>
    <w:rsid w:val="00DC0647"/>
    <w:rsid w:val="00DC1827"/>
    <w:rsid w:val="00DC2433"/>
    <w:rsid w:val="00DC2BFA"/>
    <w:rsid w:val="00DC3584"/>
    <w:rsid w:val="00DC36A1"/>
    <w:rsid w:val="00DC4B43"/>
    <w:rsid w:val="00DC554E"/>
    <w:rsid w:val="00DC6BBA"/>
    <w:rsid w:val="00DC7A9B"/>
    <w:rsid w:val="00DC7BF4"/>
    <w:rsid w:val="00DD0C3A"/>
    <w:rsid w:val="00DD0EF1"/>
    <w:rsid w:val="00DD1973"/>
    <w:rsid w:val="00DD1BE9"/>
    <w:rsid w:val="00DD1EDD"/>
    <w:rsid w:val="00DD36EE"/>
    <w:rsid w:val="00DD37BD"/>
    <w:rsid w:val="00DD5D31"/>
    <w:rsid w:val="00DD6FD7"/>
    <w:rsid w:val="00DD7429"/>
    <w:rsid w:val="00DD7940"/>
    <w:rsid w:val="00DE2C1A"/>
    <w:rsid w:val="00DE32E1"/>
    <w:rsid w:val="00DE4A92"/>
    <w:rsid w:val="00DE6813"/>
    <w:rsid w:val="00DE701F"/>
    <w:rsid w:val="00DF04D2"/>
    <w:rsid w:val="00DF058C"/>
    <w:rsid w:val="00DF1730"/>
    <w:rsid w:val="00DF1779"/>
    <w:rsid w:val="00DF21B5"/>
    <w:rsid w:val="00DF2E59"/>
    <w:rsid w:val="00DF5126"/>
    <w:rsid w:val="00DF7562"/>
    <w:rsid w:val="00E0030C"/>
    <w:rsid w:val="00E003AF"/>
    <w:rsid w:val="00E00A98"/>
    <w:rsid w:val="00E01A26"/>
    <w:rsid w:val="00E04D10"/>
    <w:rsid w:val="00E05307"/>
    <w:rsid w:val="00E0696D"/>
    <w:rsid w:val="00E06B24"/>
    <w:rsid w:val="00E06CF7"/>
    <w:rsid w:val="00E10AA6"/>
    <w:rsid w:val="00E114AC"/>
    <w:rsid w:val="00E12065"/>
    <w:rsid w:val="00E137C9"/>
    <w:rsid w:val="00E150E7"/>
    <w:rsid w:val="00E15C57"/>
    <w:rsid w:val="00E16A0A"/>
    <w:rsid w:val="00E2017C"/>
    <w:rsid w:val="00E2062A"/>
    <w:rsid w:val="00E2162E"/>
    <w:rsid w:val="00E21AD1"/>
    <w:rsid w:val="00E21E91"/>
    <w:rsid w:val="00E2243B"/>
    <w:rsid w:val="00E22585"/>
    <w:rsid w:val="00E23031"/>
    <w:rsid w:val="00E23658"/>
    <w:rsid w:val="00E23A90"/>
    <w:rsid w:val="00E25413"/>
    <w:rsid w:val="00E26539"/>
    <w:rsid w:val="00E26B9A"/>
    <w:rsid w:val="00E27E9B"/>
    <w:rsid w:val="00E304C0"/>
    <w:rsid w:val="00E31B4E"/>
    <w:rsid w:val="00E33165"/>
    <w:rsid w:val="00E37736"/>
    <w:rsid w:val="00E40E9F"/>
    <w:rsid w:val="00E420DD"/>
    <w:rsid w:val="00E43BB5"/>
    <w:rsid w:val="00E43D82"/>
    <w:rsid w:val="00E453A3"/>
    <w:rsid w:val="00E4544D"/>
    <w:rsid w:val="00E460DF"/>
    <w:rsid w:val="00E46238"/>
    <w:rsid w:val="00E4726C"/>
    <w:rsid w:val="00E507BE"/>
    <w:rsid w:val="00E51E3F"/>
    <w:rsid w:val="00E521C0"/>
    <w:rsid w:val="00E52CA0"/>
    <w:rsid w:val="00E52DA1"/>
    <w:rsid w:val="00E52E05"/>
    <w:rsid w:val="00E54714"/>
    <w:rsid w:val="00E54B9B"/>
    <w:rsid w:val="00E561B7"/>
    <w:rsid w:val="00E56F57"/>
    <w:rsid w:val="00E57015"/>
    <w:rsid w:val="00E5732D"/>
    <w:rsid w:val="00E57368"/>
    <w:rsid w:val="00E5778D"/>
    <w:rsid w:val="00E6135D"/>
    <w:rsid w:val="00E61378"/>
    <w:rsid w:val="00E624BE"/>
    <w:rsid w:val="00E64CEB"/>
    <w:rsid w:val="00E6657D"/>
    <w:rsid w:val="00E667E2"/>
    <w:rsid w:val="00E675FD"/>
    <w:rsid w:val="00E70CF8"/>
    <w:rsid w:val="00E71615"/>
    <w:rsid w:val="00E71A73"/>
    <w:rsid w:val="00E7283D"/>
    <w:rsid w:val="00E74BC2"/>
    <w:rsid w:val="00E751A0"/>
    <w:rsid w:val="00E75701"/>
    <w:rsid w:val="00E7666A"/>
    <w:rsid w:val="00E76CD8"/>
    <w:rsid w:val="00E8028F"/>
    <w:rsid w:val="00E81292"/>
    <w:rsid w:val="00E828E3"/>
    <w:rsid w:val="00E84868"/>
    <w:rsid w:val="00E85242"/>
    <w:rsid w:val="00E85FFD"/>
    <w:rsid w:val="00E8644F"/>
    <w:rsid w:val="00E86A9F"/>
    <w:rsid w:val="00E87610"/>
    <w:rsid w:val="00E9401F"/>
    <w:rsid w:val="00E94BDC"/>
    <w:rsid w:val="00E96D62"/>
    <w:rsid w:val="00EA0E8E"/>
    <w:rsid w:val="00EA1DAA"/>
    <w:rsid w:val="00EA20D7"/>
    <w:rsid w:val="00EA32F1"/>
    <w:rsid w:val="00EA356B"/>
    <w:rsid w:val="00EA5144"/>
    <w:rsid w:val="00EA5FFF"/>
    <w:rsid w:val="00EA6EDE"/>
    <w:rsid w:val="00EB04B1"/>
    <w:rsid w:val="00EB15FF"/>
    <w:rsid w:val="00EB1827"/>
    <w:rsid w:val="00EB2456"/>
    <w:rsid w:val="00EB492D"/>
    <w:rsid w:val="00EB4AC9"/>
    <w:rsid w:val="00EB5A95"/>
    <w:rsid w:val="00EC083D"/>
    <w:rsid w:val="00EC0E7E"/>
    <w:rsid w:val="00EC23BA"/>
    <w:rsid w:val="00EC29DD"/>
    <w:rsid w:val="00EC2CFB"/>
    <w:rsid w:val="00EC413C"/>
    <w:rsid w:val="00EC562A"/>
    <w:rsid w:val="00EC5861"/>
    <w:rsid w:val="00EC61B9"/>
    <w:rsid w:val="00EC6C47"/>
    <w:rsid w:val="00EC6FAE"/>
    <w:rsid w:val="00EC72F9"/>
    <w:rsid w:val="00ED07F3"/>
    <w:rsid w:val="00ED1596"/>
    <w:rsid w:val="00ED1864"/>
    <w:rsid w:val="00ED1C03"/>
    <w:rsid w:val="00ED1EC5"/>
    <w:rsid w:val="00ED20E2"/>
    <w:rsid w:val="00ED3F4E"/>
    <w:rsid w:val="00ED55F1"/>
    <w:rsid w:val="00ED6CA3"/>
    <w:rsid w:val="00ED723E"/>
    <w:rsid w:val="00EE0846"/>
    <w:rsid w:val="00EE1793"/>
    <w:rsid w:val="00EE23B6"/>
    <w:rsid w:val="00EE51C5"/>
    <w:rsid w:val="00EE5330"/>
    <w:rsid w:val="00EE5E17"/>
    <w:rsid w:val="00EE5FA9"/>
    <w:rsid w:val="00EE65A9"/>
    <w:rsid w:val="00EE684D"/>
    <w:rsid w:val="00EF061B"/>
    <w:rsid w:val="00EF0ECB"/>
    <w:rsid w:val="00EF1841"/>
    <w:rsid w:val="00EF27C7"/>
    <w:rsid w:val="00EF2F24"/>
    <w:rsid w:val="00EF41D2"/>
    <w:rsid w:val="00EF4511"/>
    <w:rsid w:val="00EF4903"/>
    <w:rsid w:val="00EF55A3"/>
    <w:rsid w:val="00EF634B"/>
    <w:rsid w:val="00EF6F81"/>
    <w:rsid w:val="00EF72EC"/>
    <w:rsid w:val="00EF79A1"/>
    <w:rsid w:val="00F03776"/>
    <w:rsid w:val="00F0478F"/>
    <w:rsid w:val="00F05B2A"/>
    <w:rsid w:val="00F05EF0"/>
    <w:rsid w:val="00F13BC2"/>
    <w:rsid w:val="00F13D80"/>
    <w:rsid w:val="00F15327"/>
    <w:rsid w:val="00F154B4"/>
    <w:rsid w:val="00F154D1"/>
    <w:rsid w:val="00F16393"/>
    <w:rsid w:val="00F16484"/>
    <w:rsid w:val="00F21909"/>
    <w:rsid w:val="00F21BEB"/>
    <w:rsid w:val="00F22CC3"/>
    <w:rsid w:val="00F23CE1"/>
    <w:rsid w:val="00F24222"/>
    <w:rsid w:val="00F247B2"/>
    <w:rsid w:val="00F256CA"/>
    <w:rsid w:val="00F25A54"/>
    <w:rsid w:val="00F262D8"/>
    <w:rsid w:val="00F263B8"/>
    <w:rsid w:val="00F2644A"/>
    <w:rsid w:val="00F26A46"/>
    <w:rsid w:val="00F27CAB"/>
    <w:rsid w:val="00F3051F"/>
    <w:rsid w:val="00F31373"/>
    <w:rsid w:val="00F31EF2"/>
    <w:rsid w:val="00F3270E"/>
    <w:rsid w:val="00F337D7"/>
    <w:rsid w:val="00F350BD"/>
    <w:rsid w:val="00F355ED"/>
    <w:rsid w:val="00F358FB"/>
    <w:rsid w:val="00F36B97"/>
    <w:rsid w:val="00F36EA0"/>
    <w:rsid w:val="00F41D78"/>
    <w:rsid w:val="00F42315"/>
    <w:rsid w:val="00F43FE7"/>
    <w:rsid w:val="00F4731E"/>
    <w:rsid w:val="00F478C1"/>
    <w:rsid w:val="00F47937"/>
    <w:rsid w:val="00F5019A"/>
    <w:rsid w:val="00F50DAF"/>
    <w:rsid w:val="00F51A27"/>
    <w:rsid w:val="00F51A38"/>
    <w:rsid w:val="00F52B38"/>
    <w:rsid w:val="00F53137"/>
    <w:rsid w:val="00F5504D"/>
    <w:rsid w:val="00F55BDB"/>
    <w:rsid w:val="00F5612E"/>
    <w:rsid w:val="00F5712B"/>
    <w:rsid w:val="00F5750B"/>
    <w:rsid w:val="00F6038F"/>
    <w:rsid w:val="00F616F9"/>
    <w:rsid w:val="00F617A2"/>
    <w:rsid w:val="00F617B1"/>
    <w:rsid w:val="00F63384"/>
    <w:rsid w:val="00F63797"/>
    <w:rsid w:val="00F6434A"/>
    <w:rsid w:val="00F64C94"/>
    <w:rsid w:val="00F64E83"/>
    <w:rsid w:val="00F65949"/>
    <w:rsid w:val="00F6644C"/>
    <w:rsid w:val="00F66498"/>
    <w:rsid w:val="00F674BE"/>
    <w:rsid w:val="00F7083B"/>
    <w:rsid w:val="00F71F8B"/>
    <w:rsid w:val="00F7221D"/>
    <w:rsid w:val="00F73989"/>
    <w:rsid w:val="00F73C3C"/>
    <w:rsid w:val="00F74423"/>
    <w:rsid w:val="00F75995"/>
    <w:rsid w:val="00F76BB0"/>
    <w:rsid w:val="00F770DE"/>
    <w:rsid w:val="00F7724B"/>
    <w:rsid w:val="00F776FE"/>
    <w:rsid w:val="00F808B4"/>
    <w:rsid w:val="00F80F06"/>
    <w:rsid w:val="00F80FD5"/>
    <w:rsid w:val="00F86591"/>
    <w:rsid w:val="00F879F5"/>
    <w:rsid w:val="00F915F4"/>
    <w:rsid w:val="00F9367A"/>
    <w:rsid w:val="00F93864"/>
    <w:rsid w:val="00F945DE"/>
    <w:rsid w:val="00F94976"/>
    <w:rsid w:val="00F96054"/>
    <w:rsid w:val="00F97ACC"/>
    <w:rsid w:val="00FA0F77"/>
    <w:rsid w:val="00FA1D2A"/>
    <w:rsid w:val="00FA2DF3"/>
    <w:rsid w:val="00FA5E44"/>
    <w:rsid w:val="00FA776C"/>
    <w:rsid w:val="00FA7B43"/>
    <w:rsid w:val="00FB299C"/>
    <w:rsid w:val="00FB34C0"/>
    <w:rsid w:val="00FB3685"/>
    <w:rsid w:val="00FB3C0E"/>
    <w:rsid w:val="00FB4410"/>
    <w:rsid w:val="00FB5B9A"/>
    <w:rsid w:val="00FB618A"/>
    <w:rsid w:val="00FB6F23"/>
    <w:rsid w:val="00FB748A"/>
    <w:rsid w:val="00FB79BA"/>
    <w:rsid w:val="00FB7C2B"/>
    <w:rsid w:val="00FC02BC"/>
    <w:rsid w:val="00FC1811"/>
    <w:rsid w:val="00FC6079"/>
    <w:rsid w:val="00FC6A90"/>
    <w:rsid w:val="00FD0BFF"/>
    <w:rsid w:val="00FD2716"/>
    <w:rsid w:val="00FD32F2"/>
    <w:rsid w:val="00FD3A3D"/>
    <w:rsid w:val="00FD6B87"/>
    <w:rsid w:val="00FE0241"/>
    <w:rsid w:val="00FE17F7"/>
    <w:rsid w:val="00FE1C98"/>
    <w:rsid w:val="00FE478B"/>
    <w:rsid w:val="00FE531A"/>
    <w:rsid w:val="00FE7570"/>
    <w:rsid w:val="00FF2EC1"/>
    <w:rsid w:val="00FF4BC3"/>
    <w:rsid w:val="00FF4C99"/>
    <w:rsid w:val="00FF4EB3"/>
    <w:rsid w:val="00FF76D6"/>
    <w:rsid w:val="00FF7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BA50B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4BC2"/>
    <w:pPr>
      <w:widowControl w:val="0"/>
      <w:wordWrap w:val="0"/>
      <w:autoSpaceDE w:val="0"/>
      <w:autoSpaceDN w:val="0"/>
      <w:spacing w:after="200" w:line="276" w:lineRule="auto"/>
      <w:jc w:val="both"/>
    </w:pPr>
    <w:rPr>
      <w:rFonts w:cs="맑은 고딕"/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805CF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locked/>
    <w:rsid w:val="00805CF9"/>
  </w:style>
  <w:style w:type="paragraph" w:styleId="a4">
    <w:name w:val="footer"/>
    <w:basedOn w:val="a"/>
    <w:link w:val="Char0"/>
    <w:uiPriority w:val="99"/>
    <w:rsid w:val="00805CF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locked/>
    <w:rsid w:val="00805CF9"/>
  </w:style>
  <w:style w:type="paragraph" w:styleId="a5">
    <w:name w:val="Balloon Text"/>
    <w:basedOn w:val="a"/>
    <w:link w:val="Char1"/>
    <w:uiPriority w:val="99"/>
    <w:semiHidden/>
    <w:rsid w:val="00FA776C"/>
    <w:pPr>
      <w:spacing w:after="0" w:line="240" w:lineRule="auto"/>
    </w:pPr>
    <w:rPr>
      <w:sz w:val="18"/>
      <w:szCs w:val="18"/>
    </w:rPr>
  </w:style>
  <w:style w:type="character" w:customStyle="1" w:styleId="Char1">
    <w:name w:val="풍선 도움말 텍스트 Char"/>
    <w:link w:val="a5"/>
    <w:uiPriority w:val="99"/>
    <w:semiHidden/>
    <w:locked/>
    <w:rsid w:val="00FA776C"/>
    <w:rPr>
      <w:rFonts w:ascii="맑은 고딕" w:eastAsia="맑은 고딕" w:hAnsi="맑은 고딕" w:cs="맑은 고딕"/>
      <w:sz w:val="18"/>
      <w:szCs w:val="18"/>
    </w:rPr>
  </w:style>
  <w:style w:type="character" w:styleId="a6">
    <w:name w:val="Placeholder Text"/>
    <w:uiPriority w:val="99"/>
    <w:semiHidden/>
    <w:rsid w:val="00521635"/>
    <w:rPr>
      <w:color w:val="808080"/>
    </w:rPr>
  </w:style>
  <w:style w:type="paragraph" w:styleId="a7">
    <w:name w:val="List Paragraph"/>
    <w:basedOn w:val="a"/>
    <w:uiPriority w:val="99"/>
    <w:qFormat/>
    <w:rsid w:val="00846178"/>
    <w:pPr>
      <w:ind w:leftChars="400" w:left="800"/>
    </w:pPr>
  </w:style>
  <w:style w:type="character" w:styleId="a8">
    <w:name w:val="Hyperlink"/>
    <w:uiPriority w:val="99"/>
    <w:rsid w:val="006572EA"/>
    <w:rPr>
      <w:color w:val="0000FF"/>
      <w:u w:val="single"/>
    </w:rPr>
  </w:style>
  <w:style w:type="character" w:styleId="a9">
    <w:name w:val="annotation reference"/>
    <w:uiPriority w:val="99"/>
    <w:semiHidden/>
    <w:rsid w:val="0018469E"/>
    <w:rPr>
      <w:sz w:val="18"/>
      <w:szCs w:val="18"/>
    </w:rPr>
  </w:style>
  <w:style w:type="paragraph" w:styleId="aa">
    <w:name w:val="annotation text"/>
    <w:basedOn w:val="a"/>
    <w:link w:val="Char2"/>
    <w:uiPriority w:val="99"/>
    <w:semiHidden/>
    <w:rsid w:val="0018469E"/>
    <w:pPr>
      <w:jc w:val="left"/>
    </w:pPr>
  </w:style>
  <w:style w:type="character" w:customStyle="1" w:styleId="Char2">
    <w:name w:val="메모 텍스트 Char"/>
    <w:basedOn w:val="a0"/>
    <w:link w:val="aa"/>
    <w:uiPriority w:val="99"/>
    <w:semiHidden/>
    <w:locked/>
    <w:rsid w:val="0018469E"/>
  </w:style>
  <w:style w:type="paragraph" w:styleId="ab">
    <w:name w:val="annotation subject"/>
    <w:basedOn w:val="aa"/>
    <w:next w:val="aa"/>
    <w:link w:val="Char3"/>
    <w:uiPriority w:val="99"/>
    <w:semiHidden/>
    <w:rsid w:val="0018469E"/>
    <w:rPr>
      <w:b/>
      <w:bCs/>
    </w:rPr>
  </w:style>
  <w:style w:type="character" w:customStyle="1" w:styleId="Char3">
    <w:name w:val="메모 주제 Char"/>
    <w:link w:val="ab"/>
    <w:uiPriority w:val="99"/>
    <w:semiHidden/>
    <w:locked/>
    <w:rsid w:val="0018469E"/>
    <w:rPr>
      <w:b/>
      <w:bCs/>
    </w:rPr>
  </w:style>
  <w:style w:type="paragraph" w:styleId="ac">
    <w:name w:val="Revision"/>
    <w:hidden/>
    <w:uiPriority w:val="99"/>
    <w:semiHidden/>
    <w:rsid w:val="00C83AB2"/>
    <w:rPr>
      <w:rFonts w:cs="맑은 고딕"/>
      <w:kern w:val="2"/>
    </w:rPr>
  </w:style>
  <w:style w:type="paragraph" w:customStyle="1" w:styleId="ad">
    <w:name w:val="바탕글"/>
    <w:basedOn w:val="a"/>
    <w:rsid w:val="00151EC7"/>
    <w:pPr>
      <w:widowControl/>
      <w:wordWrap/>
      <w:autoSpaceDE/>
      <w:autoSpaceDN/>
      <w:snapToGrid w:val="0"/>
      <w:spacing w:after="0" w:line="384" w:lineRule="auto"/>
    </w:pPr>
    <w:rPr>
      <w:rFonts w:ascii="바탕" w:eastAsia="바탕" w:hAnsi="바탕" w:cs="바탕"/>
      <w:color w:val="000000"/>
      <w:kern w:val="0"/>
    </w:rPr>
  </w:style>
  <w:style w:type="paragraph" w:customStyle="1" w:styleId="ae">
    <w:name w:val="참고문헌"/>
    <w:basedOn w:val="a"/>
    <w:uiPriority w:val="99"/>
    <w:rsid w:val="00122593"/>
    <w:pPr>
      <w:widowControl/>
      <w:wordWrap/>
      <w:autoSpaceDE/>
      <w:autoSpaceDN/>
      <w:snapToGrid w:val="0"/>
      <w:spacing w:after="0" w:line="600" w:lineRule="auto"/>
    </w:pPr>
    <w:rPr>
      <w:rFonts w:ascii="한컴바탕" w:eastAsia="한컴바탕" w:hAnsi="Times New Roman" w:cs="한컴바탕"/>
      <w:color w:val="000000"/>
      <w:kern w:val="0"/>
      <w:sz w:val="22"/>
      <w:szCs w:val="22"/>
    </w:rPr>
  </w:style>
  <w:style w:type="paragraph" w:styleId="af">
    <w:name w:val="Normal (Web)"/>
    <w:basedOn w:val="a"/>
    <w:uiPriority w:val="99"/>
    <w:semiHidden/>
    <w:rsid w:val="0046621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f0">
    <w:name w:val="Table Grid"/>
    <w:basedOn w:val="a1"/>
    <w:uiPriority w:val="59"/>
    <w:rsid w:val="006F3CEB"/>
    <w:rPr>
      <w:rFonts w:cs="맑은 고딕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line number"/>
    <w:basedOn w:val="a0"/>
    <w:uiPriority w:val="99"/>
    <w:semiHidden/>
    <w:rsid w:val="008E6752"/>
  </w:style>
  <w:style w:type="paragraph" w:styleId="af2">
    <w:name w:val="caption"/>
    <w:basedOn w:val="a"/>
    <w:next w:val="a"/>
    <w:unhideWhenUsed/>
    <w:qFormat/>
    <w:locked/>
    <w:rsid w:val="00B71AD6"/>
    <w:rPr>
      <w:b/>
      <w:bCs/>
    </w:rPr>
  </w:style>
  <w:style w:type="paragraph" w:styleId="af3">
    <w:name w:val="Body Text"/>
    <w:basedOn w:val="a"/>
    <w:link w:val="Char4"/>
    <w:uiPriority w:val="99"/>
    <w:unhideWhenUsed/>
    <w:rsid w:val="00B71AD6"/>
    <w:pPr>
      <w:snapToGrid w:val="0"/>
      <w:spacing w:before="84" w:after="84" w:line="1968" w:lineRule="auto"/>
      <w:ind w:left="350" w:right="350"/>
      <w:textAlignment w:val="baseline"/>
    </w:pPr>
    <w:rPr>
      <w:rFonts w:ascii="굴림" w:eastAsia="굴림" w:hAnsi="굴림" w:cs="굴림"/>
      <w:color w:val="000000"/>
      <w:kern w:val="0"/>
    </w:rPr>
  </w:style>
  <w:style w:type="character" w:customStyle="1" w:styleId="Char4">
    <w:name w:val="본문 Char"/>
    <w:basedOn w:val="a0"/>
    <w:link w:val="af3"/>
    <w:uiPriority w:val="99"/>
    <w:rsid w:val="00B71AD6"/>
    <w:rPr>
      <w:rFonts w:ascii="굴림" w:eastAsia="굴림" w:hAnsi="굴림" w:cs="굴림"/>
      <w:color w:val="000000"/>
    </w:rPr>
  </w:style>
  <w:style w:type="paragraph" w:customStyle="1" w:styleId="MS">
    <w:name w:val="MS바탕글"/>
    <w:basedOn w:val="a"/>
    <w:rsid w:val="003A7CDD"/>
    <w:pPr>
      <w:shd w:val="clear" w:color="auto" w:fill="FFFFFF"/>
      <w:spacing w:line="273" w:lineRule="auto"/>
      <w:textAlignment w:val="baseline"/>
    </w:pPr>
    <w:rPr>
      <w:rFonts w:ascii="굴림" w:eastAsia="굴림" w:hAnsi="굴림" w:cs="굴림"/>
      <w:color w:val="000000"/>
      <w:kern w:val="0"/>
    </w:rPr>
  </w:style>
  <w:style w:type="character" w:customStyle="1" w:styleId="apple-converted-space">
    <w:name w:val="apple-converted-space"/>
    <w:basedOn w:val="a0"/>
    <w:rsid w:val="001355E8"/>
  </w:style>
  <w:style w:type="character" w:customStyle="1" w:styleId="1">
    <w:name w:val="확인되지 않은 멘션1"/>
    <w:basedOn w:val="a0"/>
    <w:uiPriority w:val="99"/>
    <w:semiHidden/>
    <w:unhideWhenUsed/>
    <w:rsid w:val="006105C3"/>
    <w:rPr>
      <w:color w:val="605E5C"/>
      <w:shd w:val="clear" w:color="auto" w:fill="E1DFDD"/>
    </w:rPr>
  </w:style>
  <w:style w:type="table" w:customStyle="1" w:styleId="10">
    <w:name w:val="표 구분선1"/>
    <w:basedOn w:val="a1"/>
    <w:next w:val="af0"/>
    <w:uiPriority w:val="39"/>
    <w:rsid w:val="00227C80"/>
    <w:pPr>
      <w:jc w:val="both"/>
    </w:pPr>
    <w:rPr>
      <w:kern w:val="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4BC2"/>
    <w:pPr>
      <w:widowControl w:val="0"/>
      <w:wordWrap w:val="0"/>
      <w:autoSpaceDE w:val="0"/>
      <w:autoSpaceDN w:val="0"/>
      <w:spacing w:after="200" w:line="276" w:lineRule="auto"/>
      <w:jc w:val="both"/>
    </w:pPr>
    <w:rPr>
      <w:rFonts w:cs="맑은 고딕"/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805CF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locked/>
    <w:rsid w:val="00805CF9"/>
  </w:style>
  <w:style w:type="paragraph" w:styleId="a4">
    <w:name w:val="footer"/>
    <w:basedOn w:val="a"/>
    <w:link w:val="Char0"/>
    <w:uiPriority w:val="99"/>
    <w:rsid w:val="00805CF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locked/>
    <w:rsid w:val="00805CF9"/>
  </w:style>
  <w:style w:type="paragraph" w:styleId="a5">
    <w:name w:val="Balloon Text"/>
    <w:basedOn w:val="a"/>
    <w:link w:val="Char1"/>
    <w:uiPriority w:val="99"/>
    <w:semiHidden/>
    <w:rsid w:val="00FA776C"/>
    <w:pPr>
      <w:spacing w:after="0" w:line="240" w:lineRule="auto"/>
    </w:pPr>
    <w:rPr>
      <w:sz w:val="18"/>
      <w:szCs w:val="18"/>
    </w:rPr>
  </w:style>
  <w:style w:type="character" w:customStyle="1" w:styleId="Char1">
    <w:name w:val="풍선 도움말 텍스트 Char"/>
    <w:link w:val="a5"/>
    <w:uiPriority w:val="99"/>
    <w:semiHidden/>
    <w:locked/>
    <w:rsid w:val="00FA776C"/>
    <w:rPr>
      <w:rFonts w:ascii="맑은 고딕" w:eastAsia="맑은 고딕" w:hAnsi="맑은 고딕" w:cs="맑은 고딕"/>
      <w:sz w:val="18"/>
      <w:szCs w:val="18"/>
    </w:rPr>
  </w:style>
  <w:style w:type="character" w:styleId="a6">
    <w:name w:val="Placeholder Text"/>
    <w:uiPriority w:val="99"/>
    <w:semiHidden/>
    <w:rsid w:val="00521635"/>
    <w:rPr>
      <w:color w:val="808080"/>
    </w:rPr>
  </w:style>
  <w:style w:type="paragraph" w:styleId="a7">
    <w:name w:val="List Paragraph"/>
    <w:basedOn w:val="a"/>
    <w:uiPriority w:val="99"/>
    <w:qFormat/>
    <w:rsid w:val="00846178"/>
    <w:pPr>
      <w:ind w:leftChars="400" w:left="800"/>
    </w:pPr>
  </w:style>
  <w:style w:type="character" w:styleId="a8">
    <w:name w:val="Hyperlink"/>
    <w:uiPriority w:val="99"/>
    <w:rsid w:val="006572EA"/>
    <w:rPr>
      <w:color w:val="0000FF"/>
      <w:u w:val="single"/>
    </w:rPr>
  </w:style>
  <w:style w:type="character" w:styleId="a9">
    <w:name w:val="annotation reference"/>
    <w:uiPriority w:val="99"/>
    <w:semiHidden/>
    <w:rsid w:val="0018469E"/>
    <w:rPr>
      <w:sz w:val="18"/>
      <w:szCs w:val="18"/>
    </w:rPr>
  </w:style>
  <w:style w:type="paragraph" w:styleId="aa">
    <w:name w:val="annotation text"/>
    <w:basedOn w:val="a"/>
    <w:link w:val="Char2"/>
    <w:uiPriority w:val="99"/>
    <w:semiHidden/>
    <w:rsid w:val="0018469E"/>
    <w:pPr>
      <w:jc w:val="left"/>
    </w:pPr>
  </w:style>
  <w:style w:type="character" w:customStyle="1" w:styleId="Char2">
    <w:name w:val="메모 텍스트 Char"/>
    <w:basedOn w:val="a0"/>
    <w:link w:val="aa"/>
    <w:uiPriority w:val="99"/>
    <w:semiHidden/>
    <w:locked/>
    <w:rsid w:val="0018469E"/>
  </w:style>
  <w:style w:type="paragraph" w:styleId="ab">
    <w:name w:val="annotation subject"/>
    <w:basedOn w:val="aa"/>
    <w:next w:val="aa"/>
    <w:link w:val="Char3"/>
    <w:uiPriority w:val="99"/>
    <w:semiHidden/>
    <w:rsid w:val="0018469E"/>
    <w:rPr>
      <w:b/>
      <w:bCs/>
    </w:rPr>
  </w:style>
  <w:style w:type="character" w:customStyle="1" w:styleId="Char3">
    <w:name w:val="메모 주제 Char"/>
    <w:link w:val="ab"/>
    <w:uiPriority w:val="99"/>
    <w:semiHidden/>
    <w:locked/>
    <w:rsid w:val="0018469E"/>
    <w:rPr>
      <w:b/>
      <w:bCs/>
    </w:rPr>
  </w:style>
  <w:style w:type="paragraph" w:styleId="ac">
    <w:name w:val="Revision"/>
    <w:hidden/>
    <w:uiPriority w:val="99"/>
    <w:semiHidden/>
    <w:rsid w:val="00C83AB2"/>
    <w:rPr>
      <w:rFonts w:cs="맑은 고딕"/>
      <w:kern w:val="2"/>
    </w:rPr>
  </w:style>
  <w:style w:type="paragraph" w:customStyle="1" w:styleId="ad">
    <w:name w:val="바탕글"/>
    <w:basedOn w:val="a"/>
    <w:rsid w:val="00151EC7"/>
    <w:pPr>
      <w:widowControl/>
      <w:wordWrap/>
      <w:autoSpaceDE/>
      <w:autoSpaceDN/>
      <w:snapToGrid w:val="0"/>
      <w:spacing w:after="0" w:line="384" w:lineRule="auto"/>
    </w:pPr>
    <w:rPr>
      <w:rFonts w:ascii="바탕" w:eastAsia="바탕" w:hAnsi="바탕" w:cs="바탕"/>
      <w:color w:val="000000"/>
      <w:kern w:val="0"/>
    </w:rPr>
  </w:style>
  <w:style w:type="paragraph" w:customStyle="1" w:styleId="ae">
    <w:name w:val="참고문헌"/>
    <w:basedOn w:val="a"/>
    <w:uiPriority w:val="99"/>
    <w:rsid w:val="00122593"/>
    <w:pPr>
      <w:widowControl/>
      <w:wordWrap/>
      <w:autoSpaceDE/>
      <w:autoSpaceDN/>
      <w:snapToGrid w:val="0"/>
      <w:spacing w:after="0" w:line="600" w:lineRule="auto"/>
    </w:pPr>
    <w:rPr>
      <w:rFonts w:ascii="한컴바탕" w:eastAsia="한컴바탕" w:hAnsi="Times New Roman" w:cs="한컴바탕"/>
      <w:color w:val="000000"/>
      <w:kern w:val="0"/>
      <w:sz w:val="22"/>
      <w:szCs w:val="22"/>
    </w:rPr>
  </w:style>
  <w:style w:type="paragraph" w:styleId="af">
    <w:name w:val="Normal (Web)"/>
    <w:basedOn w:val="a"/>
    <w:uiPriority w:val="99"/>
    <w:semiHidden/>
    <w:rsid w:val="0046621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f0">
    <w:name w:val="Table Grid"/>
    <w:basedOn w:val="a1"/>
    <w:uiPriority w:val="59"/>
    <w:rsid w:val="006F3CEB"/>
    <w:rPr>
      <w:rFonts w:cs="맑은 고딕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line number"/>
    <w:basedOn w:val="a0"/>
    <w:uiPriority w:val="99"/>
    <w:semiHidden/>
    <w:rsid w:val="008E6752"/>
  </w:style>
  <w:style w:type="paragraph" w:styleId="af2">
    <w:name w:val="caption"/>
    <w:basedOn w:val="a"/>
    <w:next w:val="a"/>
    <w:unhideWhenUsed/>
    <w:qFormat/>
    <w:locked/>
    <w:rsid w:val="00B71AD6"/>
    <w:rPr>
      <w:b/>
      <w:bCs/>
    </w:rPr>
  </w:style>
  <w:style w:type="paragraph" w:styleId="af3">
    <w:name w:val="Body Text"/>
    <w:basedOn w:val="a"/>
    <w:link w:val="Char4"/>
    <w:uiPriority w:val="99"/>
    <w:unhideWhenUsed/>
    <w:rsid w:val="00B71AD6"/>
    <w:pPr>
      <w:snapToGrid w:val="0"/>
      <w:spacing w:before="84" w:after="84" w:line="1968" w:lineRule="auto"/>
      <w:ind w:left="350" w:right="350"/>
      <w:textAlignment w:val="baseline"/>
    </w:pPr>
    <w:rPr>
      <w:rFonts w:ascii="굴림" w:eastAsia="굴림" w:hAnsi="굴림" w:cs="굴림"/>
      <w:color w:val="000000"/>
      <w:kern w:val="0"/>
    </w:rPr>
  </w:style>
  <w:style w:type="character" w:customStyle="1" w:styleId="Char4">
    <w:name w:val="본문 Char"/>
    <w:basedOn w:val="a0"/>
    <w:link w:val="af3"/>
    <w:uiPriority w:val="99"/>
    <w:rsid w:val="00B71AD6"/>
    <w:rPr>
      <w:rFonts w:ascii="굴림" w:eastAsia="굴림" w:hAnsi="굴림" w:cs="굴림"/>
      <w:color w:val="000000"/>
    </w:rPr>
  </w:style>
  <w:style w:type="paragraph" w:customStyle="1" w:styleId="MS">
    <w:name w:val="MS바탕글"/>
    <w:basedOn w:val="a"/>
    <w:rsid w:val="003A7CDD"/>
    <w:pPr>
      <w:shd w:val="clear" w:color="auto" w:fill="FFFFFF"/>
      <w:spacing w:line="273" w:lineRule="auto"/>
      <w:textAlignment w:val="baseline"/>
    </w:pPr>
    <w:rPr>
      <w:rFonts w:ascii="굴림" w:eastAsia="굴림" w:hAnsi="굴림" w:cs="굴림"/>
      <w:color w:val="000000"/>
      <w:kern w:val="0"/>
    </w:rPr>
  </w:style>
  <w:style w:type="character" w:customStyle="1" w:styleId="apple-converted-space">
    <w:name w:val="apple-converted-space"/>
    <w:basedOn w:val="a0"/>
    <w:rsid w:val="001355E8"/>
  </w:style>
  <w:style w:type="character" w:customStyle="1" w:styleId="1">
    <w:name w:val="확인되지 않은 멘션1"/>
    <w:basedOn w:val="a0"/>
    <w:uiPriority w:val="99"/>
    <w:semiHidden/>
    <w:unhideWhenUsed/>
    <w:rsid w:val="006105C3"/>
    <w:rPr>
      <w:color w:val="605E5C"/>
      <w:shd w:val="clear" w:color="auto" w:fill="E1DFDD"/>
    </w:rPr>
  </w:style>
  <w:style w:type="table" w:customStyle="1" w:styleId="10">
    <w:name w:val="표 구분선1"/>
    <w:basedOn w:val="a1"/>
    <w:next w:val="af0"/>
    <w:uiPriority w:val="39"/>
    <w:rsid w:val="00227C80"/>
    <w:pPr>
      <w:jc w:val="both"/>
    </w:pPr>
    <w:rPr>
      <w:kern w:val="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18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6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404823">
                  <w:marLeft w:val="0"/>
                  <w:marRight w:val="28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318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9C9C9"/>
                        <w:left w:val="single" w:sz="6" w:space="0" w:color="C9C9C9"/>
                        <w:bottom w:val="none" w:sz="0" w:space="0" w:color="auto"/>
                        <w:right w:val="single" w:sz="6" w:space="0" w:color="C9C9C9"/>
                      </w:divBdr>
                      <w:divsChild>
                        <w:div w:id="645822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104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687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9849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2099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2956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359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72765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5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5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5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5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5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5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5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5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5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0B792B-FF7C-483D-B73C-C65BE8EFA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29</Pages>
  <Words>2852</Words>
  <Characters>16260</Characters>
  <Application>Microsoft Office Word</Application>
  <DocSecurity>0</DocSecurity>
  <Lines>135</Lines>
  <Paragraphs>38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대류가 유도하는 중규모 흐름에 미치는 비정역학 효과</vt:lpstr>
      <vt:lpstr>대류가 유도하는 중규모 흐름에 미치는 비정역학 효과</vt:lpstr>
    </vt:vector>
  </TitlesOfParts>
  <Company>SNU</Company>
  <LinksUpToDate>false</LinksUpToDate>
  <CharactersWithSpaces>19074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대류가 유도하는 중규모 흐름에 미치는 비정역학 효과</dc:title>
  <dc:creator>Jinkyu Hong</dc:creator>
  <cp:lastModifiedBy>User</cp:lastModifiedBy>
  <cp:revision>5</cp:revision>
  <cp:lastPrinted>2018-11-08T07:17:00Z</cp:lastPrinted>
  <dcterms:created xsi:type="dcterms:W3CDTF">2018-11-28T06:30:00Z</dcterms:created>
  <dcterms:modified xsi:type="dcterms:W3CDTF">2018-11-28T10:32:00Z</dcterms:modified>
</cp:coreProperties>
</file>