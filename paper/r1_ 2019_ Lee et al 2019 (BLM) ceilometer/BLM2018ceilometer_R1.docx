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3C93E" w14:textId="7BAFA7DC" w:rsidR="000E12A6" w:rsidRDefault="000E12A6" w:rsidP="00FB6E2A">
      <w:pPr>
        <w:pStyle w:val="ABSTRACTTITLE"/>
        <w:spacing w:before="360" w:after="0" w:line="440" w:lineRule="exact"/>
        <w:jc w:val="both"/>
        <w:outlineLvl w:val="0"/>
        <w:rPr>
          <w:rFonts w:ascii="Times New Roman" w:hAnsi="Times New Roman"/>
          <w:noProof w:val="0"/>
          <w:sz w:val="34"/>
          <w:szCs w:val="34"/>
          <w:lang w:val="en-US" w:eastAsia="ko-KR"/>
        </w:rPr>
      </w:pPr>
      <w:r>
        <w:rPr>
          <w:rFonts w:ascii="Times New Roman" w:hAnsi="Times New Roman"/>
          <w:noProof w:val="0"/>
          <w:sz w:val="34"/>
          <w:szCs w:val="34"/>
          <w:lang w:val="en-US" w:eastAsia="ko-KR"/>
        </w:rPr>
        <w:t xml:space="preserve">Ceilometer </w:t>
      </w:r>
      <w:r w:rsidR="001A51D9">
        <w:rPr>
          <w:rFonts w:ascii="Times New Roman" w:hAnsi="Times New Roman"/>
          <w:noProof w:val="0"/>
          <w:sz w:val="34"/>
          <w:szCs w:val="34"/>
          <w:lang w:val="en-US" w:eastAsia="ko-KR"/>
        </w:rPr>
        <w:t>monitoring</w:t>
      </w:r>
      <w:r>
        <w:rPr>
          <w:rFonts w:ascii="Times New Roman" w:hAnsi="Times New Roman"/>
          <w:noProof w:val="0"/>
          <w:sz w:val="34"/>
          <w:szCs w:val="34"/>
          <w:lang w:val="en-US" w:eastAsia="ko-KR"/>
        </w:rPr>
        <w:t xml:space="preserve"> of boundary layer </w:t>
      </w:r>
      <w:r w:rsidR="00FB6FAE">
        <w:rPr>
          <w:rFonts w:ascii="Times New Roman" w:hAnsi="Times New Roman"/>
          <w:noProof w:val="0"/>
          <w:sz w:val="34"/>
          <w:szCs w:val="34"/>
          <w:lang w:val="en-US" w:eastAsia="ko-KR"/>
        </w:rPr>
        <w:t xml:space="preserve">height in Seoul </w:t>
      </w:r>
      <w:r>
        <w:rPr>
          <w:rFonts w:ascii="Times New Roman" w:hAnsi="Times New Roman"/>
          <w:noProof w:val="0"/>
          <w:sz w:val="34"/>
          <w:szCs w:val="34"/>
          <w:lang w:val="en-US" w:eastAsia="ko-KR"/>
        </w:rPr>
        <w:t>and</w:t>
      </w:r>
      <w:r w:rsidR="001A51D9">
        <w:rPr>
          <w:rFonts w:ascii="Times New Roman" w:hAnsi="Times New Roman"/>
          <w:noProof w:val="0"/>
          <w:sz w:val="34"/>
          <w:szCs w:val="34"/>
          <w:lang w:val="en-US" w:eastAsia="ko-KR"/>
        </w:rPr>
        <w:t xml:space="preserve"> its</w:t>
      </w:r>
      <w:r>
        <w:rPr>
          <w:rFonts w:ascii="Times New Roman" w:hAnsi="Times New Roman"/>
          <w:noProof w:val="0"/>
          <w:sz w:val="34"/>
          <w:szCs w:val="34"/>
          <w:lang w:val="en-US" w:eastAsia="ko-KR"/>
        </w:rPr>
        <w:t xml:space="preserve"> application to evaluate the dilution effect on air pollution</w:t>
      </w:r>
    </w:p>
    <w:p w14:paraId="34F4891E" w14:textId="77777777" w:rsidR="00792652" w:rsidRDefault="00792652" w:rsidP="00FB6E2A">
      <w:pPr>
        <w:pStyle w:val="ADDRESS"/>
        <w:spacing w:before="180" w:line="240" w:lineRule="auto"/>
        <w:ind w:left="0" w:firstLine="0"/>
        <w:jc w:val="both"/>
        <w:rPr>
          <w:rFonts w:ascii="Times New Roman" w:hAnsi="Times New Roman"/>
          <w:noProof w:val="0"/>
          <w:sz w:val="24"/>
          <w:szCs w:val="24"/>
          <w:lang w:val="en-US" w:eastAsia="ko-KR"/>
        </w:rPr>
      </w:pPr>
    </w:p>
    <w:p w14:paraId="34626E49" w14:textId="3935AD30" w:rsidR="00FB7367" w:rsidRPr="00BC0504" w:rsidRDefault="00FB7367" w:rsidP="00C80D26">
      <w:pPr>
        <w:pStyle w:val="ADDRESS"/>
        <w:spacing w:before="180" w:line="360" w:lineRule="auto"/>
        <w:ind w:left="0" w:firstLine="0"/>
        <w:jc w:val="both"/>
        <w:rPr>
          <w:rFonts w:ascii="Times New Roman" w:hAnsi="Times New Roman"/>
          <w:noProof w:val="0"/>
          <w:color w:val="000000"/>
          <w:sz w:val="24"/>
          <w:szCs w:val="24"/>
          <w:vertAlign w:val="superscript"/>
          <w:lang w:val="en-US" w:eastAsia="ko-KR"/>
        </w:rPr>
      </w:pPr>
      <w:r w:rsidRPr="00BC0504">
        <w:rPr>
          <w:rFonts w:ascii="Times New Roman" w:hAnsi="Times New Roman"/>
          <w:noProof w:val="0"/>
          <w:sz w:val="24"/>
          <w:szCs w:val="24"/>
          <w:lang w:val="en-US" w:eastAsia="ko-KR"/>
        </w:rPr>
        <w:t>Junhong</w:t>
      </w:r>
      <w:r w:rsidRPr="00BC0504">
        <w:rPr>
          <w:rFonts w:ascii="Times New Roman" w:hAnsi="Times New Roman"/>
          <w:noProof w:val="0"/>
          <w:sz w:val="24"/>
          <w:szCs w:val="24"/>
          <w:lang w:val="en-US"/>
        </w:rPr>
        <w:t xml:space="preserve"> </w:t>
      </w:r>
      <w:r w:rsidRPr="00BC0504">
        <w:rPr>
          <w:rFonts w:ascii="Times New Roman" w:hAnsi="Times New Roman"/>
          <w:noProof w:val="0"/>
          <w:sz w:val="24"/>
          <w:szCs w:val="24"/>
          <w:lang w:val="en-US" w:eastAsia="ko-KR"/>
        </w:rPr>
        <w:t>Lee</w:t>
      </w:r>
      <w:r w:rsidRPr="00BC0504">
        <w:rPr>
          <w:rFonts w:ascii="Times New Roman" w:hAnsi="Times New Roman"/>
          <w:noProof w:val="0"/>
          <w:sz w:val="24"/>
          <w:szCs w:val="24"/>
          <w:vertAlign w:val="superscript"/>
          <w:lang w:val="en-US" w:eastAsia="ko-KR"/>
        </w:rPr>
        <w:t>1</w:t>
      </w:r>
      <w:r w:rsidRPr="00BC0504">
        <w:rPr>
          <w:rFonts w:ascii="Times New Roman" w:hAnsi="Times New Roman"/>
          <w:noProof w:val="0"/>
          <w:sz w:val="24"/>
          <w:szCs w:val="24"/>
          <w:lang w:val="en-US" w:eastAsia="ko-KR"/>
        </w:rPr>
        <w:t>, Je-Woo Hong</w:t>
      </w:r>
      <w:r w:rsidRPr="00BC0504">
        <w:rPr>
          <w:rFonts w:ascii="Times New Roman" w:hAnsi="Times New Roman"/>
          <w:noProof w:val="0"/>
          <w:sz w:val="24"/>
          <w:szCs w:val="24"/>
          <w:vertAlign w:val="superscript"/>
          <w:lang w:val="en-US" w:eastAsia="ko-KR"/>
        </w:rPr>
        <w:t>1</w:t>
      </w:r>
      <w:r w:rsidRPr="00BC0504">
        <w:rPr>
          <w:rFonts w:ascii="Times New Roman" w:hAnsi="Times New Roman"/>
          <w:noProof w:val="0"/>
          <w:sz w:val="24"/>
          <w:szCs w:val="24"/>
          <w:lang w:val="en-US" w:eastAsia="ko-KR"/>
        </w:rPr>
        <w:t>, Keunmin Lee</w:t>
      </w:r>
      <w:r w:rsidRPr="00BC0504">
        <w:rPr>
          <w:rFonts w:ascii="Times New Roman" w:hAnsi="Times New Roman"/>
          <w:noProof w:val="0"/>
          <w:sz w:val="24"/>
          <w:szCs w:val="24"/>
          <w:vertAlign w:val="superscript"/>
          <w:lang w:val="en-US" w:eastAsia="ko-KR"/>
        </w:rPr>
        <w:t>1</w:t>
      </w:r>
      <w:r w:rsidRPr="00BC0504">
        <w:rPr>
          <w:rFonts w:ascii="Times New Roman" w:hAnsi="Times New Roman"/>
          <w:noProof w:val="0"/>
          <w:sz w:val="24"/>
          <w:szCs w:val="24"/>
          <w:lang w:val="en-US" w:eastAsia="ko-KR"/>
        </w:rPr>
        <w:t>, Jinkyu Hong</w:t>
      </w:r>
      <w:r w:rsidRPr="00BC0504">
        <w:rPr>
          <w:rFonts w:ascii="Times New Roman" w:hAnsi="Times New Roman"/>
          <w:noProof w:val="0"/>
          <w:sz w:val="24"/>
          <w:szCs w:val="24"/>
          <w:vertAlign w:val="superscript"/>
          <w:lang w:val="en-US" w:eastAsia="ko-KR"/>
        </w:rPr>
        <w:t>1</w:t>
      </w:r>
      <w:r w:rsidR="00F31490">
        <w:rPr>
          <w:rFonts w:ascii="Times New Roman" w:hAnsi="Times New Roman"/>
          <w:noProof w:val="0"/>
          <w:sz w:val="24"/>
          <w:szCs w:val="24"/>
          <w:vertAlign w:val="superscript"/>
          <w:lang w:val="en-US" w:eastAsia="ko-KR"/>
        </w:rPr>
        <w:t>†</w:t>
      </w:r>
      <w:r w:rsidRPr="00BC0504">
        <w:rPr>
          <w:rFonts w:ascii="Times New Roman" w:hAnsi="Times New Roman"/>
          <w:noProof w:val="0"/>
          <w:sz w:val="24"/>
          <w:szCs w:val="24"/>
          <w:lang w:val="en-US" w:eastAsia="ko-KR"/>
        </w:rPr>
        <w:t xml:space="preserve">, </w:t>
      </w:r>
      <w:r w:rsidR="00EC6C71">
        <w:rPr>
          <w:rFonts w:ascii="Times New Roman" w:hAnsi="Times New Roman"/>
          <w:noProof w:val="0"/>
          <w:sz w:val="24"/>
          <w:szCs w:val="24"/>
          <w:lang w:val="en-US" w:eastAsia="ko-KR"/>
        </w:rPr>
        <w:t>Erik Velasco</w:t>
      </w:r>
      <w:r w:rsidR="00EC6C71" w:rsidRPr="00BC0504">
        <w:rPr>
          <w:rFonts w:ascii="Times New Roman" w:hAnsi="Times New Roman"/>
          <w:noProof w:val="0"/>
          <w:sz w:val="24"/>
          <w:szCs w:val="24"/>
          <w:vertAlign w:val="superscript"/>
          <w:lang w:val="en-US" w:eastAsia="ko-KR"/>
        </w:rPr>
        <w:t>2</w:t>
      </w:r>
      <w:r w:rsidR="00EC6C71">
        <w:rPr>
          <w:rFonts w:ascii="Times New Roman" w:hAnsi="Times New Roman"/>
          <w:noProof w:val="0"/>
          <w:sz w:val="24"/>
          <w:szCs w:val="24"/>
          <w:lang w:val="en-US" w:eastAsia="ko-KR"/>
        </w:rPr>
        <w:t xml:space="preserve">, </w:t>
      </w:r>
      <w:r w:rsidR="00C80D26" w:rsidRPr="00BC0504">
        <w:rPr>
          <w:rFonts w:ascii="Times New Roman" w:hAnsi="Times New Roman"/>
          <w:noProof w:val="0"/>
          <w:sz w:val="24"/>
          <w:szCs w:val="24"/>
          <w:lang w:val="en-US" w:eastAsia="ko-KR"/>
        </w:rPr>
        <w:t>Yong Jae Lim</w:t>
      </w:r>
      <w:r w:rsidR="00EC6C71">
        <w:rPr>
          <w:rFonts w:ascii="Times New Roman" w:hAnsi="Times New Roman"/>
          <w:noProof w:val="0"/>
          <w:sz w:val="24"/>
          <w:szCs w:val="24"/>
          <w:vertAlign w:val="superscript"/>
          <w:lang w:val="en-US" w:eastAsia="ko-KR"/>
        </w:rPr>
        <w:t>3</w:t>
      </w:r>
      <w:r w:rsidR="00C80D26" w:rsidRPr="00BC0504">
        <w:rPr>
          <w:rFonts w:ascii="Times New Roman" w:hAnsi="Times New Roman"/>
          <w:noProof w:val="0"/>
          <w:sz w:val="24"/>
          <w:szCs w:val="24"/>
          <w:lang w:val="en-US" w:eastAsia="ko-KR"/>
        </w:rPr>
        <w:t>, Jae Bum Lee</w:t>
      </w:r>
      <w:r w:rsidR="00EC6C71">
        <w:rPr>
          <w:rFonts w:ascii="Times New Roman" w:hAnsi="Times New Roman"/>
          <w:noProof w:val="0"/>
          <w:sz w:val="24"/>
          <w:szCs w:val="24"/>
          <w:vertAlign w:val="superscript"/>
          <w:lang w:val="en-US" w:eastAsia="ko-KR"/>
        </w:rPr>
        <w:t>3</w:t>
      </w:r>
      <w:r w:rsidR="00C80D26">
        <w:rPr>
          <w:rFonts w:ascii="Times New Roman" w:hAnsi="Times New Roman"/>
          <w:noProof w:val="0"/>
          <w:sz w:val="24"/>
          <w:szCs w:val="24"/>
          <w:lang w:val="en-US" w:eastAsia="ko-KR"/>
        </w:rPr>
        <w:t xml:space="preserve">, </w:t>
      </w:r>
      <w:r w:rsidR="00775F22">
        <w:rPr>
          <w:rFonts w:ascii="Times New Roman" w:hAnsi="Times New Roman"/>
          <w:noProof w:val="0"/>
          <w:sz w:val="24"/>
          <w:szCs w:val="24"/>
          <w:lang w:val="en-US" w:eastAsia="ko-KR"/>
        </w:rPr>
        <w:t>Travis Knepp</w:t>
      </w:r>
      <w:r w:rsidR="00775F22">
        <w:rPr>
          <w:rFonts w:ascii="Times New Roman" w:hAnsi="Times New Roman"/>
          <w:noProof w:val="0"/>
          <w:sz w:val="24"/>
          <w:szCs w:val="24"/>
          <w:vertAlign w:val="superscript"/>
          <w:lang w:val="en-US" w:eastAsia="ko-KR"/>
        </w:rPr>
        <w:t>4</w:t>
      </w:r>
      <w:r w:rsidR="00775F22">
        <w:rPr>
          <w:rFonts w:ascii="Times New Roman" w:hAnsi="Times New Roman"/>
          <w:noProof w:val="0"/>
          <w:sz w:val="24"/>
          <w:szCs w:val="24"/>
          <w:lang w:val="en-US" w:eastAsia="ko-KR"/>
        </w:rPr>
        <w:t>, Russell Long</w:t>
      </w:r>
      <w:r w:rsidR="00775F22">
        <w:rPr>
          <w:rFonts w:ascii="Times New Roman" w:hAnsi="Times New Roman"/>
          <w:noProof w:val="0"/>
          <w:sz w:val="24"/>
          <w:szCs w:val="24"/>
          <w:vertAlign w:val="superscript"/>
          <w:lang w:val="en-US" w:eastAsia="ko-KR"/>
        </w:rPr>
        <w:t>5</w:t>
      </w:r>
      <w:r w:rsidR="00775F22">
        <w:rPr>
          <w:rFonts w:ascii="Times New Roman" w:hAnsi="Times New Roman"/>
          <w:noProof w:val="0"/>
          <w:sz w:val="24"/>
          <w:szCs w:val="24"/>
          <w:lang w:val="en-US" w:eastAsia="ko-KR"/>
        </w:rPr>
        <w:t>, Lukas Valin</w:t>
      </w:r>
      <w:r w:rsidR="00775F22">
        <w:rPr>
          <w:rFonts w:ascii="Times New Roman" w:hAnsi="Times New Roman"/>
          <w:noProof w:val="0"/>
          <w:sz w:val="24"/>
          <w:szCs w:val="24"/>
          <w:vertAlign w:val="superscript"/>
          <w:lang w:val="en-US" w:eastAsia="ko-KR"/>
        </w:rPr>
        <w:t>5</w:t>
      </w:r>
      <w:r w:rsidR="00775F22">
        <w:rPr>
          <w:rFonts w:ascii="Times New Roman" w:hAnsi="Times New Roman"/>
          <w:noProof w:val="0"/>
          <w:sz w:val="24"/>
          <w:szCs w:val="24"/>
          <w:lang w:val="en-US" w:eastAsia="ko-KR"/>
        </w:rPr>
        <w:t xml:space="preserve">, </w:t>
      </w:r>
      <w:r w:rsidR="00C80D26">
        <w:rPr>
          <w:rFonts w:ascii="Times New Roman" w:hAnsi="Times New Roman"/>
          <w:noProof w:val="0"/>
          <w:sz w:val="24"/>
          <w:szCs w:val="24"/>
          <w:lang w:val="en-US" w:eastAsia="ko-KR"/>
        </w:rPr>
        <w:t>Kipyo</w:t>
      </w:r>
      <w:r w:rsidRPr="00BC0504">
        <w:rPr>
          <w:rFonts w:ascii="Times New Roman" w:hAnsi="Times New Roman"/>
          <w:noProof w:val="0"/>
          <w:sz w:val="24"/>
          <w:szCs w:val="24"/>
          <w:lang w:val="en-US" w:eastAsia="ko-KR"/>
        </w:rPr>
        <w:t xml:space="preserve"> </w:t>
      </w:r>
      <w:r w:rsidR="00C80D26">
        <w:rPr>
          <w:rFonts w:ascii="Times New Roman" w:hAnsi="Times New Roman"/>
          <w:noProof w:val="0"/>
          <w:sz w:val="24"/>
          <w:szCs w:val="24"/>
          <w:lang w:val="en-US" w:eastAsia="ko-KR"/>
        </w:rPr>
        <w:t>Nam</w:t>
      </w:r>
      <w:r w:rsidR="00EC6C71">
        <w:rPr>
          <w:rFonts w:ascii="Times New Roman" w:hAnsi="Times New Roman"/>
          <w:noProof w:val="0"/>
          <w:sz w:val="24"/>
          <w:szCs w:val="24"/>
          <w:vertAlign w:val="superscript"/>
          <w:lang w:val="en-US" w:eastAsia="ko-KR"/>
        </w:rPr>
        <w:t>3</w:t>
      </w:r>
      <w:r w:rsidRPr="00BC0504">
        <w:rPr>
          <w:rFonts w:ascii="Times New Roman" w:hAnsi="Times New Roman"/>
          <w:noProof w:val="0"/>
          <w:sz w:val="24"/>
          <w:szCs w:val="24"/>
          <w:lang w:val="en-US" w:eastAsia="ko-KR"/>
        </w:rPr>
        <w:t xml:space="preserve">, </w:t>
      </w:r>
      <w:r w:rsidR="00C80D26">
        <w:rPr>
          <w:rFonts w:ascii="Times New Roman" w:hAnsi="Times New Roman"/>
          <w:noProof w:val="0"/>
          <w:sz w:val="24"/>
          <w:szCs w:val="24"/>
          <w:lang w:val="en-US" w:eastAsia="ko-KR"/>
        </w:rPr>
        <w:t>Jihoon Park</w:t>
      </w:r>
      <w:r w:rsidR="00EC6C71">
        <w:rPr>
          <w:rFonts w:ascii="Times New Roman" w:hAnsi="Times New Roman"/>
          <w:noProof w:val="0"/>
          <w:sz w:val="24"/>
          <w:szCs w:val="24"/>
          <w:vertAlign w:val="superscript"/>
          <w:lang w:val="en-US" w:eastAsia="ko-KR"/>
        </w:rPr>
        <w:t>3</w:t>
      </w:r>
    </w:p>
    <w:p w14:paraId="59A09F08" w14:textId="77777777" w:rsidR="00792652" w:rsidRDefault="00792652" w:rsidP="00C80D26">
      <w:pPr>
        <w:pStyle w:val="ADDRESS"/>
        <w:spacing w:before="120" w:line="360" w:lineRule="auto"/>
        <w:ind w:left="0" w:firstLine="0"/>
        <w:jc w:val="both"/>
        <w:rPr>
          <w:rFonts w:ascii="Times New Roman" w:hAnsi="Times New Roman"/>
          <w:noProof w:val="0"/>
          <w:sz w:val="20"/>
          <w:vertAlign w:val="superscript"/>
          <w:lang w:val="en-US" w:eastAsia="ko-KR"/>
        </w:rPr>
      </w:pPr>
    </w:p>
    <w:p w14:paraId="3F2DA7A2" w14:textId="3C53102F" w:rsidR="00FB7367" w:rsidRPr="00792652" w:rsidRDefault="00FB7367" w:rsidP="00C80D26">
      <w:pPr>
        <w:pStyle w:val="ADDRESS"/>
        <w:spacing w:before="120" w:line="360" w:lineRule="auto"/>
        <w:ind w:left="0" w:firstLine="0"/>
        <w:jc w:val="both"/>
        <w:rPr>
          <w:rFonts w:ascii="Times New Roman" w:hAnsi="Times New Roman"/>
          <w:noProof w:val="0"/>
          <w:color w:val="000000"/>
          <w:sz w:val="24"/>
          <w:szCs w:val="24"/>
          <w:lang w:val="en-US"/>
        </w:rPr>
      </w:pPr>
      <w:r w:rsidRPr="00792652">
        <w:rPr>
          <w:rFonts w:ascii="Times New Roman" w:hAnsi="Times New Roman"/>
          <w:noProof w:val="0"/>
          <w:sz w:val="24"/>
          <w:szCs w:val="24"/>
          <w:vertAlign w:val="superscript"/>
          <w:lang w:val="en-US" w:eastAsia="ko-KR"/>
        </w:rPr>
        <w:t>1</w:t>
      </w:r>
      <w:r w:rsidRPr="00792652">
        <w:rPr>
          <w:rFonts w:ascii="Times New Roman" w:hAnsi="Times New Roman"/>
          <w:noProof w:val="0"/>
          <w:sz w:val="24"/>
          <w:szCs w:val="24"/>
          <w:lang w:val="en-US"/>
        </w:rPr>
        <w:t>Ecosystem-Atmosphere Process Laboratory, Department of Atmospheric Sciences, Yonsei University, Yonsei-</w:t>
      </w:r>
      <w:r w:rsidRPr="00EA02BD">
        <w:rPr>
          <w:rFonts w:ascii="Times New Roman" w:hAnsi="Times New Roman"/>
          <w:sz w:val="24"/>
          <w:szCs w:val="24"/>
          <w:lang w:val="en-US"/>
        </w:rPr>
        <w:t>ro</w:t>
      </w:r>
      <w:r w:rsidRPr="00792652">
        <w:rPr>
          <w:rFonts w:ascii="Times New Roman" w:hAnsi="Times New Roman"/>
          <w:noProof w:val="0"/>
          <w:sz w:val="24"/>
          <w:szCs w:val="24"/>
          <w:lang w:val="en-US"/>
        </w:rPr>
        <w:t xml:space="preserve"> 50, Seodaemun-gu, Seoul 03722, Korea</w:t>
      </w:r>
    </w:p>
    <w:p w14:paraId="5075355C" w14:textId="592D76EC" w:rsidR="00EC6C71" w:rsidRDefault="00FB7367" w:rsidP="00C80D26">
      <w:pPr>
        <w:pStyle w:val="ADDRESS"/>
        <w:spacing w:before="120" w:line="360" w:lineRule="auto"/>
        <w:ind w:left="0" w:firstLine="0"/>
        <w:jc w:val="both"/>
        <w:rPr>
          <w:rFonts w:ascii="Times New Roman" w:hAnsi="Times New Roman"/>
          <w:noProof w:val="0"/>
          <w:color w:val="000000"/>
          <w:sz w:val="24"/>
          <w:szCs w:val="24"/>
          <w:lang w:val="en-US"/>
        </w:rPr>
      </w:pPr>
      <w:r w:rsidRPr="001709A6">
        <w:rPr>
          <w:rFonts w:ascii="Times New Roman" w:hAnsi="Times New Roman"/>
          <w:noProof w:val="0"/>
          <w:sz w:val="24"/>
          <w:szCs w:val="24"/>
          <w:vertAlign w:val="superscript"/>
          <w:lang w:val="en-US" w:eastAsia="ko-KR"/>
        </w:rPr>
        <w:t>2</w:t>
      </w:r>
      <w:r w:rsidR="00A65A2C">
        <w:rPr>
          <w:rFonts w:ascii="Times New Roman" w:hAnsi="Times New Roman"/>
          <w:noProof w:val="0"/>
          <w:sz w:val="24"/>
          <w:szCs w:val="24"/>
          <w:lang w:val="en-US" w:eastAsia="ko-KR"/>
        </w:rPr>
        <w:t>Independent researcher</w:t>
      </w:r>
      <w:r w:rsidR="00EC6C71">
        <w:rPr>
          <w:rFonts w:ascii="Times New Roman" w:hAnsi="Times New Roman"/>
          <w:noProof w:val="0"/>
          <w:color w:val="000000"/>
          <w:sz w:val="24"/>
          <w:szCs w:val="24"/>
          <w:lang w:val="en-US"/>
        </w:rPr>
        <w:t>, Singapore</w:t>
      </w:r>
    </w:p>
    <w:p w14:paraId="5584C5C5" w14:textId="2765F8B4" w:rsidR="00FB7367" w:rsidRDefault="00EC6C71" w:rsidP="00C80D26">
      <w:pPr>
        <w:pStyle w:val="ADDRESS"/>
        <w:spacing w:before="120" w:line="360" w:lineRule="auto"/>
        <w:ind w:left="0" w:firstLine="0"/>
        <w:jc w:val="both"/>
        <w:rPr>
          <w:rFonts w:ascii="Times New Roman" w:hAnsi="Times New Roman"/>
          <w:noProof w:val="0"/>
          <w:color w:val="000000"/>
          <w:sz w:val="24"/>
          <w:szCs w:val="24"/>
          <w:lang w:val="en-US"/>
        </w:rPr>
      </w:pPr>
      <w:r>
        <w:rPr>
          <w:rFonts w:ascii="Times New Roman" w:hAnsi="Times New Roman"/>
          <w:noProof w:val="0"/>
          <w:sz w:val="24"/>
          <w:szCs w:val="24"/>
          <w:vertAlign w:val="superscript"/>
          <w:lang w:val="en-US" w:eastAsia="ko-KR"/>
        </w:rPr>
        <w:t>3</w:t>
      </w:r>
      <w:r w:rsidR="00FB7367" w:rsidRPr="00792652">
        <w:rPr>
          <w:rFonts w:ascii="Times New Roman" w:hAnsi="Times New Roman"/>
          <w:noProof w:val="0"/>
          <w:sz w:val="24"/>
          <w:szCs w:val="24"/>
          <w:lang w:val="en-US" w:eastAsia="ko-KR"/>
        </w:rPr>
        <w:t xml:space="preserve">Climate and Air Quality Research Department, </w:t>
      </w:r>
      <w:r w:rsidR="00FB7367" w:rsidRPr="00792652">
        <w:rPr>
          <w:rFonts w:ascii="Times New Roman" w:hAnsi="Times New Roman"/>
          <w:noProof w:val="0"/>
          <w:color w:val="000000"/>
          <w:sz w:val="24"/>
          <w:szCs w:val="24"/>
          <w:lang w:val="en-US"/>
        </w:rPr>
        <w:t>National Institute of Environmental Research, Incheon 22689, Korea</w:t>
      </w:r>
    </w:p>
    <w:p w14:paraId="55CEC660" w14:textId="73F4C633" w:rsidR="00775F22" w:rsidRDefault="00775F22" w:rsidP="00775F22">
      <w:pPr>
        <w:pStyle w:val="ADDRESS"/>
        <w:spacing w:before="120" w:line="360" w:lineRule="auto"/>
        <w:ind w:left="0" w:firstLine="0"/>
        <w:jc w:val="both"/>
        <w:rPr>
          <w:rFonts w:ascii="Times New Roman" w:hAnsi="Times New Roman"/>
          <w:noProof w:val="0"/>
          <w:color w:val="000000"/>
          <w:sz w:val="24"/>
          <w:szCs w:val="24"/>
          <w:lang w:val="en-US"/>
        </w:rPr>
      </w:pPr>
      <w:r>
        <w:rPr>
          <w:rFonts w:ascii="Times New Roman" w:hAnsi="Times New Roman"/>
          <w:noProof w:val="0"/>
          <w:sz w:val="24"/>
          <w:szCs w:val="24"/>
          <w:vertAlign w:val="superscript"/>
          <w:lang w:val="en-US" w:eastAsia="ko-KR"/>
        </w:rPr>
        <w:t>4</w:t>
      </w:r>
      <w:r>
        <w:rPr>
          <w:rFonts w:ascii="Times New Roman" w:hAnsi="Times New Roman"/>
          <w:noProof w:val="0"/>
          <w:sz w:val="24"/>
          <w:szCs w:val="24"/>
          <w:lang w:val="en-US" w:eastAsia="ko-KR"/>
        </w:rPr>
        <w:t>Science Systems and Applications, Inc., Hampton, VA 23681, USA.</w:t>
      </w:r>
    </w:p>
    <w:p w14:paraId="76C72078" w14:textId="5964B3C0" w:rsidR="00775F22" w:rsidRDefault="00775F22" w:rsidP="00775F22">
      <w:pPr>
        <w:pStyle w:val="ADDRESS"/>
        <w:spacing w:before="120" w:line="360" w:lineRule="auto"/>
        <w:ind w:left="0" w:firstLine="0"/>
        <w:jc w:val="both"/>
        <w:rPr>
          <w:rFonts w:ascii="Times New Roman" w:hAnsi="Times New Roman"/>
          <w:noProof w:val="0"/>
          <w:color w:val="000000"/>
          <w:sz w:val="24"/>
          <w:szCs w:val="24"/>
          <w:lang w:val="en-US"/>
        </w:rPr>
      </w:pPr>
      <w:r>
        <w:rPr>
          <w:rFonts w:ascii="Times New Roman" w:hAnsi="Times New Roman"/>
          <w:noProof w:val="0"/>
          <w:sz w:val="24"/>
          <w:szCs w:val="24"/>
          <w:vertAlign w:val="superscript"/>
          <w:lang w:val="en-US" w:eastAsia="ko-KR"/>
        </w:rPr>
        <w:t>5</w:t>
      </w:r>
      <w:r>
        <w:rPr>
          <w:rFonts w:ascii="Times New Roman" w:hAnsi="Times New Roman"/>
          <w:noProof w:val="0"/>
          <w:sz w:val="24"/>
          <w:szCs w:val="24"/>
          <w:lang w:val="en-US" w:eastAsia="ko-KR"/>
        </w:rPr>
        <w:t>Environmental Protection Agency, Research Triangle Park, Durham, NC 27709, USA.</w:t>
      </w:r>
    </w:p>
    <w:p w14:paraId="52D0B5BC" w14:textId="0BD64DE7" w:rsidR="00EC6C71" w:rsidRPr="00792652" w:rsidRDefault="00EC6C71" w:rsidP="00C80D26">
      <w:pPr>
        <w:pStyle w:val="ADDRESS"/>
        <w:spacing w:before="120" w:line="360" w:lineRule="auto"/>
        <w:ind w:left="0" w:firstLine="0"/>
        <w:jc w:val="both"/>
        <w:rPr>
          <w:rFonts w:ascii="Times New Roman" w:hAnsi="Times New Roman"/>
          <w:noProof w:val="0"/>
          <w:color w:val="000000"/>
          <w:sz w:val="24"/>
          <w:szCs w:val="24"/>
          <w:lang w:val="en-US"/>
        </w:rPr>
      </w:pPr>
    </w:p>
    <w:p w14:paraId="3AB05B20" w14:textId="77777777" w:rsidR="00FB7367" w:rsidRPr="00792652" w:rsidRDefault="00FB7367" w:rsidP="00FB7367">
      <w:pPr>
        <w:pStyle w:val="3"/>
        <w:spacing w:line="480" w:lineRule="auto"/>
        <w:ind w:rightChars="-158" w:right="-316" w:firstLine="0"/>
        <w:jc w:val="center"/>
        <w:rPr>
          <w:b w:val="0"/>
          <w:bCs w:val="0"/>
        </w:rPr>
      </w:pPr>
    </w:p>
    <w:p w14:paraId="1AA4BE35" w14:textId="77777777" w:rsidR="00FB7367" w:rsidRPr="00792652" w:rsidRDefault="00FB7367" w:rsidP="00FB7367">
      <w:pPr>
        <w:pStyle w:val="3"/>
        <w:spacing w:line="480" w:lineRule="auto"/>
        <w:ind w:rightChars="-158" w:right="-316" w:firstLine="0"/>
        <w:jc w:val="center"/>
        <w:rPr>
          <w:b w:val="0"/>
          <w:bCs w:val="0"/>
        </w:rPr>
      </w:pPr>
    </w:p>
    <w:p w14:paraId="3D21BA17" w14:textId="77777777" w:rsidR="00FB7367" w:rsidRPr="00792652" w:rsidRDefault="00FB7367" w:rsidP="00FB7367">
      <w:pPr>
        <w:pStyle w:val="3"/>
        <w:spacing w:line="480" w:lineRule="auto"/>
        <w:ind w:rightChars="-158" w:right="-316" w:firstLine="0"/>
        <w:jc w:val="center"/>
        <w:rPr>
          <w:b w:val="0"/>
          <w:bCs w:val="0"/>
        </w:rPr>
      </w:pPr>
    </w:p>
    <w:p w14:paraId="51ECDF18" w14:textId="77777777" w:rsidR="00FB7367" w:rsidRPr="00792652" w:rsidRDefault="00FB7367" w:rsidP="00FB7367">
      <w:pPr>
        <w:pStyle w:val="3"/>
        <w:spacing w:line="480" w:lineRule="auto"/>
        <w:ind w:rightChars="-158" w:right="-316" w:firstLine="0"/>
        <w:jc w:val="center"/>
        <w:rPr>
          <w:b w:val="0"/>
          <w:bCs w:val="0"/>
        </w:rPr>
      </w:pPr>
    </w:p>
    <w:p w14:paraId="0737744A" w14:textId="77777777" w:rsidR="00FB7367" w:rsidRPr="00792652" w:rsidRDefault="00FB7367" w:rsidP="00FB7367">
      <w:pPr>
        <w:pStyle w:val="3"/>
        <w:spacing w:line="480" w:lineRule="auto"/>
        <w:ind w:rightChars="-158" w:right="-316" w:firstLine="0"/>
        <w:jc w:val="center"/>
        <w:rPr>
          <w:b w:val="0"/>
          <w:bCs w:val="0"/>
        </w:rPr>
      </w:pPr>
    </w:p>
    <w:p w14:paraId="7574E2D1" w14:textId="77777777" w:rsidR="00FB7367" w:rsidRPr="00792652" w:rsidRDefault="00FB7367" w:rsidP="00FB7367">
      <w:pPr>
        <w:pStyle w:val="3"/>
        <w:spacing w:line="480" w:lineRule="auto"/>
        <w:ind w:rightChars="-158" w:right="-316" w:firstLine="0"/>
        <w:jc w:val="center"/>
        <w:rPr>
          <w:b w:val="0"/>
          <w:bCs w:val="0"/>
        </w:rPr>
      </w:pPr>
    </w:p>
    <w:p w14:paraId="420A31EC" w14:textId="77777777" w:rsidR="00451946" w:rsidRDefault="00F31490" w:rsidP="008A6312">
      <w:pPr>
        <w:widowControl/>
        <w:wordWrap/>
        <w:autoSpaceDE/>
        <w:autoSpaceDN/>
        <w:rPr>
          <w:rFonts w:ascii="Times New Roman" w:hAnsi="Times New Roman" w:cs="Times New Roman"/>
          <w:bCs/>
          <w:sz w:val="24"/>
          <w:szCs w:val="24"/>
        </w:rPr>
      </w:pPr>
      <w:r>
        <w:rPr>
          <w:rFonts w:ascii="Times New Roman" w:hAnsi="Times New Roman"/>
          <w:sz w:val="24"/>
          <w:szCs w:val="24"/>
          <w:vertAlign w:val="superscript"/>
        </w:rPr>
        <w:t>†</w:t>
      </w:r>
      <w:r w:rsidR="00FB7367" w:rsidRPr="00792652">
        <w:rPr>
          <w:rFonts w:ascii="Times New Roman" w:hAnsi="Times New Roman" w:cs="Times New Roman"/>
          <w:i/>
          <w:sz w:val="24"/>
          <w:szCs w:val="24"/>
        </w:rPr>
        <w:t>Correspond</w:t>
      </w:r>
      <w:r w:rsidR="00F81821" w:rsidRPr="00792652">
        <w:rPr>
          <w:rFonts w:ascii="Times New Roman" w:hAnsi="Times New Roman" w:cs="Times New Roman"/>
          <w:i/>
          <w:sz w:val="24"/>
          <w:szCs w:val="24"/>
        </w:rPr>
        <w:t>ence to:</w:t>
      </w:r>
      <w:r w:rsidR="00FB7367" w:rsidRPr="00792652">
        <w:rPr>
          <w:rFonts w:ascii="Times New Roman" w:hAnsi="Times New Roman" w:cs="Times New Roman"/>
          <w:sz w:val="24"/>
          <w:szCs w:val="24"/>
        </w:rPr>
        <w:t xml:space="preserve"> Jinkyu Hong, Ecosystem-Atmosphere Process Laboratory, Department of Atmospheric Sciences, Yonsei University, Yonsei-</w:t>
      </w:r>
      <w:r w:rsidR="00FB7367" w:rsidRPr="00EA02BD">
        <w:rPr>
          <w:rFonts w:ascii="Times New Roman" w:hAnsi="Times New Roman" w:cs="Times New Roman"/>
          <w:noProof/>
          <w:sz w:val="24"/>
          <w:szCs w:val="24"/>
        </w:rPr>
        <w:t>ro</w:t>
      </w:r>
      <w:r w:rsidR="00FB7367" w:rsidRPr="00792652">
        <w:rPr>
          <w:rFonts w:ascii="Times New Roman" w:hAnsi="Times New Roman" w:cs="Times New Roman"/>
          <w:sz w:val="24"/>
          <w:szCs w:val="24"/>
        </w:rPr>
        <w:t xml:space="preserve"> 50, Seodaemun-gu, Seoul 03722, </w:t>
      </w:r>
      <w:r w:rsidR="000C6229">
        <w:rPr>
          <w:rFonts w:ascii="Times New Roman" w:hAnsi="Times New Roman" w:cs="Times New Roman"/>
          <w:sz w:val="24"/>
          <w:szCs w:val="24"/>
        </w:rPr>
        <w:t xml:space="preserve">South </w:t>
      </w:r>
      <w:r w:rsidR="00FB7367" w:rsidRPr="00792652">
        <w:rPr>
          <w:rFonts w:ascii="Times New Roman" w:hAnsi="Times New Roman" w:cs="Times New Roman"/>
          <w:sz w:val="24"/>
          <w:szCs w:val="24"/>
        </w:rPr>
        <w:t>Korea</w:t>
      </w:r>
      <w:r w:rsidR="00F81821" w:rsidRPr="00792652">
        <w:rPr>
          <w:sz w:val="24"/>
          <w:szCs w:val="24"/>
        </w:rPr>
        <w:t xml:space="preserve"> </w:t>
      </w:r>
      <w:r w:rsidR="00F81821" w:rsidRPr="00792652">
        <w:rPr>
          <w:rFonts w:ascii="Times New Roman" w:hAnsi="Times New Roman" w:cs="Times New Roman"/>
          <w:sz w:val="24"/>
          <w:szCs w:val="24"/>
        </w:rPr>
        <w:t xml:space="preserve">(E-mail: </w:t>
      </w:r>
      <w:r w:rsidR="00F81821" w:rsidRPr="00792652">
        <w:rPr>
          <w:rFonts w:ascii="Times New Roman" w:hAnsi="Times New Roman" w:cs="Times New Roman"/>
          <w:bCs/>
          <w:sz w:val="24"/>
          <w:szCs w:val="24"/>
        </w:rPr>
        <w:t>jhong@yonsei.ac</w:t>
      </w:r>
      <w:r w:rsidR="006147BC">
        <w:rPr>
          <w:rFonts w:ascii="Times New Roman" w:hAnsi="Times New Roman" w:cs="Times New Roman"/>
          <w:bCs/>
          <w:sz w:val="24"/>
          <w:szCs w:val="24"/>
        </w:rPr>
        <w:t>.kr)</w:t>
      </w:r>
    </w:p>
    <w:p w14:paraId="1243757C" w14:textId="77777777" w:rsidR="00451946" w:rsidRDefault="00451946">
      <w:pPr>
        <w:widowControl/>
        <w:wordWrap/>
        <w:autoSpaceDE/>
        <w:autoSpaceDN/>
        <w:rPr>
          <w:rFonts w:ascii="Times New Roman" w:hAnsi="Times New Roman" w:cs="Times New Roman"/>
          <w:bCs/>
          <w:sz w:val="24"/>
          <w:szCs w:val="24"/>
        </w:rPr>
      </w:pPr>
      <w:r>
        <w:rPr>
          <w:rFonts w:ascii="Times New Roman" w:hAnsi="Times New Roman" w:cs="Times New Roman"/>
          <w:bCs/>
          <w:sz w:val="24"/>
          <w:szCs w:val="24"/>
        </w:rPr>
        <w:br w:type="page"/>
      </w:r>
    </w:p>
    <w:p w14:paraId="32387FFA" w14:textId="2867E1AC" w:rsidR="00F32CC1" w:rsidRPr="00792652" w:rsidRDefault="00FB7367" w:rsidP="003E568C">
      <w:pPr>
        <w:widowControl/>
        <w:wordWrap/>
        <w:autoSpaceDE/>
        <w:autoSpaceDN/>
        <w:outlineLvl w:val="1"/>
        <w:rPr>
          <w:rFonts w:ascii="Times New Roman" w:hAnsi="Times New Roman" w:cs="Times New Roman"/>
          <w:sz w:val="24"/>
          <w:szCs w:val="24"/>
        </w:rPr>
      </w:pPr>
      <w:r w:rsidRPr="00792652">
        <w:rPr>
          <w:rFonts w:ascii="Times New Roman" w:hAnsi="Times New Roman" w:cs="Times New Roman"/>
          <w:b/>
          <w:sz w:val="24"/>
          <w:szCs w:val="24"/>
        </w:rPr>
        <w:lastRenderedPageBreak/>
        <w:t>A</w:t>
      </w:r>
      <w:r w:rsidR="007624FA" w:rsidRPr="00792652">
        <w:rPr>
          <w:rFonts w:ascii="Times New Roman" w:hAnsi="Times New Roman" w:cs="Times New Roman"/>
          <w:b/>
          <w:sz w:val="24"/>
          <w:szCs w:val="24"/>
        </w:rPr>
        <w:t>bstract</w:t>
      </w:r>
    </w:p>
    <w:p w14:paraId="0B569665" w14:textId="478684C3" w:rsidR="00162D6D" w:rsidRDefault="00DE2E64" w:rsidP="003E568C">
      <w:pPr>
        <w:widowControl/>
        <w:wordWrap/>
        <w:autoSpaceDE/>
        <w:autoSpaceDN/>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3865EB">
        <w:rPr>
          <w:rFonts w:ascii="Times New Roman" w:hAnsi="Times New Roman" w:cs="Times New Roman"/>
          <w:sz w:val="24"/>
          <w:szCs w:val="24"/>
        </w:rPr>
        <w:t xml:space="preserve">dilution effect caused by the evolution of the boundary layer has a strong influence on the air quality of </w:t>
      </w:r>
      <w:r w:rsidR="003865EB" w:rsidRPr="007E6FD1">
        <w:rPr>
          <w:rFonts w:ascii="Times New Roman" w:hAnsi="Times New Roman" w:cs="Times New Roman"/>
          <w:noProof/>
          <w:sz w:val="24"/>
          <w:szCs w:val="24"/>
        </w:rPr>
        <w:t>any</w:t>
      </w:r>
      <w:r w:rsidR="003865EB">
        <w:rPr>
          <w:rFonts w:ascii="Times New Roman" w:hAnsi="Times New Roman" w:cs="Times New Roman"/>
          <w:sz w:val="24"/>
          <w:szCs w:val="24"/>
        </w:rPr>
        <w:t xml:space="preserve"> urban area. Accurate and continu</w:t>
      </w:r>
      <w:r w:rsidR="00BD3B58">
        <w:rPr>
          <w:rFonts w:ascii="Times New Roman" w:hAnsi="Times New Roman" w:cs="Times New Roman"/>
          <w:sz w:val="24"/>
          <w:szCs w:val="24"/>
        </w:rPr>
        <w:t>ou</w:t>
      </w:r>
      <w:r w:rsidR="003865EB">
        <w:rPr>
          <w:rFonts w:ascii="Times New Roman" w:hAnsi="Times New Roman" w:cs="Times New Roman"/>
          <w:sz w:val="24"/>
          <w:szCs w:val="24"/>
        </w:rPr>
        <w:t>s measurements of the boundary layer height</w:t>
      </w:r>
      <w:r w:rsidR="00966912">
        <w:rPr>
          <w:rFonts w:ascii="Times New Roman" w:hAnsi="Times New Roman" w:cs="Times New Roman"/>
          <w:sz w:val="24"/>
          <w:szCs w:val="24"/>
        </w:rPr>
        <w:t xml:space="preserve"> over urban</w:t>
      </w:r>
      <w:r w:rsidR="008E2A53">
        <w:rPr>
          <w:rFonts w:ascii="Times New Roman" w:hAnsi="Times New Roman" w:cs="Times New Roman"/>
          <w:sz w:val="24"/>
          <w:szCs w:val="24"/>
        </w:rPr>
        <w:t xml:space="preserve"> area</w:t>
      </w:r>
      <w:r w:rsidR="003865EB">
        <w:rPr>
          <w:rFonts w:ascii="Times New Roman" w:hAnsi="Times New Roman" w:cs="Times New Roman"/>
          <w:sz w:val="24"/>
          <w:szCs w:val="24"/>
        </w:rPr>
        <w:t xml:space="preserve"> (</w:t>
      </w:r>
      <w:r w:rsidR="00D747BA">
        <w:rPr>
          <w:rFonts w:ascii="Times New Roman" w:hAnsi="Times New Roman" w:cs="Times New Roman"/>
          <w:sz w:val="24"/>
          <w:szCs w:val="24"/>
        </w:rPr>
        <w:t>UBL</w:t>
      </w:r>
      <w:r w:rsidR="003865EB">
        <w:rPr>
          <w:rFonts w:ascii="Times New Roman" w:hAnsi="Times New Roman" w:cs="Times New Roman"/>
          <w:sz w:val="24"/>
          <w:szCs w:val="24"/>
        </w:rPr>
        <w:t xml:space="preserve">) </w:t>
      </w:r>
      <w:r w:rsidR="003865EB" w:rsidRPr="007E6FD1">
        <w:rPr>
          <w:rFonts w:ascii="Times New Roman" w:hAnsi="Times New Roman" w:cs="Times New Roman"/>
          <w:noProof/>
          <w:sz w:val="24"/>
          <w:szCs w:val="24"/>
        </w:rPr>
        <w:t>are therefore needed</w:t>
      </w:r>
      <w:r w:rsidR="003865EB">
        <w:rPr>
          <w:rFonts w:ascii="Times New Roman" w:hAnsi="Times New Roman" w:cs="Times New Roman"/>
          <w:sz w:val="24"/>
          <w:szCs w:val="24"/>
        </w:rPr>
        <w:t xml:space="preserve"> for a complete air quality assessment. </w:t>
      </w:r>
      <w:r w:rsidR="00C46EF7">
        <w:rPr>
          <w:rFonts w:ascii="Times New Roman" w:hAnsi="Times New Roman" w:cs="Times New Roman"/>
          <w:sz w:val="24"/>
          <w:szCs w:val="24"/>
        </w:rPr>
        <w:t>C</w:t>
      </w:r>
      <w:r w:rsidR="003865EB">
        <w:rPr>
          <w:rFonts w:ascii="Times New Roman" w:hAnsi="Times New Roman" w:cs="Times New Roman"/>
          <w:sz w:val="24"/>
          <w:szCs w:val="24"/>
        </w:rPr>
        <w:t>ommercial ceilometer</w:t>
      </w:r>
      <w:r w:rsidR="008F52AC">
        <w:rPr>
          <w:rFonts w:ascii="Times New Roman" w:hAnsi="Times New Roman" w:cs="Times New Roman"/>
          <w:sz w:val="24"/>
          <w:szCs w:val="24"/>
        </w:rPr>
        <w:t>s</w:t>
      </w:r>
      <w:r w:rsidR="003865EB">
        <w:rPr>
          <w:rFonts w:ascii="Times New Roman" w:hAnsi="Times New Roman" w:cs="Times New Roman"/>
          <w:sz w:val="24"/>
          <w:szCs w:val="24"/>
        </w:rPr>
        <w:t xml:space="preserve"> </w:t>
      </w:r>
      <w:r w:rsidR="008F52AC">
        <w:rPr>
          <w:rFonts w:ascii="Times New Roman" w:hAnsi="Times New Roman" w:cs="Times New Roman"/>
          <w:sz w:val="24"/>
          <w:szCs w:val="24"/>
        </w:rPr>
        <w:t xml:space="preserve">in combination with </w:t>
      </w:r>
      <w:r w:rsidR="00BD3B58">
        <w:rPr>
          <w:rFonts w:ascii="Times New Roman" w:hAnsi="Times New Roman" w:cs="Times New Roman"/>
          <w:sz w:val="24"/>
          <w:szCs w:val="24"/>
        </w:rPr>
        <w:t xml:space="preserve">a </w:t>
      </w:r>
      <w:r w:rsidR="008F52AC">
        <w:rPr>
          <w:rFonts w:ascii="Times New Roman" w:hAnsi="Times New Roman" w:cs="Times New Roman"/>
          <w:sz w:val="24"/>
          <w:szCs w:val="24"/>
        </w:rPr>
        <w:t xml:space="preserve">reliable and </w:t>
      </w:r>
      <w:r w:rsidR="008F52AC" w:rsidRPr="007E6FD1">
        <w:rPr>
          <w:rFonts w:ascii="Times New Roman" w:hAnsi="Times New Roman" w:cs="Times New Roman"/>
          <w:noProof/>
          <w:sz w:val="24"/>
          <w:szCs w:val="24"/>
        </w:rPr>
        <w:t>simple</w:t>
      </w:r>
      <w:r w:rsidR="008F52AC">
        <w:rPr>
          <w:rFonts w:ascii="Times New Roman" w:hAnsi="Times New Roman" w:cs="Times New Roman"/>
          <w:sz w:val="24"/>
          <w:szCs w:val="24"/>
        </w:rPr>
        <w:t xml:space="preserve"> methodology to measure </w:t>
      </w:r>
      <w:ins w:id="0" w:author="만든 이" w:date="2018-11-29T08:40:00Z">
        <w:r w:rsidR="00552A64">
          <w:rPr>
            <w:rFonts w:ascii="Times New Roman" w:hAnsi="Times New Roman" w:cs="Times New Roman"/>
            <w:sz w:val="24"/>
            <w:szCs w:val="24"/>
          </w:rPr>
          <w:t xml:space="preserve">attenuated </w:t>
        </w:r>
      </w:ins>
      <w:r w:rsidR="008F52AC">
        <w:rPr>
          <w:rFonts w:ascii="Times New Roman" w:hAnsi="Times New Roman" w:cs="Times New Roman"/>
          <w:sz w:val="24"/>
          <w:szCs w:val="24"/>
        </w:rPr>
        <w:t>aerosol backscatter profiles and retrieve the</w:t>
      </w:r>
      <w:r w:rsidR="00D747BA">
        <w:rPr>
          <w:rFonts w:ascii="Times New Roman" w:hAnsi="Times New Roman" w:cs="Times New Roman"/>
          <w:sz w:val="24"/>
          <w:szCs w:val="24"/>
        </w:rPr>
        <w:t xml:space="preserve"> mixed layer height</w:t>
      </w:r>
      <w:r w:rsidR="008F52AC">
        <w:rPr>
          <w:rFonts w:ascii="Times New Roman" w:hAnsi="Times New Roman" w:cs="Times New Roman"/>
          <w:sz w:val="24"/>
          <w:szCs w:val="24"/>
        </w:rPr>
        <w:t xml:space="preserve"> </w:t>
      </w:r>
      <w:r w:rsidR="00D747BA">
        <w:rPr>
          <w:rFonts w:ascii="Times New Roman" w:hAnsi="Times New Roman" w:cs="Times New Roman"/>
          <w:sz w:val="24"/>
          <w:szCs w:val="24"/>
        </w:rPr>
        <w:t>(</w:t>
      </w:r>
      <w:r w:rsidR="00966912" w:rsidRPr="003F01CF">
        <w:rPr>
          <w:rFonts w:ascii="Times New Roman" w:hAnsi="Times New Roman" w:cs="Times New Roman"/>
          <w:i/>
          <w:sz w:val="24"/>
          <w:szCs w:val="24"/>
        </w:rPr>
        <w:t>Z</w:t>
      </w:r>
      <w:r w:rsidR="00966912">
        <w:rPr>
          <w:rFonts w:ascii="Times New Roman" w:hAnsi="Times New Roman" w:cs="Times New Roman"/>
          <w:sz w:val="24"/>
          <w:szCs w:val="24"/>
          <w:vertAlign w:val="subscript"/>
        </w:rPr>
        <w:t>M</w:t>
      </w:r>
      <w:r w:rsidR="00966912" w:rsidRPr="0000493B">
        <w:rPr>
          <w:rFonts w:ascii="Times New Roman" w:hAnsi="Times New Roman" w:cs="Times New Roman"/>
          <w:sz w:val="24"/>
          <w:szCs w:val="24"/>
          <w:vertAlign w:val="subscript"/>
        </w:rPr>
        <w:t>L</w:t>
      </w:r>
      <w:r w:rsidR="00D747BA">
        <w:rPr>
          <w:rFonts w:ascii="Times New Roman" w:hAnsi="Times New Roman" w:cs="Times New Roman"/>
          <w:sz w:val="24"/>
          <w:szCs w:val="24"/>
        </w:rPr>
        <w:t xml:space="preserve">) </w:t>
      </w:r>
      <w:r w:rsidR="008F52AC">
        <w:rPr>
          <w:rFonts w:ascii="Times New Roman" w:hAnsi="Times New Roman" w:cs="Times New Roman"/>
          <w:sz w:val="24"/>
          <w:szCs w:val="24"/>
        </w:rPr>
        <w:t>represent a mean</w:t>
      </w:r>
      <w:r w:rsidR="00BD3B58">
        <w:rPr>
          <w:rFonts w:ascii="Times New Roman" w:hAnsi="Times New Roman" w:cs="Times New Roman"/>
          <w:sz w:val="24"/>
          <w:szCs w:val="24"/>
        </w:rPr>
        <w:t>s</w:t>
      </w:r>
      <w:r w:rsidR="008F52AC">
        <w:rPr>
          <w:rFonts w:ascii="Times New Roman" w:hAnsi="Times New Roman" w:cs="Times New Roman"/>
          <w:sz w:val="24"/>
          <w:szCs w:val="24"/>
        </w:rPr>
        <w:t xml:space="preserve"> to obtain information on the vertical mixing and atmospher</w:t>
      </w:r>
      <w:r w:rsidR="00BD3B58">
        <w:rPr>
          <w:rFonts w:ascii="Times New Roman" w:hAnsi="Times New Roman" w:cs="Times New Roman"/>
          <w:sz w:val="24"/>
          <w:szCs w:val="24"/>
        </w:rPr>
        <w:t>ic</w:t>
      </w:r>
      <w:r w:rsidR="008F52AC">
        <w:rPr>
          <w:rFonts w:ascii="Times New Roman" w:hAnsi="Times New Roman" w:cs="Times New Roman"/>
          <w:sz w:val="24"/>
          <w:szCs w:val="24"/>
        </w:rPr>
        <w:t xml:space="preserve"> structure above cities. Here, we </w:t>
      </w:r>
      <w:r w:rsidR="00C04CD9">
        <w:rPr>
          <w:rFonts w:ascii="Times New Roman" w:hAnsi="Times New Roman" w:cs="Times New Roman"/>
          <w:sz w:val="24"/>
          <w:szCs w:val="24"/>
        </w:rPr>
        <w:t xml:space="preserve">evaluate </w:t>
      </w:r>
      <w:r w:rsidR="00C04CD9" w:rsidRPr="00792652">
        <w:rPr>
          <w:rFonts w:ascii="Times New Roman" w:hAnsi="Times New Roman" w:cs="Times New Roman"/>
          <w:sz w:val="24"/>
          <w:szCs w:val="24"/>
        </w:rPr>
        <w:t xml:space="preserve">various retrieval </w:t>
      </w:r>
      <w:r w:rsidR="00C04CD9">
        <w:rPr>
          <w:rFonts w:ascii="Times New Roman" w:hAnsi="Times New Roman" w:cs="Times New Roman"/>
          <w:sz w:val="24"/>
          <w:szCs w:val="24"/>
        </w:rPr>
        <w:t xml:space="preserve">algorithms based on the gradient method </w:t>
      </w:r>
      <w:r w:rsidR="00C04CD9" w:rsidRPr="00792652">
        <w:rPr>
          <w:rFonts w:ascii="Times New Roman" w:hAnsi="Times New Roman" w:cs="Times New Roman"/>
          <w:sz w:val="24"/>
          <w:szCs w:val="24"/>
        </w:rPr>
        <w:t>against high temporal resolution radiosonde observations</w:t>
      </w:r>
      <w:r w:rsidR="00C04CD9">
        <w:rPr>
          <w:rFonts w:ascii="Times New Roman" w:hAnsi="Times New Roman" w:cs="Times New Roman"/>
          <w:sz w:val="24"/>
          <w:szCs w:val="24"/>
        </w:rPr>
        <w:t xml:space="preserve">. Based on the results, </w:t>
      </w:r>
      <w:r w:rsidR="00C04CD9" w:rsidRPr="00792652">
        <w:rPr>
          <w:rFonts w:ascii="Times New Roman" w:hAnsi="Times New Roman" w:cs="Times New Roman"/>
          <w:sz w:val="24"/>
          <w:szCs w:val="24"/>
        </w:rPr>
        <w:t>we propose a new</w:t>
      </w:r>
      <w:r w:rsidR="007C5389">
        <w:rPr>
          <w:rFonts w:ascii="Times New Roman" w:hAnsi="Times New Roman" w:cs="Times New Roman"/>
          <w:sz w:val="24"/>
          <w:szCs w:val="24"/>
        </w:rPr>
        <w:t xml:space="preserve"> simple</w:t>
      </w:r>
      <w:r w:rsidR="00C04CD9" w:rsidRPr="00792652">
        <w:rPr>
          <w:rFonts w:ascii="Times New Roman" w:hAnsi="Times New Roman" w:cs="Times New Roman"/>
          <w:sz w:val="24"/>
          <w:szCs w:val="24"/>
        </w:rPr>
        <w:t xml:space="preserve"> algorithm by optimizing </w:t>
      </w:r>
      <w:r w:rsidR="00C04CD9">
        <w:rPr>
          <w:rFonts w:ascii="Times New Roman" w:hAnsi="Times New Roman" w:cs="Times New Roman"/>
          <w:sz w:val="24"/>
          <w:szCs w:val="24"/>
        </w:rPr>
        <w:t xml:space="preserve">the vertical and </w:t>
      </w:r>
      <w:r w:rsidR="00C04CD9" w:rsidRPr="00792652">
        <w:rPr>
          <w:rFonts w:ascii="Times New Roman" w:hAnsi="Times New Roman" w:cs="Times New Roman"/>
          <w:sz w:val="24"/>
          <w:szCs w:val="24"/>
        </w:rPr>
        <w:t>temporal moving averages</w:t>
      </w:r>
      <w:r w:rsidR="00C04CD9">
        <w:rPr>
          <w:rFonts w:ascii="Times New Roman" w:hAnsi="Times New Roman" w:cs="Times New Roman"/>
          <w:sz w:val="24"/>
          <w:szCs w:val="24"/>
        </w:rPr>
        <w:t xml:space="preserve">, and first and </w:t>
      </w:r>
      <w:r w:rsidR="00C04CD9" w:rsidRPr="00792652">
        <w:rPr>
          <w:rFonts w:ascii="Times New Roman" w:hAnsi="Times New Roman" w:cs="Times New Roman"/>
          <w:sz w:val="24"/>
          <w:szCs w:val="24"/>
        </w:rPr>
        <w:t>second derivatives</w:t>
      </w:r>
      <w:r w:rsidR="00C04CD9">
        <w:rPr>
          <w:rFonts w:ascii="Times New Roman" w:hAnsi="Times New Roman" w:cs="Times New Roman"/>
          <w:sz w:val="24"/>
          <w:szCs w:val="24"/>
        </w:rPr>
        <w:t xml:space="preserve"> of such method, including a correction of </w:t>
      </w:r>
      <w:r w:rsidR="00C04CD9" w:rsidRPr="00792652">
        <w:rPr>
          <w:rFonts w:ascii="Times New Roman" w:hAnsi="Times New Roman" w:cs="Times New Roman"/>
          <w:sz w:val="24"/>
          <w:szCs w:val="24"/>
        </w:rPr>
        <w:t xml:space="preserve">background noise </w:t>
      </w:r>
      <w:r w:rsidR="00C04CD9">
        <w:rPr>
          <w:rFonts w:ascii="Times New Roman" w:hAnsi="Times New Roman" w:cs="Times New Roman"/>
          <w:sz w:val="24"/>
          <w:szCs w:val="24"/>
        </w:rPr>
        <w:t xml:space="preserve">and </w:t>
      </w:r>
      <w:r w:rsidR="00C04CD9" w:rsidRPr="00792652">
        <w:rPr>
          <w:rFonts w:ascii="Times New Roman" w:hAnsi="Times New Roman" w:cs="Times New Roman"/>
          <w:sz w:val="24"/>
          <w:szCs w:val="24"/>
        </w:rPr>
        <w:t>using the minimum number of parameters</w:t>
      </w:r>
      <w:r w:rsidR="009E2F64">
        <w:rPr>
          <w:rFonts w:ascii="Times New Roman" w:hAnsi="Times New Roman" w:cs="Times New Roman"/>
          <w:sz w:val="24"/>
          <w:szCs w:val="24"/>
        </w:rPr>
        <w:t xml:space="preserve"> that need to be </w:t>
      </w:r>
      <w:r w:rsidR="00B76460">
        <w:rPr>
          <w:rFonts w:ascii="Times New Roman" w:hAnsi="Times New Roman" w:cs="Times New Roman"/>
          <w:sz w:val="24"/>
          <w:szCs w:val="24"/>
        </w:rPr>
        <w:t xml:space="preserve">locally </w:t>
      </w:r>
      <w:r w:rsidR="009E2F64">
        <w:rPr>
          <w:rFonts w:ascii="Times New Roman" w:hAnsi="Times New Roman" w:cs="Times New Roman"/>
          <w:sz w:val="24"/>
          <w:szCs w:val="24"/>
        </w:rPr>
        <w:t>adjusted</w:t>
      </w:r>
      <w:r w:rsidR="00B76460">
        <w:rPr>
          <w:rFonts w:ascii="Times New Roman" w:hAnsi="Times New Roman" w:cs="Times New Roman"/>
          <w:sz w:val="24"/>
          <w:szCs w:val="24"/>
        </w:rPr>
        <w:t xml:space="preserve"> to the landscape, climatology, </w:t>
      </w:r>
      <w:r w:rsidR="001709A6">
        <w:rPr>
          <w:rFonts w:ascii="Times New Roman" w:hAnsi="Times New Roman" w:cs="Times New Roman"/>
          <w:sz w:val="24"/>
          <w:szCs w:val="24"/>
        </w:rPr>
        <w:t>boundary</w:t>
      </w:r>
      <w:r w:rsidR="00BD3B58">
        <w:rPr>
          <w:rFonts w:ascii="Times New Roman" w:hAnsi="Times New Roman" w:cs="Times New Roman"/>
          <w:sz w:val="24"/>
          <w:szCs w:val="24"/>
        </w:rPr>
        <w:t>-</w:t>
      </w:r>
      <w:r w:rsidR="001709A6">
        <w:rPr>
          <w:rFonts w:ascii="Times New Roman" w:hAnsi="Times New Roman" w:cs="Times New Roman"/>
          <w:sz w:val="24"/>
          <w:szCs w:val="24"/>
        </w:rPr>
        <w:t>layer properties</w:t>
      </w:r>
      <w:r w:rsidR="002C2F11">
        <w:rPr>
          <w:rFonts w:ascii="Times New Roman" w:hAnsi="Times New Roman" w:cs="Times New Roman"/>
          <w:sz w:val="24"/>
          <w:szCs w:val="24"/>
        </w:rPr>
        <w:t xml:space="preserve">, </w:t>
      </w:r>
      <w:r w:rsidR="00B76460">
        <w:rPr>
          <w:rFonts w:ascii="Times New Roman" w:hAnsi="Times New Roman" w:cs="Times New Roman"/>
          <w:sz w:val="24"/>
          <w:szCs w:val="24"/>
        </w:rPr>
        <w:t xml:space="preserve">and </w:t>
      </w:r>
      <w:r w:rsidR="00BD3B58">
        <w:rPr>
          <w:rFonts w:ascii="Times New Roman" w:hAnsi="Times New Roman" w:cs="Times New Roman"/>
          <w:sz w:val="24"/>
          <w:szCs w:val="24"/>
        </w:rPr>
        <w:t xml:space="preserve">the </w:t>
      </w:r>
      <w:r w:rsidR="00B76460">
        <w:rPr>
          <w:rFonts w:ascii="Times New Roman" w:hAnsi="Times New Roman" w:cs="Times New Roman"/>
          <w:sz w:val="24"/>
          <w:szCs w:val="24"/>
        </w:rPr>
        <w:t>instrument itself.</w:t>
      </w:r>
      <w:r w:rsidR="00251C34">
        <w:rPr>
          <w:rFonts w:ascii="Times New Roman" w:hAnsi="Times New Roman" w:cs="Times New Roman"/>
          <w:sz w:val="24"/>
          <w:szCs w:val="24"/>
        </w:rPr>
        <w:t xml:space="preserve"> </w:t>
      </w:r>
      <w:r w:rsidR="008A6312">
        <w:rPr>
          <w:rFonts w:ascii="Times New Roman" w:hAnsi="Times New Roman" w:cs="Times New Roman"/>
          <w:sz w:val="24"/>
          <w:szCs w:val="24"/>
        </w:rPr>
        <w:t>The</w:t>
      </w:r>
      <w:r w:rsidR="00162D6D">
        <w:rPr>
          <w:rFonts w:ascii="Times New Roman" w:hAnsi="Times New Roman" w:cs="Times New Roman"/>
          <w:sz w:val="24"/>
          <w:szCs w:val="24"/>
        </w:rPr>
        <w:t xml:space="preserve"> proposed</w:t>
      </w:r>
      <w:r w:rsidR="008A6312">
        <w:rPr>
          <w:rFonts w:ascii="Times New Roman" w:hAnsi="Times New Roman" w:cs="Times New Roman"/>
          <w:sz w:val="24"/>
          <w:szCs w:val="24"/>
        </w:rPr>
        <w:t xml:space="preserve"> </w:t>
      </w:r>
      <w:r w:rsidR="00B76460">
        <w:rPr>
          <w:rFonts w:ascii="Times New Roman" w:hAnsi="Times New Roman" w:cs="Times New Roman"/>
          <w:sz w:val="24"/>
          <w:szCs w:val="24"/>
        </w:rPr>
        <w:t>algorithm</w:t>
      </w:r>
      <w:r w:rsidR="008A6312">
        <w:rPr>
          <w:rFonts w:ascii="Times New Roman" w:hAnsi="Times New Roman" w:cs="Times New Roman"/>
          <w:sz w:val="24"/>
          <w:szCs w:val="24"/>
        </w:rPr>
        <w:t xml:space="preserve"> was tuned up for Seoul, Korea</w:t>
      </w:r>
      <w:r w:rsidR="00BD3B58">
        <w:rPr>
          <w:rFonts w:ascii="Times New Roman" w:hAnsi="Times New Roman" w:cs="Times New Roman"/>
          <w:sz w:val="24"/>
          <w:szCs w:val="24"/>
        </w:rPr>
        <w:t>,</w:t>
      </w:r>
      <w:r w:rsidR="008A6312">
        <w:rPr>
          <w:rFonts w:ascii="Times New Roman" w:hAnsi="Times New Roman" w:cs="Times New Roman"/>
          <w:sz w:val="24"/>
          <w:szCs w:val="24"/>
        </w:rPr>
        <w:t xml:space="preserve"> and </w:t>
      </w:r>
      <w:r w:rsidR="003E568C">
        <w:rPr>
          <w:rFonts w:ascii="Times New Roman" w:hAnsi="Times New Roman" w:cs="Times New Roman"/>
          <w:sz w:val="24"/>
          <w:szCs w:val="24"/>
        </w:rPr>
        <w:t>improved</w:t>
      </w:r>
      <w:r w:rsidR="00BD3B58">
        <w:rPr>
          <w:rFonts w:ascii="Times New Roman" w:hAnsi="Times New Roman" w:cs="Times New Roman"/>
          <w:sz w:val="24"/>
          <w:szCs w:val="24"/>
        </w:rPr>
        <w:t xml:space="preserve"> </w:t>
      </w:r>
      <w:r w:rsidR="003E568C">
        <w:rPr>
          <w:rFonts w:ascii="Times New Roman" w:hAnsi="Times New Roman" w:cs="Times New Roman"/>
          <w:sz w:val="24"/>
          <w:szCs w:val="24"/>
        </w:rPr>
        <w:t xml:space="preserve">the retrieval performance of </w:t>
      </w:r>
      <w:r w:rsidR="00966912" w:rsidRPr="003F01CF">
        <w:rPr>
          <w:rFonts w:ascii="Times New Roman" w:hAnsi="Times New Roman" w:cs="Times New Roman"/>
          <w:i/>
          <w:sz w:val="24"/>
          <w:szCs w:val="24"/>
        </w:rPr>
        <w:t>Z</w:t>
      </w:r>
      <w:r w:rsidR="00966912">
        <w:rPr>
          <w:rFonts w:ascii="Times New Roman" w:hAnsi="Times New Roman" w:cs="Times New Roman"/>
          <w:sz w:val="24"/>
          <w:szCs w:val="24"/>
          <w:vertAlign w:val="subscript"/>
        </w:rPr>
        <w:t>M</w:t>
      </w:r>
      <w:r w:rsidR="00966912" w:rsidRPr="0000493B">
        <w:rPr>
          <w:rFonts w:ascii="Times New Roman" w:hAnsi="Times New Roman" w:cs="Times New Roman"/>
          <w:sz w:val="24"/>
          <w:szCs w:val="24"/>
          <w:vertAlign w:val="subscript"/>
        </w:rPr>
        <w:t>L</w:t>
      </w:r>
      <w:r w:rsidR="008E2A53">
        <w:rPr>
          <w:rFonts w:ascii="Times New Roman" w:hAnsi="Times New Roman" w:cs="Times New Roman"/>
          <w:sz w:val="24"/>
          <w:szCs w:val="24"/>
        </w:rPr>
        <w:t xml:space="preserve"> by reducing high frequency noises.</w:t>
      </w:r>
      <w:r w:rsidR="00EF5ADF">
        <w:rPr>
          <w:rFonts w:ascii="Times New Roman" w:hAnsi="Times New Roman" w:cs="Times New Roman"/>
          <w:sz w:val="24"/>
          <w:szCs w:val="24"/>
        </w:rPr>
        <w:t xml:space="preserve"> </w:t>
      </w:r>
      <w:r w:rsidR="00BD3B58">
        <w:rPr>
          <w:rFonts w:ascii="Times New Roman" w:hAnsi="Times New Roman" w:cs="Times New Roman"/>
          <w:sz w:val="24"/>
          <w:szCs w:val="24"/>
        </w:rPr>
        <w:t xml:space="preserve">The algorithm </w:t>
      </w:r>
      <w:r w:rsidR="00953590">
        <w:rPr>
          <w:rFonts w:ascii="Times New Roman" w:hAnsi="Times New Roman" w:cs="Times New Roman"/>
          <w:sz w:val="24"/>
          <w:szCs w:val="24"/>
        </w:rPr>
        <w:t>wa</w:t>
      </w:r>
      <w:r w:rsidR="00BD3B58">
        <w:rPr>
          <w:rFonts w:ascii="Times New Roman" w:hAnsi="Times New Roman" w:cs="Times New Roman"/>
          <w:sz w:val="24"/>
          <w:szCs w:val="24"/>
        </w:rPr>
        <w:t>s</w:t>
      </w:r>
      <w:r w:rsidR="003E568C">
        <w:rPr>
          <w:rFonts w:ascii="Times New Roman" w:hAnsi="Times New Roman" w:cs="Times New Roman"/>
          <w:sz w:val="24"/>
          <w:szCs w:val="24"/>
        </w:rPr>
        <w:t xml:space="preserve"> </w:t>
      </w:r>
      <w:r w:rsidR="008A6312">
        <w:rPr>
          <w:rFonts w:ascii="Times New Roman" w:hAnsi="Times New Roman" w:cs="Times New Roman"/>
          <w:sz w:val="24"/>
          <w:szCs w:val="24"/>
        </w:rPr>
        <w:t xml:space="preserve">used to investigate the relationship between the evolution of </w:t>
      </w:r>
      <w:r w:rsidR="00162D6D">
        <w:rPr>
          <w:rFonts w:ascii="Times New Roman" w:hAnsi="Times New Roman" w:cs="Times New Roman"/>
          <w:sz w:val="24"/>
          <w:szCs w:val="24"/>
        </w:rPr>
        <w:t xml:space="preserve">the </w:t>
      </w:r>
      <w:r w:rsidR="00953590">
        <w:rPr>
          <w:rFonts w:ascii="Times New Roman" w:hAnsi="Times New Roman" w:cs="Times New Roman"/>
          <w:sz w:val="24"/>
          <w:szCs w:val="24"/>
        </w:rPr>
        <w:t>daytime</w:t>
      </w:r>
      <w:r w:rsidR="008A6312">
        <w:rPr>
          <w:rFonts w:ascii="Times New Roman" w:hAnsi="Times New Roman" w:cs="Times New Roman"/>
          <w:sz w:val="24"/>
          <w:szCs w:val="24"/>
        </w:rPr>
        <w:t xml:space="preserve"> mix</w:t>
      </w:r>
      <w:r w:rsidR="00D747BA">
        <w:rPr>
          <w:rFonts w:ascii="Times New Roman" w:hAnsi="Times New Roman" w:cs="Times New Roman"/>
          <w:sz w:val="24"/>
          <w:szCs w:val="24"/>
        </w:rPr>
        <w:t xml:space="preserve">ed </w:t>
      </w:r>
      <w:r w:rsidR="008A6312">
        <w:rPr>
          <w:rFonts w:ascii="Times New Roman" w:hAnsi="Times New Roman" w:cs="Times New Roman"/>
          <w:sz w:val="24"/>
          <w:szCs w:val="24"/>
        </w:rPr>
        <w:t>layer height and air pollution</w:t>
      </w:r>
      <w:r w:rsidR="00283A2B">
        <w:rPr>
          <w:rFonts w:ascii="Times New Roman" w:hAnsi="Times New Roman" w:cs="Times New Roman"/>
          <w:sz w:val="24"/>
          <w:szCs w:val="24"/>
        </w:rPr>
        <w:t xml:space="preserve"> under a </w:t>
      </w:r>
      <w:r w:rsidR="00A65A2C">
        <w:rPr>
          <w:rFonts w:ascii="Times New Roman" w:hAnsi="Times New Roman" w:cs="Times New Roman"/>
          <w:sz w:val="24"/>
          <w:szCs w:val="24"/>
        </w:rPr>
        <w:t xml:space="preserve">two-layer mixing </w:t>
      </w:r>
      <w:ins w:id="1" w:author="만든 이" w:date="2018-11-29T12:15:00Z">
        <w:r w:rsidR="007706BC">
          <w:rPr>
            <w:rFonts w:ascii="Times New Roman" w:hAnsi="Times New Roman" w:cs="Times New Roman"/>
            <w:sz w:val="24"/>
            <w:szCs w:val="24"/>
          </w:rPr>
          <w:t xml:space="preserve">model </w:t>
        </w:r>
      </w:ins>
      <w:del w:id="2" w:author="만든 이" w:date="2018-11-29T12:14:00Z">
        <w:r w:rsidR="00283A2B" w:rsidDel="007706BC">
          <w:rPr>
            <w:rFonts w:ascii="Times New Roman" w:hAnsi="Times New Roman" w:cs="Times New Roman"/>
            <w:sz w:val="24"/>
            <w:szCs w:val="24"/>
          </w:rPr>
          <w:delText xml:space="preserve">scheme </w:delText>
        </w:r>
      </w:del>
      <w:r w:rsidR="00283A2B">
        <w:rPr>
          <w:rFonts w:ascii="Times New Roman" w:hAnsi="Times New Roman" w:cs="Times New Roman"/>
          <w:sz w:val="24"/>
          <w:szCs w:val="24"/>
        </w:rPr>
        <w:t xml:space="preserve">where changes in concentrations depend only on </w:t>
      </w:r>
      <w:r w:rsidR="00283A2B" w:rsidRPr="007E6FD1">
        <w:rPr>
          <w:rFonts w:ascii="Times New Roman" w:hAnsi="Times New Roman" w:cs="Times New Roman"/>
          <w:noProof/>
          <w:sz w:val="24"/>
          <w:szCs w:val="24"/>
        </w:rPr>
        <w:t>the UBL</w:t>
      </w:r>
      <w:r w:rsidR="00283A2B">
        <w:rPr>
          <w:rFonts w:ascii="Times New Roman" w:hAnsi="Times New Roman" w:cs="Times New Roman"/>
          <w:sz w:val="24"/>
          <w:szCs w:val="24"/>
        </w:rPr>
        <w:t xml:space="preserve"> growth</w:t>
      </w:r>
      <w:r w:rsidR="008A6312">
        <w:rPr>
          <w:rFonts w:ascii="Times New Roman" w:hAnsi="Times New Roman" w:cs="Times New Roman"/>
          <w:sz w:val="24"/>
          <w:szCs w:val="24"/>
        </w:rPr>
        <w:t xml:space="preserve">. </w:t>
      </w:r>
      <w:r w:rsidR="00162D6D">
        <w:rPr>
          <w:rFonts w:ascii="Times New Roman" w:hAnsi="Times New Roman" w:cs="Times New Roman"/>
          <w:sz w:val="24"/>
          <w:szCs w:val="24"/>
        </w:rPr>
        <w:t>Using two</w:t>
      </w:r>
      <w:r w:rsidR="00BD3B58">
        <w:rPr>
          <w:rFonts w:ascii="Times New Roman" w:hAnsi="Times New Roman" w:cs="Times New Roman"/>
          <w:sz w:val="24"/>
          <w:szCs w:val="24"/>
        </w:rPr>
        <w:t xml:space="preserve"> </w:t>
      </w:r>
      <w:r w:rsidR="00162D6D">
        <w:rPr>
          <w:rFonts w:ascii="Times New Roman" w:hAnsi="Times New Roman" w:cs="Times New Roman"/>
          <w:sz w:val="24"/>
          <w:szCs w:val="24"/>
        </w:rPr>
        <w:t>month</w:t>
      </w:r>
      <w:r w:rsidR="00BD3B58">
        <w:rPr>
          <w:rFonts w:ascii="Times New Roman" w:hAnsi="Times New Roman" w:cs="Times New Roman"/>
          <w:sz w:val="24"/>
          <w:szCs w:val="24"/>
        </w:rPr>
        <w:t>s of</w:t>
      </w:r>
      <w:r w:rsidR="00162D6D">
        <w:rPr>
          <w:rFonts w:ascii="Times New Roman" w:hAnsi="Times New Roman" w:cs="Times New Roman"/>
          <w:sz w:val="24"/>
          <w:szCs w:val="24"/>
        </w:rPr>
        <w:t xml:space="preserve"> ceilometer retrievals </w:t>
      </w:r>
      <w:r w:rsidR="00283A2B">
        <w:rPr>
          <w:rFonts w:ascii="Times New Roman" w:hAnsi="Times New Roman" w:cs="Times New Roman"/>
          <w:sz w:val="24"/>
          <w:szCs w:val="24"/>
        </w:rPr>
        <w:t xml:space="preserve">of </w:t>
      </w:r>
      <w:r w:rsidR="00966912" w:rsidRPr="003F01CF">
        <w:rPr>
          <w:rFonts w:ascii="Times New Roman" w:hAnsi="Times New Roman" w:cs="Times New Roman"/>
          <w:i/>
          <w:sz w:val="24"/>
          <w:szCs w:val="24"/>
        </w:rPr>
        <w:t>Z</w:t>
      </w:r>
      <w:r w:rsidR="00966912">
        <w:rPr>
          <w:rFonts w:ascii="Times New Roman" w:hAnsi="Times New Roman" w:cs="Times New Roman"/>
          <w:sz w:val="24"/>
          <w:szCs w:val="24"/>
          <w:vertAlign w:val="subscript"/>
        </w:rPr>
        <w:t>M</w:t>
      </w:r>
      <w:r w:rsidR="00966912" w:rsidRPr="0000493B">
        <w:rPr>
          <w:rFonts w:ascii="Times New Roman" w:hAnsi="Times New Roman" w:cs="Times New Roman"/>
          <w:sz w:val="24"/>
          <w:szCs w:val="24"/>
          <w:vertAlign w:val="subscript"/>
        </w:rPr>
        <w:t>L</w:t>
      </w:r>
      <w:r w:rsidR="00966912">
        <w:rPr>
          <w:rFonts w:ascii="Times New Roman" w:hAnsi="Times New Roman" w:cs="Times New Roman"/>
          <w:sz w:val="24"/>
          <w:szCs w:val="24"/>
        </w:rPr>
        <w:t xml:space="preserve"> </w:t>
      </w:r>
      <w:r w:rsidR="00162D6D">
        <w:rPr>
          <w:rFonts w:ascii="Times New Roman" w:hAnsi="Times New Roman" w:cs="Times New Roman"/>
          <w:sz w:val="24"/>
          <w:szCs w:val="24"/>
        </w:rPr>
        <w:t xml:space="preserve">and air quality </w:t>
      </w:r>
      <w:r w:rsidR="008A6312">
        <w:rPr>
          <w:rFonts w:ascii="Times New Roman" w:hAnsi="Times New Roman" w:cs="Times New Roman"/>
          <w:sz w:val="24"/>
          <w:szCs w:val="24"/>
        </w:rPr>
        <w:t>data</w:t>
      </w:r>
      <w:r w:rsidR="00162D6D">
        <w:rPr>
          <w:rFonts w:ascii="Times New Roman" w:hAnsi="Times New Roman" w:cs="Times New Roman"/>
          <w:sz w:val="24"/>
          <w:szCs w:val="24"/>
        </w:rPr>
        <w:t xml:space="preserve"> from</w:t>
      </w:r>
      <w:r w:rsidR="008A6312">
        <w:rPr>
          <w:rFonts w:ascii="Times New Roman" w:hAnsi="Times New Roman" w:cs="Times New Roman"/>
          <w:sz w:val="24"/>
          <w:szCs w:val="24"/>
        </w:rPr>
        <w:t xml:space="preserve"> across the city</w:t>
      </w:r>
      <w:r w:rsidR="00162D6D">
        <w:rPr>
          <w:rFonts w:ascii="Times New Roman" w:hAnsi="Times New Roman" w:cs="Times New Roman"/>
          <w:sz w:val="24"/>
          <w:szCs w:val="24"/>
        </w:rPr>
        <w:t>, we found strong negative correlations for primary emitted pollutants such as</w:t>
      </w:r>
      <w:r w:rsidR="00162D6D" w:rsidRPr="00162D6D">
        <w:rPr>
          <w:rFonts w:ascii="Times New Roman" w:hAnsi="Times New Roman" w:cs="Times New Roman"/>
          <w:sz w:val="24"/>
          <w:szCs w:val="24"/>
        </w:rPr>
        <w:t xml:space="preserve"> </w:t>
      </w:r>
      <w:ins w:id="3" w:author="만든 이" w:date="2018-11-29T08:45:00Z">
        <w:r w:rsidR="008C3BF7" w:rsidRPr="00792652">
          <w:rPr>
            <w:rFonts w:ascii="Times New Roman" w:hAnsi="Times New Roman" w:cs="Times New Roman"/>
            <w:sz w:val="24"/>
            <w:szCs w:val="24"/>
          </w:rPr>
          <w:t>NO</w:t>
        </w:r>
        <w:r w:rsidR="008C3BF7" w:rsidRPr="00792652">
          <w:rPr>
            <w:rFonts w:ascii="Times New Roman" w:hAnsi="Times New Roman" w:cs="Times New Roman"/>
            <w:sz w:val="24"/>
            <w:szCs w:val="24"/>
            <w:vertAlign w:val="subscript"/>
          </w:rPr>
          <w:t>2</w:t>
        </w:r>
      </w:ins>
      <w:del w:id="4" w:author="만든 이" w:date="2018-11-29T08:45:00Z">
        <w:r w:rsidR="00162D6D" w:rsidDel="008C3BF7">
          <w:rPr>
            <w:rFonts w:ascii="Times New Roman" w:hAnsi="Times New Roman" w:cs="Times New Roman"/>
            <w:sz w:val="24"/>
            <w:szCs w:val="24"/>
          </w:rPr>
          <w:delText>PM</w:delText>
        </w:r>
        <w:r w:rsidR="00162D6D" w:rsidRPr="00F1325D" w:rsidDel="008C3BF7">
          <w:rPr>
            <w:rFonts w:ascii="Times New Roman" w:hAnsi="Times New Roman" w:cs="Times New Roman"/>
            <w:sz w:val="24"/>
            <w:szCs w:val="24"/>
            <w:vertAlign w:val="subscript"/>
          </w:rPr>
          <w:delText>10</w:delText>
        </w:r>
      </w:del>
      <w:r w:rsidR="00162D6D" w:rsidRPr="00792652">
        <w:rPr>
          <w:rFonts w:ascii="Times New Roman" w:hAnsi="Times New Roman" w:cs="Times New Roman"/>
          <w:sz w:val="24"/>
          <w:szCs w:val="24"/>
        </w:rPr>
        <w:t>, CO, SO</w:t>
      </w:r>
      <w:r w:rsidR="00162D6D" w:rsidRPr="00792652">
        <w:rPr>
          <w:rFonts w:ascii="Times New Roman" w:hAnsi="Times New Roman" w:cs="Times New Roman"/>
          <w:sz w:val="24"/>
          <w:szCs w:val="24"/>
          <w:vertAlign w:val="subscript"/>
        </w:rPr>
        <w:t>2</w:t>
      </w:r>
      <w:r w:rsidR="00162D6D" w:rsidRPr="00792652">
        <w:rPr>
          <w:rFonts w:ascii="Times New Roman" w:hAnsi="Times New Roman" w:cs="Times New Roman"/>
          <w:sz w:val="24"/>
          <w:szCs w:val="24"/>
        </w:rPr>
        <w:t>, and</w:t>
      </w:r>
      <w:del w:id="5" w:author="만든 이" w:date="2018-11-29T08:45:00Z">
        <w:r w:rsidR="00162D6D" w:rsidRPr="00792652" w:rsidDel="008C3BF7">
          <w:rPr>
            <w:rFonts w:ascii="Times New Roman" w:hAnsi="Times New Roman" w:cs="Times New Roman"/>
            <w:sz w:val="24"/>
            <w:szCs w:val="24"/>
          </w:rPr>
          <w:delText xml:space="preserve"> NO</w:delText>
        </w:r>
        <w:r w:rsidR="00162D6D" w:rsidRPr="00792652" w:rsidDel="008C3BF7">
          <w:rPr>
            <w:rFonts w:ascii="Times New Roman" w:hAnsi="Times New Roman" w:cs="Times New Roman"/>
            <w:sz w:val="24"/>
            <w:szCs w:val="24"/>
            <w:vertAlign w:val="subscript"/>
          </w:rPr>
          <w:delText>2</w:delText>
        </w:r>
      </w:del>
      <w:ins w:id="6" w:author="만든 이" w:date="2018-11-29T08:45:00Z">
        <w:r w:rsidR="008C3BF7" w:rsidRPr="008C3BF7">
          <w:rPr>
            <w:rFonts w:ascii="Times New Roman" w:hAnsi="Times New Roman" w:cs="Times New Roman"/>
            <w:sz w:val="24"/>
            <w:szCs w:val="24"/>
          </w:rPr>
          <w:t xml:space="preserve"> </w:t>
        </w:r>
        <w:r w:rsidR="008C3BF7">
          <w:rPr>
            <w:rFonts w:ascii="Times New Roman" w:hAnsi="Times New Roman" w:cs="Times New Roman"/>
            <w:sz w:val="24"/>
            <w:szCs w:val="24"/>
          </w:rPr>
          <w:t>PM</w:t>
        </w:r>
        <w:r w:rsidR="008C3BF7" w:rsidRPr="00F1325D">
          <w:rPr>
            <w:rFonts w:ascii="Times New Roman" w:hAnsi="Times New Roman" w:cs="Times New Roman"/>
            <w:sz w:val="24"/>
            <w:szCs w:val="24"/>
            <w:vertAlign w:val="subscript"/>
          </w:rPr>
          <w:t>10</w:t>
        </w:r>
      </w:ins>
      <w:r w:rsidR="00162D6D">
        <w:rPr>
          <w:rFonts w:ascii="Times New Roman" w:hAnsi="Times New Roman" w:cs="Times New Roman"/>
          <w:sz w:val="24"/>
          <w:szCs w:val="24"/>
        </w:rPr>
        <w:t xml:space="preserve">, and a less strong positive </w:t>
      </w:r>
      <w:r w:rsidR="00162D6D" w:rsidRPr="007E6FD1">
        <w:rPr>
          <w:rFonts w:ascii="Times New Roman" w:hAnsi="Times New Roman" w:cs="Times New Roman"/>
          <w:noProof/>
          <w:sz w:val="24"/>
          <w:szCs w:val="24"/>
        </w:rPr>
        <w:t>correlation</w:t>
      </w:r>
      <w:r w:rsidR="00162D6D">
        <w:rPr>
          <w:rFonts w:ascii="Times New Roman" w:hAnsi="Times New Roman" w:cs="Times New Roman"/>
          <w:sz w:val="24"/>
          <w:szCs w:val="24"/>
        </w:rPr>
        <w:t xml:space="preserve"> </w:t>
      </w:r>
      <w:r w:rsidR="00283A2B">
        <w:rPr>
          <w:rFonts w:ascii="Times New Roman" w:hAnsi="Times New Roman" w:cs="Times New Roman"/>
          <w:sz w:val="24"/>
          <w:szCs w:val="24"/>
        </w:rPr>
        <w:t>for</w:t>
      </w:r>
      <w:r w:rsidR="00162D6D" w:rsidRPr="00162D6D">
        <w:rPr>
          <w:rFonts w:ascii="Times New Roman" w:hAnsi="Times New Roman" w:cs="Times New Roman"/>
          <w:sz w:val="24"/>
          <w:szCs w:val="24"/>
        </w:rPr>
        <w:t xml:space="preserve"> </w:t>
      </w:r>
      <w:r w:rsidR="00162D6D" w:rsidRPr="00792652">
        <w:rPr>
          <w:rFonts w:ascii="Times New Roman" w:hAnsi="Times New Roman" w:cs="Times New Roman"/>
          <w:sz w:val="24"/>
          <w:szCs w:val="24"/>
        </w:rPr>
        <w:t>O</w:t>
      </w:r>
      <w:r w:rsidR="00162D6D" w:rsidRPr="00792652">
        <w:rPr>
          <w:rFonts w:ascii="Times New Roman" w:hAnsi="Times New Roman" w:cs="Times New Roman"/>
          <w:sz w:val="24"/>
          <w:szCs w:val="24"/>
          <w:vertAlign w:val="subscript"/>
        </w:rPr>
        <w:t>3</w:t>
      </w:r>
      <w:r w:rsidR="00283A2B">
        <w:rPr>
          <w:rFonts w:ascii="Times New Roman" w:hAnsi="Times New Roman" w:cs="Times New Roman"/>
          <w:sz w:val="24"/>
          <w:szCs w:val="24"/>
        </w:rPr>
        <w:t>. These findings</w:t>
      </w:r>
      <w:r w:rsidR="00162D6D">
        <w:rPr>
          <w:rFonts w:ascii="Times New Roman" w:hAnsi="Times New Roman" w:cs="Times New Roman"/>
          <w:sz w:val="24"/>
          <w:szCs w:val="24"/>
        </w:rPr>
        <w:t xml:space="preserve"> provide insight </w:t>
      </w:r>
      <w:r w:rsidR="00162D6D" w:rsidRPr="007E6FD1">
        <w:rPr>
          <w:rFonts w:ascii="Times New Roman" w:hAnsi="Times New Roman" w:cs="Times New Roman"/>
          <w:noProof/>
          <w:sz w:val="24"/>
          <w:szCs w:val="24"/>
        </w:rPr>
        <w:t>on</w:t>
      </w:r>
      <w:r w:rsidR="00162D6D">
        <w:rPr>
          <w:rFonts w:ascii="Times New Roman" w:hAnsi="Times New Roman" w:cs="Times New Roman"/>
          <w:sz w:val="24"/>
          <w:szCs w:val="24"/>
        </w:rPr>
        <w:t xml:space="preserve"> the</w:t>
      </w:r>
      <w:r w:rsidR="00283A2B">
        <w:rPr>
          <w:rFonts w:ascii="Times New Roman" w:hAnsi="Times New Roman" w:cs="Times New Roman"/>
          <w:sz w:val="24"/>
          <w:szCs w:val="24"/>
        </w:rPr>
        <w:t xml:space="preserve"> significant influence of the UBL</w:t>
      </w:r>
      <w:r w:rsidR="00162D6D">
        <w:rPr>
          <w:rFonts w:ascii="Times New Roman" w:hAnsi="Times New Roman" w:cs="Times New Roman"/>
          <w:sz w:val="24"/>
          <w:szCs w:val="24"/>
        </w:rPr>
        <w:t xml:space="preserve"> evolution on Seoul’s air quality.</w:t>
      </w:r>
    </w:p>
    <w:p w14:paraId="48698BBA" w14:textId="77777777" w:rsidR="00162D6D" w:rsidRDefault="00162D6D" w:rsidP="003E568C">
      <w:pPr>
        <w:widowControl/>
        <w:wordWrap/>
        <w:autoSpaceDE/>
        <w:autoSpaceDN/>
        <w:spacing w:after="0" w:line="360" w:lineRule="auto"/>
        <w:rPr>
          <w:rFonts w:ascii="Times New Roman" w:hAnsi="Times New Roman" w:cs="Times New Roman"/>
          <w:sz w:val="24"/>
          <w:szCs w:val="24"/>
        </w:rPr>
      </w:pPr>
    </w:p>
    <w:p w14:paraId="6FA96326" w14:textId="28E3010A" w:rsidR="00AE60E7" w:rsidRPr="00792652" w:rsidRDefault="00AE60E7" w:rsidP="003E568C">
      <w:pPr>
        <w:widowControl/>
        <w:wordWrap/>
        <w:autoSpaceDE/>
        <w:autoSpaceDN/>
        <w:spacing w:after="0" w:line="360" w:lineRule="auto"/>
        <w:rPr>
          <w:rFonts w:ascii="Times New Roman" w:hAnsi="Times New Roman" w:cs="Times New Roman"/>
          <w:sz w:val="24"/>
          <w:szCs w:val="24"/>
        </w:rPr>
      </w:pPr>
    </w:p>
    <w:p w14:paraId="504DAE40" w14:textId="77777777" w:rsidR="00AE60E7" w:rsidRPr="00792652" w:rsidRDefault="00AE60E7" w:rsidP="003E568C">
      <w:pPr>
        <w:wordWrap/>
        <w:rPr>
          <w:sz w:val="24"/>
          <w:szCs w:val="24"/>
        </w:rPr>
      </w:pPr>
    </w:p>
    <w:p w14:paraId="41FA8796" w14:textId="791F6E36" w:rsidR="004F7F09" w:rsidRDefault="004F7F09" w:rsidP="00451946">
      <w:pPr>
        <w:widowControl/>
        <w:wordWrap/>
        <w:autoSpaceDE/>
        <w:autoSpaceDN/>
        <w:spacing w:line="480" w:lineRule="auto"/>
        <w:rPr>
          <w:rFonts w:ascii="Times New Roman" w:hAnsi="Times New Roman" w:cs="Times New Roman"/>
          <w:b/>
          <w:szCs w:val="20"/>
        </w:rPr>
      </w:pPr>
      <w:r w:rsidRPr="00792652">
        <w:rPr>
          <w:rFonts w:ascii="Times New Roman" w:hAnsi="Times New Roman" w:cs="Times New Roman" w:hint="eastAsia"/>
          <w:b/>
          <w:sz w:val="24"/>
          <w:szCs w:val="24"/>
        </w:rPr>
        <w:t xml:space="preserve">Keywords: </w:t>
      </w:r>
      <w:r w:rsidR="00BD3B58">
        <w:rPr>
          <w:rFonts w:ascii="Times New Roman" w:hAnsi="Times New Roman" w:cs="Times New Roman"/>
          <w:sz w:val="24"/>
          <w:szCs w:val="24"/>
        </w:rPr>
        <w:t>C</w:t>
      </w:r>
      <w:r w:rsidRPr="00792652">
        <w:rPr>
          <w:rFonts w:ascii="Times New Roman" w:hAnsi="Times New Roman" w:cs="Times New Roman"/>
          <w:sz w:val="24"/>
          <w:szCs w:val="24"/>
        </w:rPr>
        <w:t xml:space="preserve">eilometer, </w:t>
      </w:r>
      <w:r w:rsidR="00BD3B58">
        <w:rPr>
          <w:rFonts w:ascii="Times New Roman" w:hAnsi="Times New Roman" w:cs="Times New Roman"/>
          <w:sz w:val="24"/>
          <w:szCs w:val="24"/>
        </w:rPr>
        <w:t xml:space="preserve">Gradient method, </w:t>
      </w:r>
      <w:r w:rsidR="00966912">
        <w:rPr>
          <w:rFonts w:ascii="Times New Roman" w:hAnsi="Times New Roman" w:cs="Times New Roman"/>
          <w:sz w:val="24"/>
          <w:szCs w:val="24"/>
        </w:rPr>
        <w:t xml:space="preserve">Mixed </w:t>
      </w:r>
      <w:r w:rsidR="00BD3B58">
        <w:rPr>
          <w:rFonts w:ascii="Times New Roman" w:hAnsi="Times New Roman" w:cs="Times New Roman"/>
          <w:sz w:val="24"/>
          <w:szCs w:val="24"/>
        </w:rPr>
        <w:t>layer height, P</w:t>
      </w:r>
      <w:r w:rsidR="003E568C">
        <w:rPr>
          <w:rFonts w:ascii="Times New Roman" w:hAnsi="Times New Roman" w:cs="Times New Roman"/>
          <w:sz w:val="24"/>
          <w:szCs w:val="24"/>
        </w:rPr>
        <w:t xml:space="preserve">arameter optimization, </w:t>
      </w:r>
      <w:r w:rsidR="00283A2B">
        <w:rPr>
          <w:rFonts w:ascii="Times New Roman" w:hAnsi="Times New Roman" w:cs="Times New Roman"/>
          <w:sz w:val="24"/>
          <w:szCs w:val="24"/>
        </w:rPr>
        <w:t xml:space="preserve">Seoul’s air </w:t>
      </w:r>
      <w:r w:rsidR="00BD3B58">
        <w:rPr>
          <w:rFonts w:ascii="Times New Roman" w:hAnsi="Times New Roman" w:cs="Times New Roman"/>
          <w:sz w:val="24"/>
          <w:szCs w:val="24"/>
        </w:rPr>
        <w:t>quality,</w:t>
      </w:r>
      <w:r w:rsidR="00BD3B58" w:rsidRPr="00BD3B58">
        <w:rPr>
          <w:rFonts w:ascii="Times New Roman" w:hAnsi="Times New Roman" w:cs="Times New Roman"/>
          <w:sz w:val="24"/>
          <w:szCs w:val="24"/>
        </w:rPr>
        <w:t xml:space="preserve"> </w:t>
      </w:r>
      <w:r w:rsidR="00BD3B58">
        <w:rPr>
          <w:rFonts w:ascii="Times New Roman" w:hAnsi="Times New Roman" w:cs="Times New Roman"/>
          <w:sz w:val="24"/>
          <w:szCs w:val="24"/>
        </w:rPr>
        <w:t>Urban</w:t>
      </w:r>
      <w:r w:rsidR="00BD3B58" w:rsidRPr="00792652">
        <w:rPr>
          <w:rFonts w:ascii="Times New Roman" w:hAnsi="Times New Roman" w:cs="Times New Roman"/>
          <w:sz w:val="24"/>
          <w:szCs w:val="24"/>
        </w:rPr>
        <w:t xml:space="preserve"> boundary layer</w:t>
      </w:r>
    </w:p>
    <w:p w14:paraId="6976EE25" w14:textId="77777777" w:rsidR="00516AEF" w:rsidRDefault="00516AEF" w:rsidP="00451946">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FCC0F6B" w14:textId="27EFA0A9" w:rsidR="00FB7367" w:rsidRPr="00792652" w:rsidRDefault="00FB7367" w:rsidP="00D56DFA">
      <w:pPr>
        <w:spacing w:after="120" w:line="360" w:lineRule="auto"/>
        <w:outlineLvl w:val="1"/>
        <w:rPr>
          <w:rFonts w:ascii="Times New Roman" w:hAnsi="Times New Roman" w:cs="Times New Roman"/>
          <w:sz w:val="24"/>
          <w:szCs w:val="24"/>
        </w:rPr>
      </w:pPr>
      <w:r w:rsidRPr="00792652">
        <w:rPr>
          <w:rFonts w:ascii="Times New Roman" w:hAnsi="Times New Roman" w:cs="Times New Roman"/>
          <w:b/>
          <w:sz w:val="24"/>
          <w:szCs w:val="24"/>
        </w:rPr>
        <w:lastRenderedPageBreak/>
        <w:t>1</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Introduction</w:t>
      </w:r>
    </w:p>
    <w:p w14:paraId="328D177D" w14:textId="4E57E951" w:rsidR="00E12409" w:rsidRDefault="00720668" w:rsidP="00D56DFA">
      <w:pPr>
        <w:spacing w:after="120" w:line="360" w:lineRule="auto"/>
        <w:rPr>
          <w:rFonts w:ascii="Times New Roman" w:hAnsi="Times New Roman" w:cs="Times New Roman"/>
          <w:sz w:val="24"/>
          <w:szCs w:val="24"/>
        </w:rPr>
      </w:pPr>
      <w:bookmarkStart w:id="7" w:name="_Hlk492035326"/>
      <w:r w:rsidRPr="00720668">
        <w:rPr>
          <w:rFonts w:ascii="Times New Roman" w:hAnsi="Times New Roman" w:cs="Times New Roman"/>
          <w:sz w:val="24"/>
          <w:szCs w:val="24"/>
        </w:rPr>
        <w:t xml:space="preserve">The </w:t>
      </w:r>
      <w:r w:rsidRPr="007E6FD1">
        <w:rPr>
          <w:rFonts w:ascii="Times New Roman" w:hAnsi="Times New Roman" w:cs="Times New Roman"/>
          <w:noProof/>
          <w:sz w:val="24"/>
          <w:szCs w:val="24"/>
        </w:rPr>
        <w:t>diurnal</w:t>
      </w:r>
      <w:r w:rsidRPr="00720668">
        <w:rPr>
          <w:rFonts w:ascii="Times New Roman" w:hAnsi="Times New Roman" w:cs="Times New Roman"/>
          <w:sz w:val="24"/>
          <w:szCs w:val="24"/>
        </w:rPr>
        <w:t xml:space="preserve"> evolution of the </w:t>
      </w:r>
      <w:r w:rsidR="00F87077">
        <w:rPr>
          <w:rFonts w:ascii="Times New Roman" w:hAnsi="Times New Roman" w:cs="Times New Roman"/>
          <w:sz w:val="24"/>
          <w:szCs w:val="24"/>
        </w:rPr>
        <w:t>urban boundary layer (U</w:t>
      </w:r>
      <w:r w:rsidRPr="00720668">
        <w:rPr>
          <w:rFonts w:ascii="Times New Roman" w:hAnsi="Times New Roman" w:cs="Times New Roman"/>
          <w:sz w:val="24"/>
          <w:szCs w:val="24"/>
        </w:rPr>
        <w:t xml:space="preserve">BL) is critical </w:t>
      </w:r>
      <w:r>
        <w:rPr>
          <w:rFonts w:ascii="Times New Roman" w:hAnsi="Times New Roman" w:cs="Times New Roman"/>
          <w:sz w:val="24"/>
          <w:szCs w:val="24"/>
        </w:rPr>
        <w:t>for a complete air quality assessment.</w:t>
      </w:r>
      <w:r w:rsidR="00F849D4">
        <w:rPr>
          <w:rFonts w:ascii="Times New Roman" w:hAnsi="Times New Roman" w:cs="Times New Roman"/>
          <w:sz w:val="24"/>
          <w:szCs w:val="24"/>
        </w:rPr>
        <w:t xml:space="preserve"> </w:t>
      </w:r>
      <w:r w:rsidR="000C43C4">
        <w:rPr>
          <w:rFonts w:ascii="Times New Roman" w:hAnsi="Times New Roman" w:cs="Times New Roman"/>
          <w:sz w:val="24"/>
          <w:szCs w:val="24"/>
        </w:rPr>
        <w:t xml:space="preserve">The height of the UBL determines the extent of vertical </w:t>
      </w:r>
      <w:r w:rsidR="000C43C4" w:rsidRPr="007E6FD1">
        <w:rPr>
          <w:rFonts w:ascii="Times New Roman" w:hAnsi="Times New Roman" w:cs="Times New Roman"/>
          <w:noProof/>
          <w:sz w:val="24"/>
          <w:szCs w:val="24"/>
        </w:rPr>
        <w:t>mixing</w:t>
      </w:r>
      <w:r w:rsidR="00C60691" w:rsidRPr="007E6FD1">
        <w:rPr>
          <w:rFonts w:ascii="Times New Roman" w:hAnsi="Times New Roman" w:cs="Times New Roman"/>
          <w:noProof/>
          <w:sz w:val="24"/>
          <w:szCs w:val="24"/>
        </w:rPr>
        <w:t>,</w:t>
      </w:r>
      <w:r w:rsidR="000C43C4">
        <w:rPr>
          <w:rFonts w:ascii="Times New Roman" w:hAnsi="Times New Roman" w:cs="Times New Roman"/>
          <w:sz w:val="24"/>
          <w:szCs w:val="24"/>
        </w:rPr>
        <w:t xml:space="preserve"> </w:t>
      </w:r>
      <w:r w:rsidR="002208AF">
        <w:rPr>
          <w:rFonts w:ascii="Times New Roman" w:hAnsi="Times New Roman" w:cs="Times New Roman"/>
          <w:sz w:val="24"/>
          <w:szCs w:val="24"/>
        </w:rPr>
        <w:t>and</w:t>
      </w:r>
      <w:r w:rsidR="00A54920">
        <w:rPr>
          <w:rFonts w:ascii="Times New Roman" w:hAnsi="Times New Roman" w:cs="Times New Roman"/>
          <w:sz w:val="24"/>
          <w:szCs w:val="24"/>
        </w:rPr>
        <w:t xml:space="preserve"> </w:t>
      </w:r>
      <w:r w:rsidR="002208AF">
        <w:rPr>
          <w:rFonts w:ascii="Times New Roman" w:hAnsi="Times New Roman" w:cs="Times New Roman"/>
          <w:sz w:val="24"/>
          <w:szCs w:val="24"/>
        </w:rPr>
        <w:t>regulates</w:t>
      </w:r>
      <w:r w:rsidR="00C60691">
        <w:rPr>
          <w:rFonts w:ascii="Times New Roman" w:hAnsi="Times New Roman" w:cs="Times New Roman"/>
          <w:sz w:val="24"/>
          <w:szCs w:val="24"/>
        </w:rPr>
        <w:t xml:space="preserve"> the air </w:t>
      </w:r>
      <w:r w:rsidR="009900C0">
        <w:rPr>
          <w:rFonts w:ascii="Times New Roman" w:hAnsi="Times New Roman" w:cs="Times New Roman"/>
          <w:sz w:val="24"/>
          <w:szCs w:val="24"/>
        </w:rPr>
        <w:t>quality</w:t>
      </w:r>
      <w:r w:rsidR="00C60691">
        <w:rPr>
          <w:rFonts w:ascii="Times New Roman" w:hAnsi="Times New Roman" w:cs="Times New Roman"/>
          <w:sz w:val="24"/>
          <w:szCs w:val="24"/>
        </w:rPr>
        <w:t xml:space="preserve"> variations within the urban dome</w:t>
      </w:r>
      <w:r w:rsidR="00D41F88">
        <w:rPr>
          <w:rFonts w:ascii="Times New Roman" w:hAnsi="Times New Roman" w:cs="Times New Roman"/>
          <w:sz w:val="24"/>
          <w:szCs w:val="24"/>
        </w:rPr>
        <w:t xml:space="preserve"> together with the emission of toxic </w:t>
      </w:r>
      <w:r w:rsidR="00BD3B58">
        <w:rPr>
          <w:rFonts w:ascii="Times New Roman" w:hAnsi="Times New Roman" w:cs="Times New Roman"/>
          <w:sz w:val="24"/>
          <w:szCs w:val="24"/>
        </w:rPr>
        <w:t xml:space="preserve">substances </w:t>
      </w:r>
      <w:r w:rsidR="00D41F88">
        <w:rPr>
          <w:rFonts w:ascii="Times New Roman" w:hAnsi="Times New Roman" w:cs="Times New Roman"/>
          <w:sz w:val="24"/>
          <w:szCs w:val="24"/>
        </w:rPr>
        <w:t>and particles, and their chemical processes</w:t>
      </w:r>
      <w:r w:rsidR="00C60691">
        <w:rPr>
          <w:rFonts w:ascii="Times New Roman" w:hAnsi="Times New Roman" w:cs="Times New Roman"/>
          <w:sz w:val="24"/>
          <w:szCs w:val="24"/>
        </w:rPr>
        <w:t>. T</w:t>
      </w:r>
      <w:r w:rsidR="000C43C4">
        <w:rPr>
          <w:rFonts w:ascii="Times New Roman" w:hAnsi="Times New Roman" w:cs="Times New Roman"/>
          <w:sz w:val="24"/>
          <w:szCs w:val="24"/>
        </w:rPr>
        <w:t>he roughness</w:t>
      </w:r>
      <w:r w:rsidR="00730F55">
        <w:rPr>
          <w:rFonts w:ascii="Times New Roman" w:hAnsi="Times New Roman" w:cs="Times New Roman"/>
          <w:sz w:val="24"/>
          <w:szCs w:val="24"/>
        </w:rPr>
        <w:t>,</w:t>
      </w:r>
      <w:r w:rsidR="000C43C4">
        <w:rPr>
          <w:rFonts w:ascii="Times New Roman" w:hAnsi="Times New Roman" w:cs="Times New Roman"/>
          <w:sz w:val="24"/>
          <w:szCs w:val="24"/>
        </w:rPr>
        <w:t xml:space="preserve"> land cover </w:t>
      </w:r>
      <w:r w:rsidR="000C43C4" w:rsidRPr="007E6FD1">
        <w:rPr>
          <w:rFonts w:ascii="Times New Roman" w:hAnsi="Times New Roman" w:cs="Times New Roman"/>
          <w:noProof/>
          <w:sz w:val="24"/>
          <w:szCs w:val="24"/>
        </w:rPr>
        <w:t>and</w:t>
      </w:r>
      <w:r w:rsidR="000C43C4">
        <w:rPr>
          <w:rFonts w:ascii="Times New Roman" w:hAnsi="Times New Roman" w:cs="Times New Roman"/>
          <w:sz w:val="24"/>
          <w:szCs w:val="24"/>
        </w:rPr>
        <w:t xml:space="preserve"> evapotranspiration of the city, thermal mixing</w:t>
      </w:r>
      <w:r w:rsidR="00FC3988">
        <w:rPr>
          <w:rFonts w:ascii="Times New Roman" w:hAnsi="Times New Roman" w:cs="Times New Roman"/>
          <w:sz w:val="24"/>
          <w:szCs w:val="24"/>
        </w:rPr>
        <w:t>,</w:t>
      </w:r>
      <w:r w:rsidR="000C43C4">
        <w:rPr>
          <w:rFonts w:ascii="Times New Roman" w:hAnsi="Times New Roman" w:cs="Times New Roman"/>
          <w:sz w:val="24"/>
          <w:szCs w:val="24"/>
        </w:rPr>
        <w:t xml:space="preserve"> </w:t>
      </w:r>
      <w:r w:rsidR="00730F55" w:rsidRPr="007E6FD1">
        <w:rPr>
          <w:rFonts w:ascii="Times New Roman" w:hAnsi="Times New Roman" w:cs="Times New Roman"/>
          <w:noProof/>
          <w:sz w:val="24"/>
          <w:szCs w:val="24"/>
        </w:rPr>
        <w:t>emission</w:t>
      </w:r>
      <w:r w:rsidR="00730F55">
        <w:rPr>
          <w:rFonts w:ascii="Times New Roman" w:hAnsi="Times New Roman" w:cs="Times New Roman"/>
          <w:sz w:val="24"/>
          <w:szCs w:val="24"/>
        </w:rPr>
        <w:t xml:space="preserve"> of </w:t>
      </w:r>
      <w:del w:id="8" w:author="만든 이" w:date="2018-11-29T08:50:00Z">
        <w:r w:rsidR="000C43C4" w:rsidDel="008C3BF7">
          <w:rPr>
            <w:rFonts w:ascii="Times New Roman" w:hAnsi="Times New Roman" w:cs="Times New Roman"/>
            <w:sz w:val="24"/>
            <w:szCs w:val="24"/>
          </w:rPr>
          <w:delText xml:space="preserve">pollutants and </w:delText>
        </w:r>
      </w:del>
      <w:r w:rsidR="000C43C4">
        <w:rPr>
          <w:rFonts w:ascii="Times New Roman" w:hAnsi="Times New Roman" w:cs="Times New Roman"/>
          <w:sz w:val="24"/>
          <w:szCs w:val="24"/>
        </w:rPr>
        <w:t>waste heat</w:t>
      </w:r>
      <w:r w:rsidR="00730F55">
        <w:rPr>
          <w:rFonts w:ascii="Times New Roman" w:hAnsi="Times New Roman" w:cs="Times New Roman"/>
          <w:sz w:val="24"/>
          <w:szCs w:val="24"/>
        </w:rPr>
        <w:t xml:space="preserve"> </w:t>
      </w:r>
      <w:r w:rsidR="00C60691">
        <w:rPr>
          <w:rFonts w:ascii="Times New Roman" w:hAnsi="Times New Roman" w:cs="Times New Roman"/>
          <w:sz w:val="24"/>
          <w:szCs w:val="24"/>
        </w:rPr>
        <w:t xml:space="preserve">control </w:t>
      </w:r>
      <w:r w:rsidR="00D45AE4">
        <w:rPr>
          <w:rFonts w:ascii="Times New Roman" w:hAnsi="Times New Roman" w:cs="Times New Roman"/>
          <w:sz w:val="24"/>
          <w:szCs w:val="24"/>
        </w:rPr>
        <w:t>th</w:t>
      </w:r>
      <w:r w:rsidR="00C60691">
        <w:rPr>
          <w:rFonts w:ascii="Times New Roman" w:hAnsi="Times New Roman" w:cs="Times New Roman"/>
          <w:sz w:val="24"/>
          <w:szCs w:val="24"/>
        </w:rPr>
        <w:t xml:space="preserve">e UBL dynamics </w:t>
      </w:r>
      <w:r w:rsidR="007C1BE6">
        <w:rPr>
          <w:rFonts w:ascii="Times New Roman" w:hAnsi="Times New Roman" w:cs="Times New Roman"/>
          <w:sz w:val="24"/>
          <w:szCs w:val="24"/>
        </w:rPr>
        <w:t>(</w:t>
      </w:r>
      <w:r w:rsidR="00715530">
        <w:rPr>
          <w:rFonts w:ascii="Times New Roman" w:hAnsi="Times New Roman" w:cs="Times New Roman"/>
          <w:sz w:val="24"/>
          <w:szCs w:val="24"/>
        </w:rPr>
        <w:t>Stull 2012</w:t>
      </w:r>
      <w:r w:rsidR="003F2C0F">
        <w:rPr>
          <w:rFonts w:ascii="Times New Roman" w:hAnsi="Times New Roman" w:cs="Times New Roman"/>
          <w:sz w:val="24"/>
          <w:szCs w:val="24"/>
        </w:rPr>
        <w:t>;</w:t>
      </w:r>
      <w:r w:rsidR="00715530">
        <w:rPr>
          <w:rFonts w:ascii="Times New Roman" w:hAnsi="Times New Roman" w:cs="Times New Roman"/>
          <w:sz w:val="24"/>
          <w:szCs w:val="24"/>
        </w:rPr>
        <w:t xml:space="preserve"> </w:t>
      </w:r>
      <w:r w:rsidR="00730F55" w:rsidRPr="00D41F88">
        <w:rPr>
          <w:rFonts w:ascii="Times New Roman" w:hAnsi="Times New Roman" w:cs="Times New Roman"/>
          <w:sz w:val="24"/>
          <w:szCs w:val="24"/>
        </w:rPr>
        <w:t>Oke et al.</w:t>
      </w:r>
      <w:r w:rsidR="00730F55" w:rsidRPr="007C1BE6">
        <w:rPr>
          <w:rFonts w:ascii="Times New Roman" w:hAnsi="Times New Roman" w:cs="Times New Roman"/>
          <w:sz w:val="24"/>
          <w:szCs w:val="24"/>
        </w:rPr>
        <w:t xml:space="preserve"> 2017</w:t>
      </w:r>
      <w:r w:rsidR="007C1BE6">
        <w:rPr>
          <w:rFonts w:ascii="Times New Roman" w:hAnsi="Times New Roman" w:cs="Times New Roman"/>
          <w:sz w:val="24"/>
          <w:szCs w:val="24"/>
        </w:rPr>
        <w:t>)</w:t>
      </w:r>
      <w:r w:rsidR="000C43C4">
        <w:rPr>
          <w:rFonts w:ascii="Times New Roman" w:hAnsi="Times New Roman" w:cs="Times New Roman"/>
          <w:sz w:val="24"/>
          <w:szCs w:val="24"/>
        </w:rPr>
        <w:t>.</w:t>
      </w:r>
    </w:p>
    <w:p w14:paraId="0C8E2A17" w14:textId="2E29A994" w:rsidR="00E12409" w:rsidRDefault="00C60691" w:rsidP="00B07C21">
      <w:pPr>
        <w:spacing w:after="120" w:line="360" w:lineRule="auto"/>
        <w:rPr>
          <w:rStyle w:val="fontstyle01"/>
          <w:rFonts w:ascii="Times New Roman" w:hAnsi="Times New Roman" w:cs="Times New Roman"/>
          <w:sz w:val="24"/>
          <w:szCs w:val="24"/>
        </w:rPr>
      </w:pPr>
      <w:r w:rsidRPr="00C60691">
        <w:rPr>
          <w:rFonts w:ascii="Times New Roman" w:hAnsi="Times New Roman" w:cs="Times New Roman"/>
          <w:sz w:val="24"/>
          <w:szCs w:val="24"/>
        </w:rPr>
        <w:t>During daytime, c</w:t>
      </w:r>
      <w:r w:rsidRPr="00C60691">
        <w:rPr>
          <w:rStyle w:val="fontstyle01"/>
          <w:rFonts w:ascii="Times New Roman" w:hAnsi="Times New Roman" w:cs="Times New Roman"/>
          <w:sz w:val="24"/>
          <w:szCs w:val="24"/>
        </w:rPr>
        <w:t>onvection and turbulence created by surface heating lead to the gradual growth of the UBL, mixing all pollutants within the convective</w:t>
      </w:r>
      <w:r w:rsidR="00986FE2">
        <w:rPr>
          <w:rStyle w:val="fontstyle01"/>
          <w:rFonts w:ascii="Times New Roman" w:hAnsi="Times New Roman" w:cs="Times New Roman"/>
          <w:sz w:val="24"/>
          <w:szCs w:val="24"/>
        </w:rPr>
        <w:t xml:space="preserve"> mixed</w:t>
      </w:r>
      <w:r w:rsidRPr="00C60691">
        <w:rPr>
          <w:rStyle w:val="fontstyle01"/>
          <w:rFonts w:ascii="Times New Roman" w:hAnsi="Times New Roman" w:cs="Times New Roman"/>
          <w:sz w:val="24"/>
          <w:szCs w:val="24"/>
        </w:rPr>
        <w:t xml:space="preserve"> layer (ML).</w:t>
      </w:r>
      <w:r w:rsidR="00986FE2">
        <w:rPr>
          <w:rStyle w:val="fontstyle01"/>
          <w:rFonts w:ascii="Times New Roman" w:hAnsi="Times New Roman" w:cs="Times New Roman"/>
          <w:sz w:val="24"/>
          <w:szCs w:val="24"/>
        </w:rPr>
        <w:t xml:space="preserve"> As its name implies, the ML homogenizes atmospheric properties so that vertical profiles of potential temperature, water vapor, </w:t>
      </w:r>
      <w:r w:rsidR="002D2EC0" w:rsidRPr="007E6FD1">
        <w:rPr>
          <w:rStyle w:val="fontstyle01"/>
          <w:rFonts w:ascii="Times New Roman" w:hAnsi="Times New Roman" w:cs="Times New Roman"/>
          <w:noProof/>
          <w:sz w:val="24"/>
          <w:szCs w:val="24"/>
        </w:rPr>
        <w:t>concentration</w:t>
      </w:r>
      <w:r w:rsidR="002D2EC0">
        <w:rPr>
          <w:rStyle w:val="fontstyle01"/>
          <w:rFonts w:ascii="Times New Roman" w:hAnsi="Times New Roman" w:cs="Times New Roman"/>
          <w:sz w:val="24"/>
          <w:szCs w:val="24"/>
        </w:rPr>
        <w:t xml:space="preserve"> of pollutants,</w:t>
      </w:r>
      <w:r w:rsidR="00986FE2">
        <w:rPr>
          <w:rStyle w:val="fontstyle01"/>
          <w:rFonts w:ascii="Times New Roman" w:hAnsi="Times New Roman" w:cs="Times New Roman"/>
          <w:sz w:val="24"/>
          <w:szCs w:val="24"/>
        </w:rPr>
        <w:t xml:space="preserve"> and wind speed and direction are almost uniform with height </w:t>
      </w:r>
      <w:r w:rsidR="007C1BE6" w:rsidRPr="007C1BE6">
        <w:rPr>
          <w:rStyle w:val="fontstyle01"/>
          <w:rFonts w:ascii="Times New Roman" w:hAnsi="Times New Roman" w:cs="Times New Roman"/>
          <w:sz w:val="24"/>
          <w:szCs w:val="24"/>
        </w:rPr>
        <w:t>(</w:t>
      </w:r>
      <w:r w:rsidR="007F7B20">
        <w:rPr>
          <w:rStyle w:val="fontstyle01"/>
          <w:rFonts w:ascii="Times New Roman" w:hAnsi="Times New Roman" w:cs="Times New Roman"/>
          <w:sz w:val="24"/>
          <w:szCs w:val="24"/>
        </w:rPr>
        <w:t>Stull 2012</w:t>
      </w:r>
      <w:r w:rsidR="003F2C0F">
        <w:rPr>
          <w:rStyle w:val="fontstyle01"/>
          <w:rFonts w:ascii="Times New Roman" w:hAnsi="Times New Roman" w:cs="Times New Roman"/>
          <w:sz w:val="24"/>
          <w:szCs w:val="24"/>
        </w:rPr>
        <w:t>;</w:t>
      </w:r>
      <w:r w:rsidR="007F7B20">
        <w:rPr>
          <w:rStyle w:val="fontstyle01"/>
          <w:rFonts w:ascii="Times New Roman" w:hAnsi="Times New Roman" w:cs="Times New Roman"/>
          <w:sz w:val="24"/>
          <w:szCs w:val="24"/>
        </w:rPr>
        <w:t xml:space="preserve"> </w:t>
      </w:r>
      <w:r w:rsidR="00986FE2" w:rsidRPr="007F7B20">
        <w:rPr>
          <w:rStyle w:val="fontstyle01"/>
          <w:rFonts w:ascii="Times New Roman" w:hAnsi="Times New Roman" w:cs="Times New Roman"/>
          <w:sz w:val="24"/>
          <w:szCs w:val="24"/>
        </w:rPr>
        <w:t>Oke et al.</w:t>
      </w:r>
      <w:r w:rsidR="00986FE2" w:rsidRPr="007C1BE6">
        <w:rPr>
          <w:rStyle w:val="fontstyle01"/>
          <w:rFonts w:ascii="Times New Roman" w:hAnsi="Times New Roman" w:cs="Times New Roman"/>
          <w:sz w:val="24"/>
          <w:szCs w:val="24"/>
        </w:rPr>
        <w:t xml:space="preserve"> 2017</w:t>
      </w:r>
      <w:r w:rsidR="007C1BE6" w:rsidRPr="007C1BE6">
        <w:rPr>
          <w:rStyle w:val="fontstyle01"/>
          <w:rFonts w:ascii="Times New Roman" w:hAnsi="Times New Roman" w:cs="Times New Roman"/>
          <w:sz w:val="24"/>
          <w:szCs w:val="24"/>
        </w:rPr>
        <w:t>)</w:t>
      </w:r>
      <w:r w:rsidR="00986FE2">
        <w:rPr>
          <w:rStyle w:val="fontstyle01"/>
          <w:rFonts w:ascii="Times New Roman" w:hAnsi="Times New Roman" w:cs="Times New Roman"/>
          <w:sz w:val="24"/>
          <w:szCs w:val="24"/>
        </w:rPr>
        <w:t xml:space="preserve">. At the top of the ML is the entrainment zone, where air exchange with the free </w:t>
      </w:r>
      <w:r w:rsidR="009F1BEC">
        <w:rPr>
          <w:rStyle w:val="fontstyle01"/>
          <w:rFonts w:ascii="Times New Roman" w:hAnsi="Times New Roman" w:cs="Times New Roman"/>
          <w:sz w:val="24"/>
          <w:szCs w:val="24"/>
        </w:rPr>
        <w:t>atmosphere (FA)</w:t>
      </w:r>
      <w:r w:rsidR="00986FE2">
        <w:rPr>
          <w:rStyle w:val="fontstyle01"/>
          <w:rFonts w:ascii="Times New Roman" w:hAnsi="Times New Roman" w:cs="Times New Roman"/>
          <w:sz w:val="24"/>
          <w:szCs w:val="24"/>
        </w:rPr>
        <w:t xml:space="preserve"> occurs. This exchange might introduce cleaner or dirtier air</w:t>
      </w:r>
      <w:r w:rsidR="002D2EC0">
        <w:rPr>
          <w:rStyle w:val="fontstyle01"/>
          <w:rFonts w:ascii="Times New Roman" w:hAnsi="Times New Roman" w:cs="Times New Roman"/>
          <w:sz w:val="24"/>
          <w:szCs w:val="24"/>
        </w:rPr>
        <w:t xml:space="preserve"> into the UBL depending on the regional atmospheric pollution. At night the UBL shrinks as cooling at </w:t>
      </w:r>
      <w:r w:rsidR="00BD3B58">
        <w:rPr>
          <w:rStyle w:val="fontstyle01"/>
          <w:rFonts w:ascii="Times New Roman" w:hAnsi="Times New Roman" w:cs="Times New Roman"/>
          <w:sz w:val="24"/>
          <w:szCs w:val="24"/>
        </w:rPr>
        <w:t xml:space="preserve">the </w:t>
      </w:r>
      <w:r w:rsidR="002D2EC0">
        <w:rPr>
          <w:rStyle w:val="fontstyle01"/>
          <w:rFonts w:ascii="Times New Roman" w:hAnsi="Times New Roman" w:cs="Times New Roman"/>
          <w:sz w:val="24"/>
          <w:szCs w:val="24"/>
        </w:rPr>
        <w:t>surface usually creates a stagnant layer</w:t>
      </w:r>
      <w:r w:rsidR="002D2EC0" w:rsidRPr="002D2EC0">
        <w:rPr>
          <w:rStyle w:val="fontstyle01"/>
          <w:rFonts w:ascii="Times New Roman" w:hAnsi="Times New Roman" w:cs="Times New Roman"/>
          <w:sz w:val="24"/>
          <w:szCs w:val="24"/>
        </w:rPr>
        <w:t xml:space="preserve"> </w:t>
      </w:r>
      <w:r w:rsidR="002D2EC0">
        <w:rPr>
          <w:rStyle w:val="fontstyle01"/>
          <w:rFonts w:ascii="Times New Roman" w:hAnsi="Times New Roman" w:cs="Times New Roman"/>
          <w:sz w:val="24"/>
          <w:szCs w:val="24"/>
        </w:rPr>
        <w:t>near the ground, which inhibits vertical mixing.</w:t>
      </w:r>
      <w:r w:rsidR="00E12409">
        <w:rPr>
          <w:rStyle w:val="fontstyle01"/>
          <w:rFonts w:ascii="Times New Roman" w:hAnsi="Times New Roman" w:cs="Times New Roman"/>
          <w:sz w:val="24"/>
          <w:szCs w:val="24"/>
        </w:rPr>
        <w:t xml:space="preserve"> This layer is called </w:t>
      </w:r>
      <w:r w:rsidR="00BD3B58">
        <w:rPr>
          <w:rStyle w:val="fontstyle01"/>
          <w:rFonts w:ascii="Times New Roman" w:hAnsi="Times New Roman" w:cs="Times New Roman"/>
          <w:sz w:val="24"/>
          <w:szCs w:val="24"/>
        </w:rPr>
        <w:t xml:space="preserve">the </w:t>
      </w:r>
      <w:r w:rsidR="00E12409">
        <w:rPr>
          <w:rStyle w:val="fontstyle01"/>
          <w:rFonts w:ascii="Times New Roman" w:hAnsi="Times New Roman" w:cs="Times New Roman"/>
          <w:sz w:val="24"/>
          <w:szCs w:val="24"/>
        </w:rPr>
        <w:t>nocturnal boundary layer (NBL). Above the NBL is the residual layer (RL) formed by the leftover constituents from the previous afternoon</w:t>
      </w:r>
      <w:r w:rsidR="003217D8">
        <w:rPr>
          <w:rStyle w:val="fontstyle01"/>
          <w:rFonts w:ascii="Times New Roman" w:hAnsi="Times New Roman" w:cs="Times New Roman"/>
          <w:sz w:val="24"/>
          <w:szCs w:val="24"/>
        </w:rPr>
        <w:t xml:space="preserve"> </w:t>
      </w:r>
      <w:r w:rsidR="007C1BE6" w:rsidRPr="007C1BE6">
        <w:rPr>
          <w:rStyle w:val="fontstyle01"/>
          <w:rFonts w:ascii="Times New Roman" w:hAnsi="Times New Roman" w:cs="Times New Roman"/>
          <w:sz w:val="24"/>
          <w:szCs w:val="24"/>
        </w:rPr>
        <w:t>(</w:t>
      </w:r>
      <w:r w:rsidR="00715530" w:rsidRPr="007F7B20">
        <w:rPr>
          <w:rStyle w:val="fontstyle01"/>
          <w:rFonts w:ascii="Times New Roman" w:hAnsi="Times New Roman" w:cs="Times New Roman"/>
          <w:sz w:val="24"/>
          <w:szCs w:val="24"/>
        </w:rPr>
        <w:t>Stull</w:t>
      </w:r>
      <w:r w:rsidR="00715530" w:rsidRPr="007C1BE6">
        <w:rPr>
          <w:rStyle w:val="fontstyle01"/>
          <w:rFonts w:ascii="Times New Roman" w:hAnsi="Times New Roman" w:cs="Times New Roman"/>
          <w:sz w:val="24"/>
          <w:szCs w:val="24"/>
        </w:rPr>
        <w:t xml:space="preserve"> 2012</w:t>
      </w:r>
      <w:r w:rsidR="003F2C0F">
        <w:rPr>
          <w:rStyle w:val="fontstyle01"/>
          <w:rFonts w:ascii="Times New Roman" w:hAnsi="Times New Roman" w:cs="Times New Roman"/>
          <w:sz w:val="24"/>
          <w:szCs w:val="24"/>
        </w:rPr>
        <w:t>;</w:t>
      </w:r>
      <w:r w:rsidR="00715530">
        <w:rPr>
          <w:rStyle w:val="fontstyle01"/>
          <w:rFonts w:ascii="Times New Roman" w:hAnsi="Times New Roman" w:cs="Times New Roman"/>
          <w:sz w:val="24"/>
          <w:szCs w:val="24"/>
        </w:rPr>
        <w:t xml:space="preserve"> </w:t>
      </w:r>
      <w:r w:rsidR="003217D8" w:rsidRPr="007F7B20">
        <w:rPr>
          <w:rStyle w:val="fontstyle01"/>
          <w:rFonts w:ascii="Times New Roman" w:hAnsi="Times New Roman" w:cs="Times New Roman"/>
          <w:sz w:val="24"/>
          <w:szCs w:val="24"/>
        </w:rPr>
        <w:t>Oke et al.</w:t>
      </w:r>
      <w:r w:rsidR="003217D8" w:rsidRPr="007C1BE6">
        <w:rPr>
          <w:rStyle w:val="fontstyle01"/>
          <w:rFonts w:ascii="Times New Roman" w:hAnsi="Times New Roman" w:cs="Times New Roman"/>
          <w:sz w:val="24"/>
          <w:szCs w:val="24"/>
        </w:rPr>
        <w:t xml:space="preserve"> 2017</w:t>
      </w:r>
      <w:r w:rsidR="007C1BE6" w:rsidRPr="007C1BE6">
        <w:rPr>
          <w:rStyle w:val="fontstyle01"/>
          <w:rFonts w:ascii="Times New Roman" w:hAnsi="Times New Roman" w:cs="Times New Roman"/>
          <w:sz w:val="24"/>
          <w:szCs w:val="24"/>
        </w:rPr>
        <w:t>).</w:t>
      </w:r>
    </w:p>
    <w:p w14:paraId="3D96D7A0" w14:textId="1BECC561" w:rsidR="00FB7367" w:rsidRPr="00792652" w:rsidRDefault="002208AF" w:rsidP="00B07C21">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As the </w:t>
      </w:r>
      <w:r w:rsidR="003217D8">
        <w:rPr>
          <w:rFonts w:ascii="Times New Roman" w:hAnsi="Times New Roman" w:cs="Times New Roman"/>
          <w:sz w:val="24"/>
          <w:szCs w:val="24"/>
        </w:rPr>
        <w:t>ML</w:t>
      </w:r>
      <w:r w:rsidR="00C60691" w:rsidRPr="00792652">
        <w:rPr>
          <w:rFonts w:ascii="Times New Roman" w:hAnsi="Times New Roman" w:cs="Times New Roman"/>
          <w:sz w:val="24"/>
          <w:szCs w:val="24"/>
        </w:rPr>
        <w:t xml:space="preserve"> </w:t>
      </w:r>
      <w:r w:rsidR="003217D8">
        <w:rPr>
          <w:rFonts w:ascii="Times New Roman" w:hAnsi="Times New Roman" w:cs="Times New Roman"/>
          <w:sz w:val="24"/>
          <w:szCs w:val="24"/>
        </w:rPr>
        <w:t>evolves</w:t>
      </w:r>
      <w:r w:rsidR="009F1BEC">
        <w:rPr>
          <w:rFonts w:ascii="Times New Roman" w:hAnsi="Times New Roman" w:cs="Times New Roman"/>
          <w:sz w:val="24"/>
          <w:szCs w:val="24"/>
        </w:rPr>
        <w:t xml:space="preserve"> during </w:t>
      </w:r>
      <w:r w:rsidR="009F1BEC" w:rsidRPr="007E6FD1">
        <w:rPr>
          <w:rFonts w:ascii="Times New Roman" w:hAnsi="Times New Roman" w:cs="Times New Roman"/>
          <w:noProof/>
          <w:sz w:val="24"/>
          <w:szCs w:val="24"/>
        </w:rPr>
        <w:t>daytime</w:t>
      </w:r>
      <w:r w:rsidRPr="00792652">
        <w:rPr>
          <w:rFonts w:ascii="Times New Roman" w:hAnsi="Times New Roman" w:cs="Times New Roman"/>
          <w:sz w:val="24"/>
          <w:szCs w:val="24"/>
        </w:rPr>
        <w:t xml:space="preserve">, </w:t>
      </w:r>
      <w:r w:rsidR="009900C0">
        <w:rPr>
          <w:rFonts w:ascii="Times New Roman" w:hAnsi="Times New Roman" w:cs="Times New Roman"/>
          <w:sz w:val="24"/>
          <w:szCs w:val="24"/>
        </w:rPr>
        <w:t xml:space="preserve">primary </w:t>
      </w:r>
      <w:r w:rsidRPr="00792652">
        <w:rPr>
          <w:rFonts w:ascii="Times New Roman" w:hAnsi="Times New Roman" w:cs="Times New Roman"/>
          <w:sz w:val="24"/>
          <w:szCs w:val="24"/>
        </w:rPr>
        <w:t xml:space="preserve">pollutants </w:t>
      </w:r>
      <w:r w:rsidR="009900C0">
        <w:rPr>
          <w:rFonts w:ascii="Times New Roman" w:hAnsi="Times New Roman" w:cs="Times New Roman"/>
          <w:sz w:val="24"/>
          <w:szCs w:val="24"/>
        </w:rPr>
        <w:t xml:space="preserve">from </w:t>
      </w:r>
      <w:r w:rsidR="003217D8">
        <w:rPr>
          <w:rFonts w:ascii="Times New Roman" w:hAnsi="Times New Roman" w:cs="Times New Roman"/>
          <w:sz w:val="24"/>
          <w:szCs w:val="24"/>
        </w:rPr>
        <w:t xml:space="preserve">emission </w:t>
      </w:r>
      <w:r w:rsidRPr="00792652">
        <w:rPr>
          <w:rFonts w:ascii="Times New Roman" w:hAnsi="Times New Roman" w:cs="Times New Roman"/>
          <w:sz w:val="24"/>
          <w:szCs w:val="24"/>
        </w:rPr>
        <w:t>sources</w:t>
      </w:r>
      <w:r w:rsidR="009F1BEC">
        <w:rPr>
          <w:rFonts w:ascii="Times New Roman" w:hAnsi="Times New Roman" w:cs="Times New Roman"/>
          <w:sz w:val="24"/>
          <w:szCs w:val="24"/>
        </w:rPr>
        <w:t xml:space="preserve"> such as vehicular traffic and industry </w:t>
      </w:r>
      <w:r w:rsidR="00E63BC4" w:rsidRPr="007E6FD1">
        <w:rPr>
          <w:rFonts w:ascii="Times New Roman" w:hAnsi="Times New Roman" w:cs="Times New Roman" w:hint="eastAsia"/>
          <w:noProof/>
          <w:sz w:val="24"/>
          <w:szCs w:val="24"/>
        </w:rPr>
        <w:t xml:space="preserve">are </w:t>
      </w:r>
      <w:r w:rsidRPr="007E6FD1">
        <w:rPr>
          <w:rFonts w:ascii="Times New Roman" w:hAnsi="Times New Roman" w:cs="Times New Roman"/>
          <w:noProof/>
          <w:sz w:val="24"/>
          <w:szCs w:val="24"/>
        </w:rPr>
        <w:t>dilute</w:t>
      </w:r>
      <w:r w:rsidR="00E63BC4" w:rsidRPr="007E6FD1">
        <w:rPr>
          <w:rFonts w:ascii="Times New Roman" w:hAnsi="Times New Roman" w:cs="Times New Roman" w:hint="eastAsia"/>
          <w:noProof/>
          <w:sz w:val="24"/>
          <w:szCs w:val="24"/>
        </w:rPr>
        <w:t>d</w:t>
      </w:r>
      <w:r w:rsidRPr="00792652">
        <w:rPr>
          <w:rFonts w:ascii="Times New Roman" w:hAnsi="Times New Roman" w:cs="Times New Roman"/>
          <w:sz w:val="24"/>
          <w:szCs w:val="24"/>
        </w:rPr>
        <w:t xml:space="preserve"> within </w:t>
      </w:r>
      <w:r w:rsidR="009F1BEC">
        <w:rPr>
          <w:rFonts w:ascii="Times New Roman" w:hAnsi="Times New Roman" w:cs="Times New Roman"/>
          <w:sz w:val="24"/>
          <w:szCs w:val="24"/>
        </w:rPr>
        <w:t>a</w:t>
      </w:r>
      <w:r w:rsidRPr="00792652">
        <w:rPr>
          <w:rFonts w:ascii="Times New Roman" w:hAnsi="Times New Roman" w:cs="Times New Roman"/>
          <w:sz w:val="24"/>
          <w:szCs w:val="24"/>
        </w:rPr>
        <w:t xml:space="preserve"> larger volume of air, which leads to </w:t>
      </w:r>
      <w:r w:rsidR="009F1BEC">
        <w:rPr>
          <w:rFonts w:ascii="Times New Roman" w:hAnsi="Times New Roman" w:cs="Times New Roman"/>
          <w:sz w:val="24"/>
          <w:szCs w:val="24"/>
        </w:rPr>
        <w:t>cleaner</w:t>
      </w:r>
      <w:r w:rsidR="009F1BEC" w:rsidRPr="00792652">
        <w:rPr>
          <w:rFonts w:ascii="Times New Roman" w:hAnsi="Times New Roman" w:cs="Times New Roman"/>
          <w:sz w:val="24"/>
          <w:szCs w:val="24"/>
        </w:rPr>
        <w:t xml:space="preserve"> </w:t>
      </w:r>
      <w:r w:rsidRPr="00792652">
        <w:rPr>
          <w:rFonts w:ascii="Times New Roman" w:hAnsi="Times New Roman" w:cs="Times New Roman"/>
          <w:sz w:val="24"/>
          <w:szCs w:val="24"/>
        </w:rPr>
        <w:t>air</w:t>
      </w:r>
      <w:r>
        <w:rPr>
          <w:rFonts w:ascii="Times New Roman" w:hAnsi="Times New Roman" w:cs="Times New Roman"/>
          <w:sz w:val="24"/>
          <w:szCs w:val="24"/>
        </w:rPr>
        <w:t xml:space="preserve">, if photochemical production </w:t>
      </w:r>
      <w:r w:rsidR="009F1BEC">
        <w:rPr>
          <w:rFonts w:ascii="Times New Roman" w:hAnsi="Times New Roman" w:cs="Times New Roman"/>
          <w:sz w:val="24"/>
          <w:szCs w:val="24"/>
        </w:rPr>
        <w:t>and</w:t>
      </w:r>
      <w:r>
        <w:rPr>
          <w:rFonts w:ascii="Times New Roman" w:hAnsi="Times New Roman" w:cs="Times New Roman"/>
          <w:sz w:val="24"/>
          <w:szCs w:val="24"/>
        </w:rPr>
        <w:t xml:space="preserve"> advection</w:t>
      </w:r>
      <w:r w:rsidR="009F1BEC">
        <w:rPr>
          <w:rFonts w:ascii="Times New Roman" w:hAnsi="Times New Roman" w:cs="Times New Roman"/>
          <w:sz w:val="24"/>
          <w:szCs w:val="24"/>
        </w:rPr>
        <w:t xml:space="preserve"> of polluted plumes </w:t>
      </w:r>
      <w:r w:rsidR="00B27C18">
        <w:rPr>
          <w:rFonts w:ascii="Times New Roman" w:hAnsi="Times New Roman" w:cs="Times New Roman"/>
          <w:sz w:val="24"/>
          <w:szCs w:val="24"/>
        </w:rPr>
        <w:t xml:space="preserve">have a </w:t>
      </w:r>
      <w:r>
        <w:rPr>
          <w:rFonts w:ascii="Times New Roman" w:hAnsi="Times New Roman" w:cs="Times New Roman"/>
          <w:sz w:val="24"/>
          <w:szCs w:val="24"/>
        </w:rPr>
        <w:t>minor</w:t>
      </w:r>
      <w:r w:rsidR="00B27C18">
        <w:rPr>
          <w:rFonts w:ascii="Times New Roman" w:hAnsi="Times New Roman" w:cs="Times New Roman"/>
          <w:sz w:val="24"/>
          <w:szCs w:val="24"/>
        </w:rPr>
        <w:t xml:space="preserve"> contribution</w:t>
      </w:r>
      <w:r w:rsidRPr="00792652">
        <w:rPr>
          <w:rFonts w:ascii="Times New Roman" w:hAnsi="Times New Roman" w:cs="Times New Roman"/>
          <w:sz w:val="24"/>
          <w:szCs w:val="24"/>
        </w:rPr>
        <w:t xml:space="preserve">. </w:t>
      </w:r>
      <w:r w:rsidR="003217D8">
        <w:rPr>
          <w:rFonts w:ascii="Times New Roman" w:hAnsi="Times New Roman" w:cs="Times New Roman"/>
          <w:sz w:val="24"/>
          <w:szCs w:val="24"/>
        </w:rPr>
        <w:t xml:space="preserve">In contrast, after sunset, when the UBL shrinks, air quality can deteriorate </w:t>
      </w:r>
      <w:r w:rsidR="002D021D">
        <w:rPr>
          <w:rFonts w:ascii="Times New Roman" w:hAnsi="Times New Roman" w:cs="Times New Roman"/>
          <w:sz w:val="24"/>
          <w:szCs w:val="24"/>
        </w:rPr>
        <w:t>under</w:t>
      </w:r>
      <w:r w:rsidR="003217D8">
        <w:rPr>
          <w:rFonts w:ascii="Times New Roman" w:hAnsi="Times New Roman" w:cs="Times New Roman"/>
          <w:sz w:val="24"/>
          <w:szCs w:val="24"/>
        </w:rPr>
        <w:t xml:space="preserve"> </w:t>
      </w:r>
      <w:r w:rsidRPr="00792652">
        <w:rPr>
          <w:rFonts w:ascii="Times New Roman" w:hAnsi="Times New Roman" w:cs="Times New Roman"/>
          <w:sz w:val="24"/>
          <w:szCs w:val="24"/>
        </w:rPr>
        <w:t>a shallow</w:t>
      </w:r>
      <w:r w:rsidR="003217D8">
        <w:rPr>
          <w:rFonts w:ascii="Times New Roman" w:hAnsi="Times New Roman" w:cs="Times New Roman"/>
          <w:sz w:val="24"/>
          <w:szCs w:val="24"/>
        </w:rPr>
        <w:t xml:space="preserve"> UBL </w:t>
      </w:r>
      <w:r w:rsidRPr="00792652">
        <w:rPr>
          <w:rFonts w:ascii="Times New Roman" w:hAnsi="Times New Roman" w:cs="Times New Roman"/>
          <w:sz w:val="24"/>
          <w:szCs w:val="24"/>
        </w:rPr>
        <w:t>and strong emission of pollutants.</w:t>
      </w:r>
      <w:bookmarkEnd w:id="7"/>
    </w:p>
    <w:p w14:paraId="2AB95839" w14:textId="285EC78A" w:rsidR="00BE6343" w:rsidRDefault="00B52A1D" w:rsidP="00B07C21">
      <w:pPr>
        <w:spacing w:after="120" w:line="360" w:lineRule="auto"/>
        <w:rPr>
          <w:rFonts w:ascii="Times New Roman" w:hAnsi="Times New Roman" w:cs="Times New Roman"/>
          <w:color w:val="000000"/>
          <w:sz w:val="24"/>
          <w:szCs w:val="24"/>
        </w:rPr>
      </w:pPr>
      <w:r w:rsidRPr="007E6FD1">
        <w:rPr>
          <w:rFonts w:ascii="Times New Roman" w:hAnsi="Times New Roman" w:cs="Times New Roman"/>
          <w:noProof/>
          <w:color w:val="000000"/>
          <w:sz w:val="24"/>
          <w:szCs w:val="24"/>
        </w:rPr>
        <w:t xml:space="preserve">Despite the need </w:t>
      </w:r>
      <w:r w:rsidR="00BD3B58" w:rsidRPr="007E6FD1">
        <w:rPr>
          <w:rFonts w:ascii="Times New Roman" w:hAnsi="Times New Roman" w:cs="Times New Roman"/>
          <w:noProof/>
          <w:color w:val="000000"/>
          <w:sz w:val="24"/>
          <w:szCs w:val="24"/>
        </w:rPr>
        <w:t>for</w:t>
      </w:r>
      <w:r w:rsidRPr="007E6FD1">
        <w:rPr>
          <w:rFonts w:ascii="Times New Roman" w:hAnsi="Times New Roman" w:cs="Times New Roman"/>
          <w:noProof/>
          <w:color w:val="000000"/>
          <w:sz w:val="24"/>
          <w:szCs w:val="24"/>
        </w:rPr>
        <w:t xml:space="preserve"> accurate knowledge of the diurnal</w:t>
      </w:r>
      <w:r w:rsidRPr="005730E2">
        <w:rPr>
          <w:rFonts w:ascii="Times New Roman" w:hAnsi="Times New Roman" w:cs="Times New Roman"/>
          <w:noProof/>
          <w:color w:val="000000"/>
          <w:sz w:val="24"/>
          <w:szCs w:val="24"/>
        </w:rPr>
        <w:t xml:space="preserve"> evolution and dynamics of the UBL, continuous monitoring of the UBL is rarely performed.</w:t>
      </w:r>
      <w:r>
        <w:rPr>
          <w:rFonts w:ascii="Times New Roman" w:hAnsi="Times New Roman" w:cs="Times New Roman"/>
          <w:color w:val="000000"/>
          <w:sz w:val="24"/>
          <w:szCs w:val="24"/>
        </w:rPr>
        <w:t xml:space="preserve"> Radiosondes launched by meteorological services and airports are often used to retrieve UBL heights</w:t>
      </w:r>
      <w:r w:rsidR="008511B8">
        <w:rPr>
          <w:rFonts w:ascii="Times New Roman" w:hAnsi="Times New Roman" w:cs="Times New Roman"/>
          <w:color w:val="000000"/>
          <w:sz w:val="24"/>
          <w:szCs w:val="24"/>
        </w:rPr>
        <w:t xml:space="preserve"> </w:t>
      </w:r>
      <w:r w:rsidR="008511B8">
        <w:rPr>
          <w:rFonts w:ascii="Times New Roman" w:hAnsi="Times New Roman" w:cs="Times New Roman"/>
          <w:sz w:val="24"/>
          <w:szCs w:val="24"/>
        </w:rPr>
        <w:t>(</w:t>
      </w:r>
      <w:r w:rsidR="003A1004" w:rsidRPr="00EC63C5">
        <w:rPr>
          <w:rFonts w:ascii="Times New Roman" w:hAnsi="Times New Roman" w:cs="Times New Roman"/>
          <w:i/>
          <w:sz w:val="24"/>
          <w:szCs w:val="24"/>
        </w:rPr>
        <w:t>Z</w:t>
      </w:r>
      <w:r w:rsidR="003A1004" w:rsidRPr="00EC63C5">
        <w:rPr>
          <w:rFonts w:ascii="Cambria Math" w:eastAsia="맑은 고딕" w:hAnsi="Cambria Math" w:cs="Cambria Math"/>
          <w:sz w:val="24"/>
          <w:szCs w:val="24"/>
          <w:vertAlign w:val="subscript"/>
        </w:rPr>
        <w:t>△</w:t>
      </w:r>
      <w:r w:rsidR="003A1004" w:rsidRPr="00EC63C5">
        <w:rPr>
          <w:rFonts w:ascii="Times New Roman" w:hAnsi="Times New Roman" w:cs="Times New Roman"/>
          <w:sz w:val="24"/>
          <w:szCs w:val="24"/>
          <w:vertAlign w:val="subscript"/>
        </w:rPr>
        <w:t>T</w:t>
      </w:r>
      <w:r w:rsidR="008511B8">
        <w:rPr>
          <w:rFonts w:ascii="Times New Roman" w:hAnsi="Times New Roman" w:cs="Times New Roman"/>
          <w:sz w:val="24"/>
          <w:szCs w:val="24"/>
        </w:rPr>
        <w:t>)</w:t>
      </w:r>
      <w:r>
        <w:rPr>
          <w:rFonts w:ascii="Times New Roman" w:hAnsi="Times New Roman" w:cs="Times New Roman"/>
          <w:color w:val="000000"/>
          <w:sz w:val="24"/>
          <w:szCs w:val="24"/>
        </w:rPr>
        <w:t>. However, they are</w:t>
      </w:r>
      <w:r w:rsidR="00BD3B58">
        <w:rPr>
          <w:rFonts w:ascii="Times New Roman" w:hAnsi="Times New Roman" w:cs="Times New Roman"/>
          <w:color w:val="000000"/>
          <w:sz w:val="24"/>
          <w:szCs w:val="24"/>
        </w:rPr>
        <w:t xml:space="preserve"> usually</w:t>
      </w:r>
      <w:r>
        <w:rPr>
          <w:rFonts w:ascii="Times New Roman" w:hAnsi="Times New Roman" w:cs="Times New Roman"/>
          <w:color w:val="000000"/>
          <w:sz w:val="24"/>
          <w:szCs w:val="24"/>
        </w:rPr>
        <w:t xml:space="preserve"> </w:t>
      </w:r>
      <w:r w:rsidRPr="007E6FD1">
        <w:rPr>
          <w:rFonts w:ascii="Times New Roman" w:hAnsi="Times New Roman" w:cs="Times New Roman"/>
          <w:noProof/>
          <w:color w:val="000000"/>
          <w:sz w:val="24"/>
          <w:szCs w:val="24"/>
        </w:rPr>
        <w:t>launched</w:t>
      </w:r>
      <w:r>
        <w:rPr>
          <w:rFonts w:ascii="Times New Roman" w:hAnsi="Times New Roman" w:cs="Times New Roman"/>
          <w:color w:val="000000"/>
          <w:sz w:val="24"/>
          <w:szCs w:val="24"/>
        </w:rPr>
        <w:t xml:space="preserve"> once or twice per day</w:t>
      </w:r>
      <w:r w:rsidR="00953590">
        <w:rPr>
          <w:rFonts w:ascii="Times New Roman" w:hAnsi="Times New Roman" w:cs="Times New Roman"/>
          <w:color w:val="000000"/>
          <w:sz w:val="24"/>
          <w:szCs w:val="24"/>
        </w:rPr>
        <w:t xml:space="preserve"> operationally</w:t>
      </w:r>
      <w:r>
        <w:rPr>
          <w:rFonts w:ascii="Times New Roman" w:hAnsi="Times New Roman" w:cs="Times New Roman"/>
          <w:color w:val="000000"/>
          <w:sz w:val="24"/>
          <w:szCs w:val="24"/>
        </w:rPr>
        <w:t xml:space="preserve">. </w:t>
      </w:r>
      <w:r w:rsidR="00953590">
        <w:rPr>
          <w:rFonts w:ascii="Times New Roman" w:hAnsi="Times New Roman" w:cs="Times New Roman"/>
          <w:color w:val="000000"/>
          <w:sz w:val="24"/>
          <w:szCs w:val="24"/>
        </w:rPr>
        <w:t>R</w:t>
      </w:r>
      <w:r w:rsidR="00B9448B">
        <w:rPr>
          <w:rFonts w:ascii="Times New Roman" w:hAnsi="Times New Roman" w:cs="Times New Roman"/>
          <w:color w:val="000000"/>
          <w:sz w:val="24"/>
          <w:szCs w:val="24"/>
        </w:rPr>
        <w:t xml:space="preserve">ecent </w:t>
      </w:r>
      <w:r w:rsidR="00E66B9C">
        <w:rPr>
          <w:rFonts w:ascii="Times New Roman" w:hAnsi="Times New Roman" w:cs="Times New Roman"/>
          <w:sz w:val="24"/>
          <w:szCs w:val="24"/>
        </w:rPr>
        <w:t>i</w:t>
      </w:r>
      <w:r w:rsidR="00E66B9C" w:rsidRPr="00792652">
        <w:rPr>
          <w:rFonts w:ascii="Times New Roman" w:hAnsi="Times New Roman" w:cs="Times New Roman"/>
          <w:sz w:val="24"/>
          <w:szCs w:val="24"/>
        </w:rPr>
        <w:t>mprovements</w:t>
      </w:r>
      <w:r w:rsidR="00B9448B">
        <w:rPr>
          <w:rFonts w:ascii="Times New Roman" w:hAnsi="Times New Roman" w:cs="Times New Roman"/>
          <w:color w:val="000000"/>
          <w:sz w:val="24"/>
          <w:szCs w:val="24"/>
        </w:rPr>
        <w:t xml:space="preserve"> </w:t>
      </w:r>
      <w:r w:rsidR="00E66B9C">
        <w:rPr>
          <w:rFonts w:ascii="Times New Roman" w:hAnsi="Times New Roman" w:cs="Times New Roman"/>
          <w:sz w:val="24"/>
          <w:szCs w:val="24"/>
        </w:rPr>
        <w:t>to</w:t>
      </w:r>
      <w:r w:rsidR="00E66B9C" w:rsidRPr="00792652">
        <w:rPr>
          <w:rFonts w:ascii="Times New Roman" w:hAnsi="Times New Roman" w:cs="Times New Roman"/>
          <w:sz w:val="24"/>
          <w:szCs w:val="24"/>
        </w:rPr>
        <w:t xml:space="preserve"> remote sensing</w:t>
      </w:r>
      <w:r w:rsidR="00EB5672">
        <w:rPr>
          <w:rFonts w:ascii="Times New Roman" w:hAnsi="Times New Roman" w:cs="Times New Roman"/>
          <w:sz w:val="24"/>
          <w:szCs w:val="24"/>
        </w:rPr>
        <w:t xml:space="preserve"> instruments, such as thermodynamic microwave radiometers, radar wind profilers </w:t>
      </w:r>
      <w:r w:rsidR="00EB5672" w:rsidRPr="007E6FD1">
        <w:rPr>
          <w:rFonts w:ascii="Times New Roman" w:hAnsi="Times New Roman" w:cs="Times New Roman"/>
          <w:noProof/>
          <w:sz w:val="24"/>
          <w:szCs w:val="24"/>
        </w:rPr>
        <w:t>and</w:t>
      </w:r>
      <w:r w:rsidR="00EB5672">
        <w:rPr>
          <w:rFonts w:ascii="Times New Roman" w:hAnsi="Times New Roman" w:cs="Times New Roman"/>
          <w:sz w:val="24"/>
          <w:szCs w:val="24"/>
        </w:rPr>
        <w:t xml:space="preserve"> lidars </w:t>
      </w:r>
      <w:r w:rsidR="00E66B9C" w:rsidRPr="00E66B9C">
        <w:rPr>
          <w:rFonts w:ascii="Times New Roman" w:hAnsi="Times New Roman" w:cs="Times New Roman"/>
          <w:color w:val="000000"/>
          <w:sz w:val="24"/>
          <w:szCs w:val="24"/>
        </w:rPr>
        <w:t xml:space="preserve">have </w:t>
      </w:r>
      <w:r w:rsidR="00F6101E">
        <w:rPr>
          <w:rFonts w:ascii="Times New Roman" w:hAnsi="Times New Roman" w:cs="Times New Roman"/>
          <w:color w:val="000000"/>
          <w:sz w:val="24"/>
          <w:szCs w:val="24"/>
        </w:rPr>
        <w:t>allowed</w:t>
      </w:r>
      <w:r w:rsidR="00E81028">
        <w:rPr>
          <w:rFonts w:ascii="Times New Roman" w:hAnsi="Times New Roman" w:cs="Times New Roman"/>
          <w:color w:val="000000"/>
          <w:sz w:val="24"/>
          <w:szCs w:val="24"/>
        </w:rPr>
        <w:t xml:space="preserve"> </w:t>
      </w:r>
      <w:r w:rsidR="00BD3B58">
        <w:rPr>
          <w:rFonts w:ascii="Times New Roman" w:hAnsi="Times New Roman" w:cs="Times New Roman"/>
          <w:color w:val="000000"/>
          <w:sz w:val="24"/>
          <w:szCs w:val="24"/>
        </w:rPr>
        <w:t xml:space="preserve">continuous </w:t>
      </w:r>
      <w:r w:rsidR="00E81028">
        <w:rPr>
          <w:rFonts w:ascii="Times New Roman" w:hAnsi="Times New Roman" w:cs="Times New Roman"/>
          <w:color w:val="000000"/>
          <w:sz w:val="24"/>
          <w:szCs w:val="24"/>
        </w:rPr>
        <w:t>monitor</w:t>
      </w:r>
      <w:r w:rsidR="00D7056E">
        <w:rPr>
          <w:rFonts w:ascii="Times New Roman" w:hAnsi="Times New Roman" w:cs="Times New Roman"/>
          <w:color w:val="000000"/>
          <w:sz w:val="24"/>
          <w:szCs w:val="24"/>
        </w:rPr>
        <w:t>ing</w:t>
      </w:r>
      <w:r w:rsidR="00E81028">
        <w:rPr>
          <w:rFonts w:ascii="Times New Roman" w:hAnsi="Times New Roman" w:cs="Times New Roman"/>
          <w:color w:val="000000"/>
          <w:sz w:val="24"/>
          <w:szCs w:val="24"/>
        </w:rPr>
        <w:t xml:space="preserve"> </w:t>
      </w:r>
      <w:r w:rsidR="00BD3B58">
        <w:rPr>
          <w:rFonts w:ascii="Times New Roman" w:hAnsi="Times New Roman" w:cs="Times New Roman"/>
          <w:color w:val="000000"/>
          <w:sz w:val="24"/>
          <w:szCs w:val="24"/>
        </w:rPr>
        <w:t xml:space="preserve">of </w:t>
      </w:r>
      <w:r w:rsidR="00E81028">
        <w:rPr>
          <w:rFonts w:ascii="Times New Roman" w:hAnsi="Times New Roman" w:cs="Times New Roman"/>
          <w:color w:val="000000"/>
          <w:sz w:val="24"/>
          <w:szCs w:val="24"/>
        </w:rPr>
        <w:t xml:space="preserve">the </w:t>
      </w:r>
      <w:r w:rsidR="00095EA9">
        <w:rPr>
          <w:rFonts w:ascii="Times New Roman" w:hAnsi="Times New Roman" w:cs="Times New Roman"/>
          <w:color w:val="000000"/>
          <w:sz w:val="24"/>
          <w:szCs w:val="24"/>
        </w:rPr>
        <w:t>boundary layer</w:t>
      </w:r>
      <w:r w:rsidR="00E81028">
        <w:rPr>
          <w:rFonts w:ascii="Times New Roman" w:hAnsi="Times New Roman" w:cs="Times New Roman"/>
          <w:color w:val="000000"/>
          <w:sz w:val="24"/>
          <w:szCs w:val="24"/>
        </w:rPr>
        <w:t xml:space="preserve"> evolution. </w:t>
      </w:r>
      <w:r w:rsidR="00095EA9">
        <w:rPr>
          <w:rFonts w:ascii="Times New Roman" w:hAnsi="Times New Roman" w:cs="Times New Roman"/>
          <w:color w:val="000000"/>
          <w:sz w:val="24"/>
          <w:szCs w:val="24"/>
        </w:rPr>
        <w:t>Among these instruments</w:t>
      </w:r>
      <w:r w:rsidR="00E81028">
        <w:rPr>
          <w:rFonts w:ascii="Times New Roman" w:hAnsi="Times New Roman" w:cs="Times New Roman"/>
          <w:color w:val="000000"/>
          <w:sz w:val="24"/>
          <w:szCs w:val="24"/>
        </w:rPr>
        <w:t>,</w:t>
      </w:r>
      <w:r w:rsidR="00BE6343">
        <w:rPr>
          <w:rFonts w:ascii="Times New Roman" w:hAnsi="Times New Roman" w:cs="Times New Roman"/>
          <w:color w:val="000000"/>
          <w:sz w:val="24"/>
          <w:szCs w:val="24"/>
        </w:rPr>
        <w:t xml:space="preserve"> automatic lidars and their </w:t>
      </w:r>
      <w:r w:rsidR="000A72A2">
        <w:rPr>
          <w:rFonts w:ascii="Times New Roman" w:hAnsi="Times New Roman" w:cs="Times New Roman"/>
          <w:color w:val="000000"/>
          <w:sz w:val="24"/>
          <w:szCs w:val="24"/>
        </w:rPr>
        <w:t>commercial</w:t>
      </w:r>
      <w:r w:rsidR="00BE6343">
        <w:rPr>
          <w:rFonts w:ascii="Times New Roman" w:hAnsi="Times New Roman" w:cs="Times New Roman"/>
          <w:color w:val="000000"/>
          <w:sz w:val="24"/>
          <w:szCs w:val="24"/>
        </w:rPr>
        <w:t xml:space="preserve"> version, ceilometers</w:t>
      </w:r>
      <w:r w:rsidR="000A72A2">
        <w:rPr>
          <w:rFonts w:ascii="Times New Roman" w:hAnsi="Times New Roman" w:cs="Times New Roman"/>
          <w:color w:val="000000"/>
          <w:sz w:val="24"/>
          <w:szCs w:val="24"/>
        </w:rPr>
        <w:t xml:space="preserve">, offer a low-maintenance and low-cost solution to </w:t>
      </w:r>
      <w:r w:rsidR="00BD3B58">
        <w:rPr>
          <w:rFonts w:ascii="Times New Roman" w:hAnsi="Times New Roman" w:cs="Times New Roman"/>
          <w:color w:val="000000"/>
          <w:sz w:val="24"/>
          <w:szCs w:val="24"/>
        </w:rPr>
        <w:t xml:space="preserve">continuously </w:t>
      </w:r>
      <w:r w:rsidR="000A72A2">
        <w:rPr>
          <w:rFonts w:ascii="Times New Roman" w:hAnsi="Times New Roman" w:cs="Times New Roman"/>
          <w:color w:val="000000"/>
          <w:sz w:val="24"/>
          <w:szCs w:val="24"/>
        </w:rPr>
        <w:t xml:space="preserve">monitor the </w:t>
      </w:r>
      <w:r w:rsidR="008511B8">
        <w:rPr>
          <w:rFonts w:ascii="Times New Roman" w:hAnsi="Times New Roman" w:cs="Times New Roman"/>
          <w:color w:val="000000"/>
          <w:sz w:val="24"/>
          <w:szCs w:val="24"/>
        </w:rPr>
        <w:t>ML</w:t>
      </w:r>
      <w:r w:rsidR="000A72A2">
        <w:rPr>
          <w:rFonts w:ascii="Times New Roman" w:hAnsi="Times New Roman" w:cs="Times New Roman"/>
          <w:color w:val="000000"/>
          <w:sz w:val="24"/>
          <w:szCs w:val="24"/>
        </w:rPr>
        <w:t xml:space="preserve"> using aerosol backscatter during daytime, as well as the NBL and RL at nighttime</w:t>
      </w:r>
      <w:r w:rsidR="007C1BE6">
        <w:rPr>
          <w:rFonts w:ascii="Times New Roman" w:hAnsi="Times New Roman" w:cs="Times New Roman"/>
          <w:color w:val="000000"/>
          <w:sz w:val="24"/>
          <w:szCs w:val="24"/>
        </w:rPr>
        <w:t xml:space="preserve"> </w:t>
      </w:r>
      <w:r w:rsidR="007C1BE6" w:rsidRPr="007C1BE6">
        <w:rPr>
          <w:rFonts w:ascii="Times New Roman" w:hAnsi="Times New Roman" w:cs="Times New Roman"/>
          <w:color w:val="000000"/>
          <w:sz w:val="24"/>
          <w:szCs w:val="24"/>
        </w:rPr>
        <w:t>(</w:t>
      </w:r>
      <w:r w:rsidR="00095EA9" w:rsidRPr="007C1BE6">
        <w:rPr>
          <w:rFonts w:ascii="Times New Roman" w:hAnsi="Times New Roman" w:cs="Times New Roman"/>
          <w:color w:val="000000"/>
          <w:sz w:val="24"/>
          <w:szCs w:val="24"/>
        </w:rPr>
        <w:t>e.g.</w:t>
      </w:r>
      <w:r w:rsidR="0003643B">
        <w:rPr>
          <w:rFonts w:ascii="Times New Roman" w:hAnsi="Times New Roman" w:cs="Times New Roman"/>
          <w:color w:val="000000"/>
          <w:sz w:val="24"/>
          <w:szCs w:val="24"/>
        </w:rPr>
        <w:t>,</w:t>
      </w:r>
      <w:r w:rsidR="001970C2" w:rsidRPr="007C1BE6">
        <w:rPr>
          <w:rFonts w:ascii="Times New Roman" w:hAnsi="Times New Roman" w:cs="Times New Roman"/>
          <w:color w:val="000000"/>
          <w:sz w:val="24"/>
          <w:szCs w:val="24"/>
        </w:rPr>
        <w:t xml:space="preserve"> </w:t>
      </w:r>
      <w:r w:rsidR="002E61C7" w:rsidRPr="007F7B20">
        <w:rPr>
          <w:rFonts w:ascii="Times New Roman" w:hAnsi="Times New Roman" w:cs="Times New Roman"/>
          <w:color w:val="000000"/>
          <w:sz w:val="24"/>
          <w:szCs w:val="24"/>
        </w:rPr>
        <w:t>Kim et al.</w:t>
      </w:r>
      <w:r w:rsidR="002E61C7" w:rsidRPr="007C1BE6">
        <w:rPr>
          <w:rFonts w:ascii="Times New Roman" w:hAnsi="Times New Roman" w:cs="Times New Roman"/>
          <w:color w:val="000000"/>
          <w:sz w:val="24"/>
          <w:szCs w:val="24"/>
        </w:rPr>
        <w:t xml:space="preserve"> 2007</w:t>
      </w:r>
      <w:r w:rsidR="003F2C0F">
        <w:rPr>
          <w:rFonts w:ascii="Times New Roman" w:hAnsi="Times New Roman" w:cs="Times New Roman"/>
          <w:color w:val="000000"/>
          <w:sz w:val="24"/>
          <w:szCs w:val="24"/>
        </w:rPr>
        <w:t>;</w:t>
      </w:r>
      <w:r w:rsidR="00CD108D" w:rsidRPr="007C1BE6">
        <w:rPr>
          <w:rFonts w:ascii="Times New Roman" w:hAnsi="Times New Roman" w:cs="Times New Roman"/>
          <w:color w:val="000000"/>
          <w:sz w:val="24"/>
          <w:szCs w:val="24"/>
        </w:rPr>
        <w:t xml:space="preserve"> </w:t>
      </w:r>
      <w:r w:rsidR="002F22C9" w:rsidRPr="007F7B20">
        <w:rPr>
          <w:rFonts w:ascii="Times New Roman" w:hAnsi="Times New Roman" w:cs="Times New Roman"/>
          <w:color w:val="000000"/>
          <w:sz w:val="24"/>
          <w:szCs w:val="24"/>
        </w:rPr>
        <w:t>Haman et al.</w:t>
      </w:r>
      <w:r w:rsidR="002F22C9" w:rsidRPr="007C1BE6">
        <w:rPr>
          <w:rFonts w:ascii="Times New Roman" w:hAnsi="Times New Roman" w:cs="Times New Roman"/>
          <w:color w:val="000000"/>
          <w:sz w:val="24"/>
          <w:szCs w:val="24"/>
        </w:rPr>
        <w:t xml:space="preserve"> </w:t>
      </w:r>
      <w:r w:rsidR="002F22C9" w:rsidRPr="007C1BE6">
        <w:rPr>
          <w:rFonts w:ascii="Times New Roman" w:hAnsi="Times New Roman" w:cs="Times New Roman"/>
          <w:color w:val="000000"/>
          <w:sz w:val="24"/>
          <w:szCs w:val="24"/>
        </w:rPr>
        <w:lastRenderedPageBreak/>
        <w:t>2012</w:t>
      </w:r>
      <w:r w:rsidR="003F2C0F">
        <w:rPr>
          <w:rFonts w:ascii="Times New Roman" w:hAnsi="Times New Roman" w:cs="Times New Roman"/>
          <w:color w:val="000000"/>
          <w:sz w:val="24"/>
          <w:szCs w:val="24"/>
        </w:rPr>
        <w:t>;</w:t>
      </w:r>
      <w:r w:rsidR="00CD108D" w:rsidRPr="007C1BE6">
        <w:rPr>
          <w:rFonts w:ascii="Times New Roman" w:hAnsi="Times New Roman" w:cs="Times New Roman"/>
          <w:color w:val="000000"/>
          <w:sz w:val="24"/>
          <w:szCs w:val="24"/>
        </w:rPr>
        <w:t xml:space="preserve"> </w:t>
      </w:r>
      <w:r w:rsidR="00095EA9" w:rsidRPr="007F7B20">
        <w:rPr>
          <w:rFonts w:ascii="Times New Roman" w:hAnsi="Times New Roman" w:cs="Times New Roman"/>
          <w:color w:val="000000"/>
          <w:sz w:val="24"/>
          <w:szCs w:val="24"/>
        </w:rPr>
        <w:t>Pandolfi et al.</w:t>
      </w:r>
      <w:r w:rsidR="00095EA9" w:rsidRPr="007C1BE6">
        <w:rPr>
          <w:rFonts w:ascii="Times New Roman" w:hAnsi="Times New Roman" w:cs="Times New Roman"/>
          <w:color w:val="000000"/>
          <w:sz w:val="24"/>
          <w:szCs w:val="24"/>
        </w:rPr>
        <w:t xml:space="preserve"> 2013</w:t>
      </w:r>
      <w:r w:rsidR="003F2C0F">
        <w:rPr>
          <w:rFonts w:ascii="Times New Roman" w:hAnsi="Times New Roman" w:cs="Times New Roman"/>
          <w:color w:val="000000"/>
          <w:sz w:val="24"/>
          <w:szCs w:val="24"/>
        </w:rPr>
        <w:t>;</w:t>
      </w:r>
      <w:r w:rsidR="00CD108D" w:rsidRPr="007C1BE6">
        <w:rPr>
          <w:rFonts w:ascii="Times New Roman" w:hAnsi="Times New Roman" w:cs="Times New Roman"/>
          <w:color w:val="000000"/>
          <w:sz w:val="24"/>
          <w:szCs w:val="24"/>
        </w:rPr>
        <w:t xml:space="preserve"> </w:t>
      </w:r>
      <w:r w:rsidR="00095EA9" w:rsidRPr="007F7B20">
        <w:rPr>
          <w:rFonts w:ascii="Times New Roman" w:hAnsi="Times New Roman" w:cs="Times New Roman"/>
          <w:color w:val="000000"/>
          <w:sz w:val="24"/>
          <w:szCs w:val="24"/>
        </w:rPr>
        <w:t>Garc</w:t>
      </w:r>
      <w:r w:rsidR="00B97455" w:rsidRPr="00095EA9">
        <w:rPr>
          <w:rFonts w:ascii="Times New Roman" w:eastAsia="Times New Roman" w:hAnsi="Times New Roman" w:cs="Times New Roman"/>
          <w:sz w:val="24"/>
          <w:szCs w:val="24"/>
          <w:lang w:eastAsia="de-DE"/>
        </w:rPr>
        <w:t>í</w:t>
      </w:r>
      <w:r w:rsidR="00095EA9" w:rsidRPr="007F7B20">
        <w:rPr>
          <w:rFonts w:ascii="Times New Roman" w:hAnsi="Times New Roman" w:cs="Times New Roman"/>
          <w:color w:val="000000"/>
          <w:sz w:val="24"/>
          <w:szCs w:val="24"/>
        </w:rPr>
        <w:t>a-Franco et al.</w:t>
      </w:r>
      <w:r w:rsidR="00095EA9" w:rsidRPr="007C1BE6">
        <w:rPr>
          <w:rFonts w:ascii="Times New Roman" w:hAnsi="Times New Roman" w:cs="Times New Roman"/>
          <w:color w:val="000000"/>
          <w:sz w:val="24"/>
          <w:szCs w:val="24"/>
        </w:rPr>
        <w:t xml:space="preserve"> 2018</w:t>
      </w:r>
      <w:r w:rsidR="003F2C0F">
        <w:rPr>
          <w:rFonts w:ascii="Times New Roman" w:hAnsi="Times New Roman" w:cs="Times New Roman"/>
          <w:color w:val="000000"/>
          <w:sz w:val="24"/>
          <w:szCs w:val="24"/>
        </w:rPr>
        <w:t>;</w:t>
      </w:r>
      <w:r w:rsidR="001970C2" w:rsidRPr="007C1BE6">
        <w:rPr>
          <w:rFonts w:ascii="Times New Roman" w:hAnsi="Times New Roman" w:cs="Times New Roman"/>
          <w:color w:val="000000"/>
          <w:sz w:val="24"/>
          <w:szCs w:val="24"/>
        </w:rPr>
        <w:t xml:space="preserve"> </w:t>
      </w:r>
      <w:r w:rsidR="001970C2" w:rsidRPr="007F7B20">
        <w:rPr>
          <w:rFonts w:ascii="TimesNewRoman" w:hAnsi="TimesNewRoman" w:hint="eastAsia"/>
          <w:color w:val="000000"/>
          <w:sz w:val="24"/>
          <w:szCs w:val="24"/>
        </w:rPr>
        <w:t>Kotthaus</w:t>
      </w:r>
      <w:r w:rsidR="001970C2" w:rsidRPr="007F7B20">
        <w:rPr>
          <w:rFonts w:ascii="TimesNewRoman" w:hAnsi="TimesNewRoman" w:hint="eastAsia"/>
          <w:color w:val="000000"/>
          <w:sz w:val="16"/>
          <w:szCs w:val="16"/>
        </w:rPr>
        <w:t xml:space="preserve"> </w:t>
      </w:r>
      <w:r w:rsidR="001970C2" w:rsidRPr="007F7B20">
        <w:rPr>
          <w:rFonts w:ascii="TimesNewRoman" w:hAnsi="TimesNewRoman" w:hint="eastAsia"/>
          <w:color w:val="000000"/>
          <w:sz w:val="24"/>
          <w:szCs w:val="24"/>
        </w:rPr>
        <w:t>and Grimmond</w:t>
      </w:r>
      <w:r w:rsidR="001970C2" w:rsidRPr="007C1BE6">
        <w:rPr>
          <w:rFonts w:ascii="TimesNewRoman" w:hAnsi="TimesNewRoman"/>
          <w:color w:val="000000"/>
          <w:sz w:val="24"/>
          <w:szCs w:val="24"/>
        </w:rPr>
        <w:t xml:space="preserve"> 2018</w:t>
      </w:r>
      <w:r w:rsidR="00BF5D02" w:rsidRPr="007C1BE6">
        <w:rPr>
          <w:rFonts w:ascii="TimesNewRoman" w:hAnsi="TimesNewRoman"/>
          <w:color w:val="000000"/>
          <w:sz w:val="24"/>
          <w:szCs w:val="24"/>
        </w:rPr>
        <w:t>b</w:t>
      </w:r>
      <w:r w:rsidR="007C1BE6" w:rsidRPr="007C1BE6">
        <w:rPr>
          <w:rFonts w:ascii="TimesNewRoman" w:hAnsi="TimesNewRoman"/>
          <w:color w:val="000000"/>
          <w:sz w:val="24"/>
          <w:szCs w:val="24"/>
        </w:rPr>
        <w:t>)</w:t>
      </w:r>
      <w:r w:rsidR="007C1BE6">
        <w:rPr>
          <w:rFonts w:ascii="TimesNewRoman" w:hAnsi="TimesNewRoman"/>
          <w:color w:val="000000"/>
          <w:sz w:val="24"/>
          <w:szCs w:val="24"/>
        </w:rPr>
        <w:t>.</w:t>
      </w:r>
    </w:p>
    <w:p w14:paraId="753745D5" w14:textId="27C710B7" w:rsidR="00B616BD" w:rsidRDefault="00B9448B" w:rsidP="00B07C2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Ceilometers provide vertical profiles of </w:t>
      </w:r>
      <w:ins w:id="9" w:author="만든 이" w:date="2018-11-29T08:40:00Z">
        <w:r w:rsidR="00A86081">
          <w:rPr>
            <w:rFonts w:ascii="Times New Roman" w:hAnsi="Times New Roman" w:cs="Times New Roman"/>
            <w:sz w:val="24"/>
            <w:szCs w:val="24"/>
          </w:rPr>
          <w:t xml:space="preserve">backscatter </w:t>
        </w:r>
      </w:ins>
      <w:r>
        <w:rPr>
          <w:rFonts w:ascii="Times New Roman" w:hAnsi="Times New Roman" w:cs="Times New Roman"/>
          <w:sz w:val="24"/>
          <w:szCs w:val="24"/>
        </w:rPr>
        <w:t xml:space="preserve">aerosol backscatter </w:t>
      </w:r>
      <w:r w:rsidR="007D228E">
        <w:rPr>
          <w:rFonts w:ascii="Times New Roman" w:hAnsi="Times New Roman" w:cs="Times New Roman"/>
          <w:sz w:val="24"/>
          <w:szCs w:val="24"/>
        </w:rPr>
        <w:t>of high spatial resolution (</w:t>
      </w:r>
      <w:r w:rsidR="007D228E">
        <w:rPr>
          <w:rFonts w:ascii="Times New Roman" w:hAnsi="Times New Roman" w:cs="Times New Roman"/>
          <w:sz w:val="24"/>
          <w:szCs w:val="24"/>
        </w:rPr>
        <w:sym w:font="Symbol" w:char="F07E"/>
      </w:r>
      <w:r w:rsidR="002C2F11">
        <w:rPr>
          <w:rFonts w:ascii="Times New Roman" w:hAnsi="Times New Roman" w:cs="Times New Roman"/>
          <w:sz w:val="24"/>
          <w:szCs w:val="24"/>
        </w:rPr>
        <w:t xml:space="preserve">15 </w:t>
      </w:r>
      <w:r w:rsidR="007D228E">
        <w:rPr>
          <w:rFonts w:ascii="Times New Roman" w:hAnsi="Times New Roman" w:cs="Times New Roman"/>
          <w:sz w:val="24"/>
          <w:szCs w:val="24"/>
        </w:rPr>
        <w:t xml:space="preserve">m) </w:t>
      </w:r>
      <w:r w:rsidR="008746E4">
        <w:rPr>
          <w:rFonts w:ascii="Times New Roman" w:hAnsi="Times New Roman" w:cs="Times New Roman"/>
          <w:sz w:val="24"/>
          <w:szCs w:val="24"/>
        </w:rPr>
        <w:t>up to 5-8</w:t>
      </w:r>
      <w:r w:rsidR="007D228E">
        <w:rPr>
          <w:rFonts w:ascii="Times New Roman" w:hAnsi="Times New Roman" w:cs="Times New Roman"/>
          <w:sz w:val="24"/>
          <w:szCs w:val="24"/>
        </w:rPr>
        <w:t xml:space="preserve"> km </w:t>
      </w:r>
      <w:r>
        <w:rPr>
          <w:rFonts w:ascii="Times New Roman" w:hAnsi="Times New Roman" w:cs="Times New Roman"/>
          <w:sz w:val="24"/>
          <w:szCs w:val="24"/>
        </w:rPr>
        <w:t>at temporal resolution</w:t>
      </w:r>
      <w:r w:rsidR="00A47AC9">
        <w:rPr>
          <w:rFonts w:ascii="Times New Roman" w:hAnsi="Times New Roman" w:cs="Times New Roman"/>
          <w:sz w:val="24"/>
          <w:szCs w:val="24"/>
        </w:rPr>
        <w:t>s</w:t>
      </w:r>
      <w:r>
        <w:rPr>
          <w:rFonts w:ascii="Times New Roman" w:hAnsi="Times New Roman" w:cs="Times New Roman"/>
          <w:sz w:val="24"/>
          <w:szCs w:val="24"/>
        </w:rPr>
        <w:t xml:space="preserve"> of </w:t>
      </w:r>
      <w:r w:rsidR="00AE5307">
        <w:rPr>
          <w:rFonts w:ascii="Times New Roman" w:hAnsi="Times New Roman" w:cs="Times New Roman"/>
          <w:sz w:val="24"/>
          <w:szCs w:val="24"/>
        </w:rPr>
        <w:t>tens of seconds</w:t>
      </w:r>
      <w:r>
        <w:rPr>
          <w:rFonts w:ascii="Times New Roman" w:hAnsi="Times New Roman" w:cs="Times New Roman"/>
          <w:sz w:val="24"/>
          <w:szCs w:val="24"/>
        </w:rPr>
        <w:t xml:space="preserve"> (1-</w:t>
      </w:r>
      <w:r w:rsidR="002C2F11">
        <w:rPr>
          <w:rFonts w:ascii="Times New Roman" w:hAnsi="Times New Roman" w:cs="Times New Roman"/>
          <w:sz w:val="24"/>
          <w:szCs w:val="24"/>
        </w:rPr>
        <w:t xml:space="preserve">30 </w:t>
      </w:r>
      <w:r w:rsidR="00AE5307">
        <w:rPr>
          <w:rFonts w:ascii="Times New Roman" w:hAnsi="Times New Roman" w:cs="Times New Roman"/>
          <w:sz w:val="24"/>
          <w:szCs w:val="24"/>
        </w:rPr>
        <w:t>s</w:t>
      </w:r>
      <w:r>
        <w:rPr>
          <w:rFonts w:ascii="Times New Roman" w:hAnsi="Times New Roman" w:cs="Times New Roman"/>
          <w:sz w:val="24"/>
          <w:szCs w:val="24"/>
        </w:rPr>
        <w:t xml:space="preserve">). </w:t>
      </w:r>
      <w:r w:rsidR="006731A8">
        <w:rPr>
          <w:rFonts w:ascii="Times New Roman" w:hAnsi="Times New Roman" w:cs="Times New Roman"/>
          <w:sz w:val="24"/>
          <w:szCs w:val="24"/>
        </w:rPr>
        <w:t>The</w:t>
      </w:r>
      <w:r w:rsidR="000A72A2">
        <w:rPr>
          <w:rFonts w:ascii="Times New Roman" w:hAnsi="Times New Roman" w:cs="Times New Roman"/>
          <w:sz w:val="24"/>
          <w:szCs w:val="24"/>
        </w:rPr>
        <w:t xml:space="preserve">se </w:t>
      </w:r>
      <w:r w:rsidR="006731A8">
        <w:rPr>
          <w:rFonts w:ascii="Times New Roman" w:hAnsi="Times New Roman" w:cs="Times New Roman"/>
          <w:sz w:val="24"/>
          <w:szCs w:val="24"/>
        </w:rPr>
        <w:t xml:space="preserve">continuous observations require reliable post-processing </w:t>
      </w:r>
      <w:r w:rsidR="009B33D8">
        <w:rPr>
          <w:rFonts w:ascii="Times New Roman" w:hAnsi="Times New Roman" w:cs="Times New Roman"/>
          <w:sz w:val="24"/>
          <w:szCs w:val="24"/>
        </w:rPr>
        <w:t>m</w:t>
      </w:r>
      <w:r w:rsidR="00D56DFA">
        <w:rPr>
          <w:rFonts w:ascii="Times New Roman" w:hAnsi="Times New Roman" w:cs="Times New Roman"/>
          <w:sz w:val="24"/>
          <w:szCs w:val="24"/>
        </w:rPr>
        <w:t>ethods</w:t>
      </w:r>
      <w:r w:rsidR="006731A8">
        <w:rPr>
          <w:rFonts w:ascii="Times New Roman" w:hAnsi="Times New Roman" w:cs="Times New Roman"/>
          <w:sz w:val="24"/>
          <w:szCs w:val="24"/>
        </w:rPr>
        <w:t xml:space="preserve"> to detect</w:t>
      </w:r>
      <w:r w:rsidR="00583DBA">
        <w:rPr>
          <w:rFonts w:ascii="Times New Roman" w:hAnsi="Times New Roman" w:cs="Times New Roman"/>
          <w:sz w:val="24"/>
          <w:szCs w:val="24"/>
        </w:rPr>
        <w:t xml:space="preserve"> </w:t>
      </w:r>
      <w:r w:rsidR="007E6FD1" w:rsidRPr="007E6FD1">
        <w:rPr>
          <w:rFonts w:ascii="Times New Roman" w:hAnsi="Times New Roman" w:cs="Times New Roman"/>
          <w:noProof/>
          <w:sz w:val="24"/>
          <w:szCs w:val="24"/>
        </w:rPr>
        <w:t xml:space="preserve">the </w:t>
      </w:r>
      <w:r w:rsidR="00583DBA" w:rsidRPr="007E6FD1">
        <w:rPr>
          <w:rFonts w:ascii="Times New Roman" w:hAnsi="Times New Roman" w:cs="Times New Roman"/>
          <w:noProof/>
          <w:sz w:val="24"/>
          <w:szCs w:val="24"/>
        </w:rPr>
        <w:t>height</w:t>
      </w:r>
      <w:r w:rsidR="00583DBA">
        <w:rPr>
          <w:rFonts w:ascii="Times New Roman" w:hAnsi="Times New Roman" w:cs="Times New Roman"/>
          <w:sz w:val="24"/>
          <w:szCs w:val="24"/>
        </w:rPr>
        <w:t xml:space="preserve"> of ML</w:t>
      </w:r>
      <w:r w:rsidR="006731A8">
        <w:rPr>
          <w:rFonts w:ascii="Times New Roman" w:hAnsi="Times New Roman" w:cs="Times New Roman"/>
          <w:sz w:val="24"/>
          <w:szCs w:val="24"/>
        </w:rPr>
        <w:t xml:space="preserve"> </w:t>
      </w:r>
      <w:r w:rsidR="00583DBA">
        <w:rPr>
          <w:rFonts w:ascii="Times New Roman" w:hAnsi="Times New Roman" w:cs="Times New Roman"/>
          <w:sz w:val="24"/>
          <w:szCs w:val="24"/>
        </w:rPr>
        <w:t>(</w:t>
      </w:r>
      <w:r w:rsidR="006731A8" w:rsidRPr="009F0D5C">
        <w:rPr>
          <w:rFonts w:ascii="Times New Roman" w:hAnsi="Times New Roman" w:cs="Times New Roman"/>
          <w:i/>
          <w:sz w:val="24"/>
          <w:szCs w:val="24"/>
        </w:rPr>
        <w:t>Z</w:t>
      </w:r>
      <w:r w:rsidR="00583DBA">
        <w:rPr>
          <w:rFonts w:ascii="Times New Roman" w:hAnsi="Times New Roman" w:cs="Times New Roman"/>
          <w:sz w:val="24"/>
          <w:szCs w:val="24"/>
          <w:vertAlign w:val="subscript"/>
        </w:rPr>
        <w:t>M</w:t>
      </w:r>
      <w:r w:rsidR="006731A8">
        <w:rPr>
          <w:rFonts w:ascii="Times New Roman" w:hAnsi="Times New Roman" w:cs="Times New Roman"/>
          <w:sz w:val="24"/>
          <w:szCs w:val="24"/>
          <w:vertAlign w:val="subscript"/>
        </w:rPr>
        <w:t>L</w:t>
      </w:r>
      <w:r w:rsidR="00583DBA">
        <w:rPr>
          <w:rFonts w:ascii="Times New Roman" w:hAnsi="Times New Roman" w:cs="Times New Roman"/>
          <w:sz w:val="24"/>
          <w:szCs w:val="24"/>
        </w:rPr>
        <w:t>).</w:t>
      </w:r>
      <w:r w:rsidR="009B33D8">
        <w:rPr>
          <w:rFonts w:ascii="Times New Roman" w:hAnsi="Times New Roman" w:cs="Times New Roman"/>
          <w:sz w:val="24"/>
          <w:szCs w:val="24"/>
        </w:rPr>
        <w:t xml:space="preserve"> </w:t>
      </w:r>
      <w:r w:rsidR="00BF5D02">
        <w:rPr>
          <w:rFonts w:ascii="Times New Roman" w:hAnsi="Times New Roman" w:cs="Times New Roman"/>
          <w:sz w:val="24"/>
          <w:szCs w:val="24"/>
        </w:rPr>
        <w:t>M</w:t>
      </w:r>
      <w:r w:rsidR="009B33D8">
        <w:rPr>
          <w:rFonts w:ascii="Times New Roman" w:hAnsi="Times New Roman" w:cs="Times New Roman"/>
          <w:sz w:val="24"/>
          <w:szCs w:val="24"/>
        </w:rPr>
        <w:t xml:space="preserve">ethods of different complexity have been proposed and evaluated </w:t>
      </w:r>
      <w:r w:rsidR="00F06FD1">
        <w:rPr>
          <w:rFonts w:ascii="Times New Roman" w:hAnsi="Times New Roman" w:cs="Times New Roman"/>
          <w:sz w:val="24"/>
          <w:szCs w:val="24"/>
        </w:rPr>
        <w:t>for urban atmospheres</w:t>
      </w:r>
      <w:r w:rsidR="007C1BE6">
        <w:rPr>
          <w:rFonts w:ascii="Times New Roman" w:hAnsi="Times New Roman" w:cs="Times New Roman"/>
          <w:sz w:val="24"/>
          <w:szCs w:val="24"/>
        </w:rPr>
        <w:t xml:space="preserve"> </w:t>
      </w:r>
      <w:r w:rsidR="007C1BE6" w:rsidRPr="007C1BE6">
        <w:rPr>
          <w:rFonts w:ascii="Times New Roman" w:hAnsi="Times New Roman" w:cs="Times New Roman"/>
          <w:sz w:val="24"/>
          <w:szCs w:val="24"/>
        </w:rPr>
        <w:t>(</w:t>
      </w:r>
      <w:r w:rsidR="009B33D8" w:rsidRPr="007C1BE6">
        <w:rPr>
          <w:rFonts w:ascii="Times New Roman" w:hAnsi="Times New Roman" w:cs="Times New Roman"/>
          <w:sz w:val="24"/>
          <w:szCs w:val="24"/>
        </w:rPr>
        <w:t>e.g.</w:t>
      </w:r>
      <w:bookmarkStart w:id="10" w:name="OLE_LINK90"/>
      <w:bookmarkStart w:id="11" w:name="OLE_LINK91"/>
      <w:bookmarkStart w:id="12" w:name="OLE_LINK92"/>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Hayden et al.</w:t>
      </w:r>
      <w:r w:rsidR="00C227E4" w:rsidRPr="007C1BE6">
        <w:rPr>
          <w:rFonts w:ascii="Times New Roman" w:hAnsi="Times New Roman" w:cs="Times New Roman"/>
          <w:color w:val="000000" w:themeColor="text1"/>
          <w:sz w:val="24"/>
          <w:szCs w:val="24"/>
        </w:rPr>
        <w:t xml:space="preserve"> 1997</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Menut et al.</w:t>
      </w:r>
      <w:r w:rsidR="00C227E4" w:rsidRPr="007C1BE6">
        <w:rPr>
          <w:rFonts w:ascii="Times New Roman" w:hAnsi="Times New Roman" w:cs="Times New Roman"/>
          <w:color w:val="000000" w:themeColor="text1"/>
          <w:sz w:val="24"/>
          <w:szCs w:val="24"/>
        </w:rPr>
        <w:t xml:space="preserve"> 1999</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Steyn et al.</w:t>
      </w:r>
      <w:r w:rsidR="00C227E4" w:rsidRPr="007C1BE6">
        <w:rPr>
          <w:rFonts w:ascii="Times New Roman" w:hAnsi="Times New Roman" w:cs="Times New Roman"/>
          <w:color w:val="000000" w:themeColor="text1"/>
          <w:sz w:val="24"/>
          <w:szCs w:val="24"/>
        </w:rPr>
        <w:t xml:space="preserve"> 1999</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Seibert et al.</w:t>
      </w:r>
      <w:r w:rsidR="00C227E4" w:rsidRPr="007C1BE6">
        <w:rPr>
          <w:rFonts w:ascii="Times New Roman" w:hAnsi="Times New Roman" w:cs="Times New Roman"/>
          <w:color w:val="000000" w:themeColor="text1"/>
          <w:sz w:val="24"/>
          <w:szCs w:val="24"/>
        </w:rPr>
        <w:t xml:space="preserve"> 2000</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de</w:t>
      </w:r>
      <w:r w:rsidR="005155BB" w:rsidRPr="007F7B20">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Haij et al.</w:t>
      </w:r>
      <w:r w:rsidR="00C227E4" w:rsidRPr="007C1BE6">
        <w:rPr>
          <w:rFonts w:ascii="Times New Roman" w:hAnsi="Times New Roman" w:cs="Times New Roman"/>
          <w:color w:val="000000" w:themeColor="text1"/>
          <w:sz w:val="24"/>
          <w:szCs w:val="24"/>
        </w:rPr>
        <w:t xml:space="preserve"> 2006</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Eresmaa et al.</w:t>
      </w:r>
      <w:r w:rsidR="00C227E4" w:rsidRPr="007C1BE6">
        <w:rPr>
          <w:rFonts w:ascii="Times New Roman" w:hAnsi="Times New Roman" w:cs="Times New Roman"/>
          <w:color w:val="000000" w:themeColor="text1"/>
          <w:sz w:val="24"/>
          <w:szCs w:val="24"/>
        </w:rPr>
        <w:t xml:space="preserve"> 2006</w:t>
      </w:r>
      <w:r w:rsidR="00BD3B58">
        <w:rPr>
          <w:rFonts w:ascii="Times New Roman" w:hAnsi="Times New Roman" w:cs="Times New Roman"/>
          <w:color w:val="000000" w:themeColor="text1"/>
          <w:sz w:val="24"/>
          <w:szCs w:val="24"/>
        </w:rPr>
        <w:t>,</w:t>
      </w:r>
      <w:r w:rsidR="00C04707">
        <w:rPr>
          <w:rFonts w:ascii="Times New Roman" w:hAnsi="Times New Roman" w:cs="Times New Roman"/>
          <w:color w:val="000000" w:themeColor="text1"/>
          <w:sz w:val="24"/>
          <w:szCs w:val="24"/>
        </w:rPr>
        <w:t xml:space="preserve"> 2012;</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Sicard et al.</w:t>
      </w:r>
      <w:r w:rsidR="00C227E4" w:rsidRPr="007C1BE6">
        <w:rPr>
          <w:rFonts w:ascii="Times New Roman" w:hAnsi="Times New Roman" w:cs="Times New Roman"/>
          <w:color w:val="000000" w:themeColor="text1"/>
          <w:sz w:val="24"/>
          <w:szCs w:val="24"/>
        </w:rPr>
        <w:t xml:space="preserve"> 2006</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Münkel et al.</w:t>
      </w:r>
      <w:r w:rsidR="00C227E4" w:rsidRPr="007C1BE6">
        <w:rPr>
          <w:rFonts w:ascii="Times New Roman" w:hAnsi="Times New Roman" w:cs="Times New Roman"/>
          <w:color w:val="000000" w:themeColor="text1"/>
          <w:sz w:val="24"/>
          <w:szCs w:val="24"/>
        </w:rPr>
        <w:t xml:space="preserve"> 2007</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374DB7" w:rsidRPr="007F7B20">
        <w:rPr>
          <w:rFonts w:ascii="Times New Roman" w:hAnsi="Times New Roman" w:cs="Times New Roman"/>
          <w:sz w:val="24"/>
          <w:szCs w:val="24"/>
        </w:rPr>
        <w:t>Emeis et al.</w:t>
      </w:r>
      <w:r w:rsidR="00374DB7" w:rsidRPr="007C1BE6">
        <w:rPr>
          <w:rFonts w:ascii="Times New Roman" w:hAnsi="Times New Roman" w:cs="Times New Roman"/>
          <w:sz w:val="24"/>
          <w:szCs w:val="24"/>
        </w:rPr>
        <w:t xml:space="preserve"> 2007</w:t>
      </w:r>
      <w:r w:rsidR="00AE41C1">
        <w:rPr>
          <w:rFonts w:ascii="Times New Roman" w:hAnsi="Times New Roman" w:cs="Times New Roman"/>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Compton et al.</w:t>
      </w:r>
      <w:r w:rsidR="00C227E4" w:rsidRPr="007C1BE6">
        <w:rPr>
          <w:rFonts w:ascii="Times New Roman" w:hAnsi="Times New Roman" w:cs="Times New Roman"/>
          <w:color w:val="000000" w:themeColor="text1"/>
          <w:sz w:val="24"/>
          <w:szCs w:val="24"/>
        </w:rPr>
        <w:t xml:space="preserve"> 2013</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Sokół et al.</w:t>
      </w:r>
      <w:r w:rsidR="00C227E4" w:rsidRPr="007C1BE6">
        <w:rPr>
          <w:rFonts w:ascii="Times New Roman" w:hAnsi="Times New Roman" w:cs="Times New Roman"/>
          <w:color w:val="000000" w:themeColor="text1"/>
          <w:sz w:val="24"/>
          <w:szCs w:val="24"/>
        </w:rPr>
        <w:t xml:space="preserve"> 2014</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Lotteraner and Piringer</w:t>
      </w:r>
      <w:r w:rsidR="00C227E4" w:rsidRPr="007C1BE6">
        <w:rPr>
          <w:rFonts w:ascii="Times New Roman" w:hAnsi="Times New Roman" w:cs="Times New Roman"/>
          <w:color w:val="000000" w:themeColor="text1"/>
          <w:sz w:val="24"/>
          <w:szCs w:val="24"/>
        </w:rPr>
        <w:t xml:space="preserve"> 2016</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Kotthaus et al.</w:t>
      </w:r>
      <w:r w:rsidR="00C227E4" w:rsidRPr="007C1BE6">
        <w:rPr>
          <w:rFonts w:ascii="Times New Roman" w:hAnsi="Times New Roman" w:cs="Times New Roman"/>
          <w:color w:val="000000" w:themeColor="text1"/>
          <w:sz w:val="24"/>
          <w:szCs w:val="24"/>
        </w:rPr>
        <w:t xml:space="preserve"> 2016</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Tang et al.</w:t>
      </w:r>
      <w:r w:rsidR="00C227E4" w:rsidRPr="007C1BE6">
        <w:rPr>
          <w:rFonts w:ascii="Times New Roman" w:hAnsi="Times New Roman" w:cs="Times New Roman"/>
          <w:color w:val="000000" w:themeColor="text1"/>
          <w:sz w:val="24"/>
          <w:szCs w:val="24"/>
        </w:rPr>
        <w:t xml:space="preserve"> 2016</w:t>
      </w:r>
      <w:r w:rsidR="00AE41C1">
        <w:rPr>
          <w:rFonts w:ascii="Times New Roman" w:hAnsi="Times New Roman" w:cs="Times New Roman"/>
          <w:color w:val="000000" w:themeColor="text1"/>
          <w:sz w:val="24"/>
          <w:szCs w:val="24"/>
        </w:rPr>
        <w:t>;</w:t>
      </w:r>
      <w:r w:rsidR="00C227E4" w:rsidRPr="007C1BE6">
        <w:rPr>
          <w:rFonts w:ascii="Times New Roman" w:hAnsi="Times New Roman" w:cs="Times New Roman"/>
          <w:color w:val="000000" w:themeColor="text1"/>
          <w:sz w:val="24"/>
          <w:szCs w:val="24"/>
        </w:rPr>
        <w:t xml:space="preserve"> </w:t>
      </w:r>
      <w:r w:rsidR="00C227E4" w:rsidRPr="007F7B20">
        <w:rPr>
          <w:rFonts w:ascii="Times New Roman" w:hAnsi="Times New Roman" w:cs="Times New Roman"/>
          <w:color w:val="000000" w:themeColor="text1"/>
          <w:sz w:val="24"/>
          <w:szCs w:val="24"/>
        </w:rPr>
        <w:t>Caicedo et al.</w:t>
      </w:r>
      <w:r w:rsidR="00C227E4" w:rsidRPr="007C1BE6">
        <w:rPr>
          <w:rFonts w:ascii="Times New Roman" w:hAnsi="Times New Roman" w:cs="Times New Roman"/>
          <w:color w:val="000000" w:themeColor="text1"/>
          <w:sz w:val="24"/>
          <w:szCs w:val="24"/>
        </w:rPr>
        <w:t xml:space="preserve"> 2017</w:t>
      </w:r>
      <w:r w:rsidR="00AE41C1">
        <w:rPr>
          <w:rFonts w:ascii="Times New Roman" w:hAnsi="Times New Roman" w:cs="Times New Roman"/>
          <w:color w:val="000000" w:themeColor="text1"/>
          <w:sz w:val="24"/>
          <w:szCs w:val="24"/>
        </w:rPr>
        <w:t>;</w:t>
      </w:r>
      <w:r w:rsidR="00374DB7" w:rsidRPr="007C1BE6">
        <w:rPr>
          <w:rFonts w:ascii="Times New Roman" w:hAnsi="Times New Roman" w:cs="Times New Roman"/>
          <w:color w:val="000000" w:themeColor="text1"/>
          <w:sz w:val="24"/>
          <w:szCs w:val="24"/>
        </w:rPr>
        <w:t xml:space="preserve"> </w:t>
      </w:r>
      <w:r w:rsidR="00374DB7" w:rsidRPr="007F7B20">
        <w:rPr>
          <w:rFonts w:ascii="TimesNewRoman" w:hAnsi="TimesNewRoman" w:hint="eastAsia"/>
          <w:color w:val="000000"/>
          <w:sz w:val="24"/>
          <w:szCs w:val="24"/>
        </w:rPr>
        <w:t>Kotthaus</w:t>
      </w:r>
      <w:r w:rsidR="00374DB7" w:rsidRPr="007F7B20">
        <w:rPr>
          <w:rFonts w:ascii="TimesNewRoman" w:hAnsi="TimesNewRoman" w:hint="eastAsia"/>
          <w:color w:val="000000"/>
          <w:sz w:val="16"/>
          <w:szCs w:val="16"/>
        </w:rPr>
        <w:t xml:space="preserve"> </w:t>
      </w:r>
      <w:r w:rsidR="00374DB7" w:rsidRPr="007F7B20">
        <w:rPr>
          <w:rFonts w:ascii="TimesNewRoman" w:hAnsi="TimesNewRoman" w:hint="eastAsia"/>
          <w:color w:val="000000"/>
          <w:sz w:val="24"/>
          <w:szCs w:val="24"/>
        </w:rPr>
        <w:t>and Grimmond</w:t>
      </w:r>
      <w:r w:rsidR="00374DB7" w:rsidRPr="007C1BE6">
        <w:rPr>
          <w:rFonts w:ascii="TimesNewRoman" w:hAnsi="TimesNewRoman"/>
          <w:color w:val="000000"/>
          <w:sz w:val="24"/>
          <w:szCs w:val="24"/>
        </w:rPr>
        <w:t xml:space="preserve"> 2018a</w:t>
      </w:r>
      <w:r w:rsidR="007C1BE6" w:rsidRPr="007C1BE6">
        <w:rPr>
          <w:rFonts w:ascii="Times New Roman" w:hAnsi="Times New Roman" w:cs="Times New Roman"/>
          <w:color w:val="000000" w:themeColor="text1"/>
          <w:sz w:val="24"/>
          <w:szCs w:val="24"/>
        </w:rPr>
        <w:t>)</w:t>
      </w:r>
      <w:r w:rsidR="00C227E4" w:rsidRPr="007C1BE6">
        <w:rPr>
          <w:rFonts w:ascii="Times New Roman" w:eastAsia="돋움" w:hAnsi="Times New Roman" w:cs="Times New Roman"/>
          <w:color w:val="000000" w:themeColor="text1"/>
          <w:kern w:val="0"/>
          <w:sz w:val="24"/>
          <w:szCs w:val="24"/>
        </w:rPr>
        <w:t>.</w:t>
      </w:r>
      <w:r w:rsidR="00D324E2" w:rsidRPr="00653D57">
        <w:rPr>
          <w:rFonts w:ascii="Times New Roman" w:eastAsia="돋움" w:hAnsi="Times New Roman" w:cs="Times New Roman"/>
          <w:color w:val="000000" w:themeColor="text1"/>
          <w:kern w:val="0"/>
          <w:sz w:val="24"/>
          <w:szCs w:val="24"/>
        </w:rPr>
        <w:t xml:space="preserve"> </w:t>
      </w:r>
      <w:bookmarkEnd w:id="10"/>
      <w:bookmarkEnd w:id="11"/>
      <w:bookmarkEnd w:id="12"/>
      <w:r w:rsidR="00B616BD">
        <w:rPr>
          <w:rFonts w:ascii="Times New Roman" w:hAnsi="Times New Roman" w:cs="Times New Roman"/>
          <w:sz w:val="24"/>
          <w:szCs w:val="24"/>
        </w:rPr>
        <w:t>Among the available methods</w:t>
      </w:r>
      <w:r w:rsidR="009C7916">
        <w:rPr>
          <w:rFonts w:ascii="Times New Roman" w:hAnsi="Times New Roman" w:cs="Times New Roman"/>
          <w:sz w:val="24"/>
          <w:szCs w:val="24"/>
        </w:rPr>
        <w:t xml:space="preserve"> to retrieve </w:t>
      </w:r>
      <w:r w:rsidR="00583DBA" w:rsidRPr="009F0D5C">
        <w:rPr>
          <w:rFonts w:ascii="Times New Roman" w:hAnsi="Times New Roman" w:cs="Times New Roman"/>
          <w:i/>
          <w:sz w:val="24"/>
          <w:szCs w:val="24"/>
        </w:rPr>
        <w:t>Z</w:t>
      </w:r>
      <w:r w:rsidR="00583DBA">
        <w:rPr>
          <w:rFonts w:ascii="Times New Roman" w:hAnsi="Times New Roman" w:cs="Times New Roman"/>
          <w:sz w:val="24"/>
          <w:szCs w:val="24"/>
          <w:vertAlign w:val="subscript"/>
        </w:rPr>
        <w:t>ML</w:t>
      </w:r>
      <w:r w:rsidR="00B616BD">
        <w:rPr>
          <w:rFonts w:ascii="Times New Roman" w:hAnsi="Times New Roman" w:cs="Times New Roman"/>
          <w:sz w:val="24"/>
          <w:szCs w:val="24"/>
        </w:rPr>
        <w:t xml:space="preserve">, the gradient method has </w:t>
      </w:r>
      <w:r w:rsidR="00B616BD" w:rsidRPr="007E6FD1">
        <w:rPr>
          <w:rFonts w:ascii="Times New Roman" w:hAnsi="Times New Roman" w:cs="Times New Roman"/>
          <w:noProof/>
          <w:sz w:val="24"/>
          <w:szCs w:val="24"/>
        </w:rPr>
        <w:t>been widely used</w:t>
      </w:r>
      <w:r w:rsidR="00B616BD" w:rsidRPr="00B616BD">
        <w:rPr>
          <w:rFonts w:ascii="Times New Roman" w:hAnsi="Times New Roman" w:cs="Times New Roman"/>
          <w:sz w:val="24"/>
          <w:szCs w:val="24"/>
        </w:rPr>
        <w:t xml:space="preserve"> </w:t>
      </w:r>
      <w:r w:rsidR="00B616BD" w:rsidRPr="00792652">
        <w:rPr>
          <w:rFonts w:ascii="Times New Roman" w:hAnsi="Times New Roman" w:cs="Times New Roman"/>
          <w:sz w:val="24"/>
          <w:szCs w:val="24"/>
        </w:rPr>
        <w:t>because of its</w:t>
      </w:r>
      <w:r w:rsidR="00B616BD">
        <w:rPr>
          <w:rFonts w:ascii="Times New Roman" w:hAnsi="Times New Roman" w:cs="Times New Roman"/>
          <w:sz w:val="24"/>
          <w:szCs w:val="24"/>
        </w:rPr>
        <w:t xml:space="preserve"> relative</w:t>
      </w:r>
      <w:r w:rsidR="00B616BD" w:rsidRPr="00792652">
        <w:rPr>
          <w:rFonts w:ascii="Times New Roman" w:hAnsi="Times New Roman" w:cs="Times New Roman"/>
          <w:sz w:val="24"/>
          <w:szCs w:val="24"/>
        </w:rPr>
        <w:t xml:space="preserve"> </w:t>
      </w:r>
      <w:r w:rsidR="008C7F85">
        <w:rPr>
          <w:rFonts w:ascii="Times New Roman" w:hAnsi="Times New Roman" w:cs="Times New Roman"/>
          <w:sz w:val="24"/>
          <w:szCs w:val="24"/>
        </w:rPr>
        <w:t>eas</w:t>
      </w:r>
      <w:r w:rsidR="00BD3B58">
        <w:rPr>
          <w:rFonts w:ascii="Times New Roman" w:hAnsi="Times New Roman" w:cs="Times New Roman"/>
          <w:sz w:val="24"/>
          <w:szCs w:val="24"/>
        </w:rPr>
        <w:t>e of</w:t>
      </w:r>
      <w:r w:rsidR="00B616BD" w:rsidRPr="00792652">
        <w:rPr>
          <w:rFonts w:ascii="Times New Roman" w:hAnsi="Times New Roman" w:cs="Times New Roman"/>
          <w:sz w:val="24"/>
          <w:szCs w:val="24"/>
        </w:rPr>
        <w:t xml:space="preserve"> application.</w:t>
      </w:r>
      <w:r w:rsidR="00B616BD">
        <w:rPr>
          <w:rFonts w:ascii="Times New Roman" w:hAnsi="Times New Roman" w:cs="Times New Roman"/>
          <w:sz w:val="24"/>
          <w:szCs w:val="24"/>
        </w:rPr>
        <w:t xml:space="preserve"> Here, we </w:t>
      </w:r>
      <w:r w:rsidR="007D228E">
        <w:rPr>
          <w:rFonts w:ascii="Times New Roman" w:hAnsi="Times New Roman" w:cs="Times New Roman"/>
          <w:sz w:val="24"/>
          <w:szCs w:val="24"/>
        </w:rPr>
        <w:t>evaluate</w:t>
      </w:r>
      <w:r w:rsidR="00B616BD">
        <w:rPr>
          <w:rFonts w:ascii="Times New Roman" w:hAnsi="Times New Roman" w:cs="Times New Roman"/>
          <w:sz w:val="24"/>
          <w:szCs w:val="24"/>
        </w:rPr>
        <w:t xml:space="preserve"> five variations of this method and propose a</w:t>
      </w:r>
      <w:r w:rsidR="008C7F85">
        <w:rPr>
          <w:rFonts w:ascii="Times New Roman" w:hAnsi="Times New Roman" w:cs="Times New Roman"/>
          <w:sz w:val="24"/>
          <w:szCs w:val="24"/>
        </w:rPr>
        <w:t xml:space="preserve">n improved </w:t>
      </w:r>
      <w:r w:rsidR="00BA0F75">
        <w:rPr>
          <w:rFonts w:ascii="Times New Roman" w:hAnsi="Times New Roman" w:cs="Times New Roman"/>
          <w:sz w:val="24"/>
          <w:szCs w:val="24"/>
        </w:rPr>
        <w:t xml:space="preserve">simple </w:t>
      </w:r>
      <w:r w:rsidR="008C7F85">
        <w:rPr>
          <w:rFonts w:ascii="Times New Roman" w:hAnsi="Times New Roman" w:cs="Times New Roman"/>
          <w:sz w:val="24"/>
          <w:szCs w:val="24"/>
        </w:rPr>
        <w:t xml:space="preserve">scheme of the same </w:t>
      </w:r>
      <w:r w:rsidR="008C7F85" w:rsidRPr="007E6FD1">
        <w:rPr>
          <w:rFonts w:ascii="Times New Roman" w:hAnsi="Times New Roman" w:cs="Times New Roman"/>
          <w:noProof/>
          <w:sz w:val="24"/>
          <w:szCs w:val="24"/>
        </w:rPr>
        <w:t>method</w:t>
      </w:r>
      <w:r w:rsidR="008C7F85">
        <w:rPr>
          <w:rFonts w:ascii="Times New Roman" w:hAnsi="Times New Roman" w:cs="Times New Roman"/>
          <w:sz w:val="24"/>
          <w:szCs w:val="24"/>
        </w:rPr>
        <w:t xml:space="preserve"> based on a parameter</w:t>
      </w:r>
      <w:r w:rsidR="00BA0F75">
        <w:rPr>
          <w:rFonts w:ascii="Times New Roman" w:hAnsi="Times New Roman" w:cs="Times New Roman"/>
          <w:sz w:val="24"/>
          <w:szCs w:val="24"/>
        </w:rPr>
        <w:t xml:space="preserve"> optim</w:t>
      </w:r>
      <w:r w:rsidR="008C7F85">
        <w:rPr>
          <w:rFonts w:ascii="Times New Roman" w:hAnsi="Times New Roman" w:cs="Times New Roman"/>
          <w:sz w:val="24"/>
          <w:szCs w:val="24"/>
        </w:rPr>
        <w:t>ization of empirical coefficients</w:t>
      </w:r>
      <w:ins w:id="13" w:author="만든 이" w:date="2018-11-29T09:41:00Z">
        <w:r w:rsidR="00187EB9">
          <w:rPr>
            <w:rFonts w:ascii="Times New Roman" w:hAnsi="Times New Roman" w:cs="Times New Roman"/>
            <w:sz w:val="24"/>
            <w:szCs w:val="24"/>
          </w:rPr>
          <w:t>. The parameter</w:t>
        </w:r>
        <w:r w:rsidR="00BF4132">
          <w:rPr>
            <w:rFonts w:ascii="Times New Roman" w:hAnsi="Times New Roman" w:cs="Times New Roman"/>
            <w:sz w:val="24"/>
            <w:szCs w:val="24"/>
          </w:rPr>
          <w:t>s</w:t>
        </w:r>
      </w:ins>
      <w:r w:rsidR="008C7F85">
        <w:rPr>
          <w:rFonts w:ascii="Times New Roman" w:hAnsi="Times New Roman" w:cs="Times New Roman"/>
          <w:sz w:val="24"/>
          <w:szCs w:val="24"/>
        </w:rPr>
        <w:t xml:space="preserve"> </w:t>
      </w:r>
      <w:ins w:id="14" w:author="만든 이" w:date="2018-11-29T09:41:00Z">
        <w:r w:rsidR="00BF4132">
          <w:rPr>
            <w:rFonts w:ascii="Times New Roman" w:hAnsi="Times New Roman" w:cs="Times New Roman"/>
            <w:sz w:val="24"/>
            <w:szCs w:val="24"/>
          </w:rPr>
          <w:t>are</w:t>
        </w:r>
      </w:ins>
      <w:ins w:id="15" w:author="만든 이" w:date="2018-11-29T09:40:00Z">
        <w:r w:rsidR="00187EB9">
          <w:rPr>
            <w:rFonts w:ascii="Times New Roman" w:hAnsi="Times New Roman" w:cs="Times New Roman"/>
            <w:sz w:val="24"/>
            <w:szCs w:val="24"/>
          </w:rPr>
          <w:t xml:space="preserve"> needed to be </w:t>
        </w:r>
      </w:ins>
      <w:r w:rsidR="00A47AC9">
        <w:rPr>
          <w:rFonts w:ascii="Times New Roman" w:hAnsi="Times New Roman" w:cs="Times New Roman"/>
          <w:sz w:val="24"/>
          <w:szCs w:val="24"/>
        </w:rPr>
        <w:t>adjust</w:t>
      </w:r>
      <w:r w:rsidR="008C7F85">
        <w:rPr>
          <w:rFonts w:ascii="Times New Roman" w:hAnsi="Times New Roman" w:cs="Times New Roman"/>
          <w:sz w:val="24"/>
          <w:szCs w:val="24"/>
        </w:rPr>
        <w:t xml:space="preserve">ed </w:t>
      </w:r>
      <w:r w:rsidR="000A72A2">
        <w:rPr>
          <w:rFonts w:ascii="Times New Roman" w:hAnsi="Times New Roman" w:cs="Times New Roman"/>
          <w:sz w:val="24"/>
          <w:szCs w:val="24"/>
        </w:rPr>
        <w:t>to local</w:t>
      </w:r>
      <w:r w:rsidR="00A47AC9">
        <w:rPr>
          <w:rFonts w:ascii="Times New Roman" w:hAnsi="Times New Roman" w:cs="Times New Roman"/>
          <w:sz w:val="24"/>
          <w:szCs w:val="24"/>
        </w:rPr>
        <w:t xml:space="preserve"> </w:t>
      </w:r>
      <w:r w:rsidR="007F7B20">
        <w:rPr>
          <w:rFonts w:ascii="Times New Roman" w:hAnsi="Times New Roman" w:cs="Times New Roman"/>
          <w:sz w:val="24"/>
          <w:szCs w:val="24"/>
        </w:rPr>
        <w:t xml:space="preserve">environmental </w:t>
      </w:r>
      <w:r w:rsidR="00A47AC9">
        <w:rPr>
          <w:rFonts w:ascii="Times New Roman" w:hAnsi="Times New Roman" w:cs="Times New Roman"/>
          <w:sz w:val="24"/>
          <w:szCs w:val="24"/>
        </w:rPr>
        <w:t>characteristics</w:t>
      </w:r>
      <w:r w:rsidR="00953590">
        <w:rPr>
          <w:rFonts w:ascii="Times New Roman" w:hAnsi="Times New Roman" w:cs="Times New Roman"/>
          <w:sz w:val="24"/>
          <w:szCs w:val="24"/>
        </w:rPr>
        <w:t xml:space="preserve"> in aspects of a noise filtering and relationship between the aerosol mixing layer and temperature inversion layer in the boundary layer</w:t>
      </w:r>
      <w:ins w:id="16" w:author="만든 이" w:date="2018-11-29T09:42:00Z">
        <w:r w:rsidR="00BF4132">
          <w:rPr>
            <w:rFonts w:ascii="Times New Roman" w:hAnsi="Times New Roman" w:cs="Times New Roman"/>
            <w:sz w:val="24"/>
            <w:szCs w:val="24"/>
          </w:rPr>
          <w:t>, which is not documented clearly in previous studies</w:t>
        </w:r>
      </w:ins>
      <w:r w:rsidR="00A47AC9">
        <w:rPr>
          <w:rFonts w:ascii="Times New Roman" w:hAnsi="Times New Roman" w:cs="Times New Roman"/>
          <w:sz w:val="24"/>
          <w:szCs w:val="24"/>
        </w:rPr>
        <w:t xml:space="preserve">. The performance of these six retrieval methods is tested using </w:t>
      </w:r>
      <w:r w:rsidR="00BD3B58">
        <w:rPr>
          <w:rFonts w:ascii="Times New Roman" w:hAnsi="Times New Roman" w:cs="Times New Roman"/>
          <w:sz w:val="24"/>
          <w:szCs w:val="24"/>
        </w:rPr>
        <w:t xml:space="preserve">a </w:t>
      </w:r>
      <w:r w:rsidR="007F7B20">
        <w:rPr>
          <w:rFonts w:ascii="Times New Roman" w:hAnsi="Times New Roman" w:cs="Times New Roman"/>
          <w:sz w:val="24"/>
          <w:szCs w:val="24"/>
        </w:rPr>
        <w:t xml:space="preserve">dataset of </w:t>
      </w:r>
      <w:ins w:id="17" w:author="만든 이" w:date="2018-11-29T08:40:00Z">
        <w:r w:rsidR="00A86081">
          <w:rPr>
            <w:rFonts w:ascii="Times New Roman" w:hAnsi="Times New Roman" w:cs="Times New Roman"/>
            <w:sz w:val="24"/>
            <w:szCs w:val="24"/>
          </w:rPr>
          <w:t xml:space="preserve">attenuated </w:t>
        </w:r>
      </w:ins>
      <w:r w:rsidR="00A47AC9">
        <w:rPr>
          <w:rFonts w:ascii="Times New Roman" w:hAnsi="Times New Roman" w:cs="Times New Roman"/>
          <w:sz w:val="24"/>
          <w:szCs w:val="24"/>
        </w:rPr>
        <w:t>aerosol backscatter profiles measured by a Vaisala CL</w:t>
      </w:r>
      <w:r w:rsidR="00DC2114">
        <w:rPr>
          <w:rFonts w:ascii="Times New Roman" w:hAnsi="Times New Roman" w:cs="Times New Roman"/>
          <w:sz w:val="24"/>
          <w:szCs w:val="24"/>
        </w:rPr>
        <w:t>-</w:t>
      </w:r>
      <w:r w:rsidR="00A47AC9">
        <w:rPr>
          <w:rFonts w:ascii="Times New Roman" w:hAnsi="Times New Roman" w:cs="Times New Roman"/>
          <w:sz w:val="24"/>
          <w:szCs w:val="24"/>
        </w:rPr>
        <w:t>31 ceilometer</w:t>
      </w:r>
      <w:r w:rsidR="008E4105">
        <w:rPr>
          <w:rFonts w:ascii="Times New Roman" w:hAnsi="Times New Roman" w:cs="Times New Roman"/>
          <w:sz w:val="24"/>
          <w:szCs w:val="24"/>
        </w:rPr>
        <w:t xml:space="preserve"> and </w:t>
      </w:r>
      <w:r w:rsidR="002C2F11">
        <w:rPr>
          <w:rFonts w:ascii="Times New Roman" w:hAnsi="Times New Roman" w:cs="Times New Roman" w:hint="eastAsia"/>
          <w:sz w:val="24"/>
          <w:szCs w:val="24"/>
        </w:rPr>
        <w:t xml:space="preserve">high temporal resolution </w:t>
      </w:r>
      <w:r w:rsidR="008E4105">
        <w:rPr>
          <w:rFonts w:ascii="Times New Roman" w:hAnsi="Times New Roman" w:cs="Times New Roman"/>
          <w:sz w:val="24"/>
          <w:szCs w:val="24"/>
        </w:rPr>
        <w:t>radiosondes launched simultaneously</w:t>
      </w:r>
      <w:r w:rsidR="00A47AC9">
        <w:rPr>
          <w:rFonts w:ascii="Times New Roman" w:hAnsi="Times New Roman" w:cs="Times New Roman"/>
          <w:sz w:val="24"/>
          <w:szCs w:val="24"/>
        </w:rPr>
        <w:t xml:space="preserve"> in the metropolitan area of Seoul, Korea</w:t>
      </w:r>
      <w:r w:rsidR="009C7D03">
        <w:rPr>
          <w:rFonts w:ascii="Times New Roman" w:hAnsi="Times New Roman" w:cs="Times New Roman"/>
          <w:sz w:val="24"/>
          <w:szCs w:val="24"/>
        </w:rPr>
        <w:t>.</w:t>
      </w:r>
    </w:p>
    <w:p w14:paraId="66BDDDD1" w14:textId="468FA0D6" w:rsidR="00744366" w:rsidRDefault="006E6D06" w:rsidP="00B07C2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To investigate the relationship between </w:t>
      </w:r>
      <w:r w:rsidR="00D30D3C">
        <w:rPr>
          <w:rFonts w:ascii="Times New Roman" w:hAnsi="Times New Roman" w:cs="Times New Roman"/>
          <w:sz w:val="24"/>
          <w:szCs w:val="24"/>
        </w:rPr>
        <w:t>the evolution of the UBL</w:t>
      </w:r>
      <w:r>
        <w:rPr>
          <w:rFonts w:ascii="Times New Roman" w:hAnsi="Times New Roman" w:cs="Times New Roman"/>
          <w:sz w:val="24"/>
          <w:szCs w:val="24"/>
        </w:rPr>
        <w:t xml:space="preserve"> and air pollution </w:t>
      </w:r>
      <w:r w:rsidR="000A1472">
        <w:rPr>
          <w:rFonts w:ascii="Times New Roman" w:hAnsi="Times New Roman" w:cs="Times New Roman"/>
          <w:sz w:val="24"/>
          <w:szCs w:val="24"/>
        </w:rPr>
        <w:t>at ambient level</w:t>
      </w:r>
      <w:r w:rsidR="00497053">
        <w:rPr>
          <w:rFonts w:ascii="Times New Roman" w:hAnsi="Times New Roman" w:cs="Times New Roman" w:hint="eastAsia"/>
          <w:sz w:val="24"/>
          <w:szCs w:val="24"/>
        </w:rPr>
        <w:t>,</w:t>
      </w:r>
      <w:r w:rsidR="000A1472">
        <w:rPr>
          <w:rFonts w:ascii="Times New Roman" w:hAnsi="Times New Roman" w:cs="Times New Roman"/>
          <w:sz w:val="24"/>
          <w:szCs w:val="24"/>
        </w:rPr>
        <w:t xml:space="preserve"> </w:t>
      </w:r>
      <w:r>
        <w:rPr>
          <w:rFonts w:ascii="Times New Roman" w:hAnsi="Times New Roman" w:cs="Times New Roman"/>
          <w:sz w:val="24"/>
          <w:szCs w:val="24"/>
        </w:rPr>
        <w:t>we</w:t>
      </w:r>
      <w:r w:rsidR="00517C4E">
        <w:rPr>
          <w:rFonts w:ascii="Times New Roman" w:hAnsi="Times New Roman" w:cs="Times New Roman"/>
          <w:sz w:val="24"/>
          <w:szCs w:val="24"/>
        </w:rPr>
        <w:t xml:space="preserve"> </w:t>
      </w:r>
      <w:r w:rsidR="00744366" w:rsidRPr="007E6FD1">
        <w:rPr>
          <w:rFonts w:ascii="Times New Roman" w:hAnsi="Times New Roman" w:cs="Times New Roman"/>
          <w:noProof/>
          <w:sz w:val="24"/>
          <w:szCs w:val="24"/>
        </w:rPr>
        <w:t>investigate</w:t>
      </w:r>
      <w:r w:rsidR="00744366">
        <w:rPr>
          <w:rFonts w:ascii="Times New Roman" w:hAnsi="Times New Roman" w:cs="Times New Roman"/>
          <w:sz w:val="24"/>
          <w:szCs w:val="24"/>
        </w:rPr>
        <w:t xml:space="preserve"> the application of</w:t>
      </w:r>
      <w:r w:rsidR="002904E6">
        <w:rPr>
          <w:rFonts w:ascii="Times New Roman" w:hAnsi="Times New Roman" w:cs="Times New Roman"/>
          <w:sz w:val="24"/>
          <w:szCs w:val="24"/>
        </w:rPr>
        <w:t xml:space="preserve"> inverse </w:t>
      </w:r>
      <w:r w:rsidR="00517C4E">
        <w:rPr>
          <w:rFonts w:ascii="Times New Roman" w:hAnsi="Times New Roman" w:cs="Times New Roman"/>
          <w:sz w:val="24"/>
          <w:szCs w:val="24"/>
        </w:rPr>
        <w:t xml:space="preserve">regressions </w:t>
      </w:r>
      <w:r w:rsidR="002904E6">
        <w:rPr>
          <w:rFonts w:ascii="Times New Roman" w:hAnsi="Times New Roman" w:cs="Times New Roman"/>
          <w:sz w:val="24"/>
          <w:szCs w:val="24"/>
        </w:rPr>
        <w:t xml:space="preserve">of first order </w:t>
      </w:r>
      <w:r w:rsidR="00517C4E">
        <w:rPr>
          <w:rFonts w:ascii="Times New Roman" w:hAnsi="Times New Roman" w:cs="Times New Roman"/>
          <w:sz w:val="24"/>
          <w:szCs w:val="24"/>
        </w:rPr>
        <w:t xml:space="preserve">between </w:t>
      </w:r>
      <w:r>
        <w:rPr>
          <w:rFonts w:ascii="Times New Roman" w:hAnsi="Times New Roman" w:cs="Times New Roman"/>
          <w:sz w:val="24"/>
          <w:szCs w:val="24"/>
        </w:rPr>
        <w:t>the retrieved</w:t>
      </w:r>
      <w:r w:rsidRPr="009C7916">
        <w:rPr>
          <w:rFonts w:ascii="Times New Roman" w:hAnsi="Times New Roman" w:cs="Times New Roman"/>
          <w:sz w:val="24"/>
          <w:szCs w:val="24"/>
        </w:rPr>
        <w:t xml:space="preserve"> </w:t>
      </w:r>
      <w:r w:rsidR="00583DBA" w:rsidRPr="007E6FD1">
        <w:rPr>
          <w:rFonts w:ascii="Times New Roman" w:hAnsi="Times New Roman" w:cs="Times New Roman"/>
          <w:i/>
          <w:noProof/>
          <w:sz w:val="24"/>
          <w:szCs w:val="24"/>
        </w:rPr>
        <w:t>Z</w:t>
      </w:r>
      <w:r w:rsidR="00583DBA" w:rsidRPr="007E6FD1">
        <w:rPr>
          <w:rFonts w:ascii="Times New Roman" w:hAnsi="Times New Roman" w:cs="Times New Roman"/>
          <w:noProof/>
          <w:sz w:val="24"/>
          <w:szCs w:val="24"/>
          <w:vertAlign w:val="subscript"/>
        </w:rPr>
        <w:t>ML</w:t>
      </w:r>
      <w:r w:rsidR="00583DBA" w:rsidRPr="00953590" w:rsidDel="00583DBA">
        <w:rPr>
          <w:rFonts w:ascii="Times New Roman" w:hAnsi="Times New Roman"/>
          <w:i/>
          <w:sz w:val="24"/>
        </w:rPr>
        <w:t xml:space="preserve"> </w:t>
      </w:r>
      <w:r w:rsidR="00517C4E">
        <w:rPr>
          <w:rFonts w:ascii="Times New Roman" w:hAnsi="Times New Roman" w:cs="Times New Roman"/>
          <w:sz w:val="24"/>
          <w:szCs w:val="24"/>
        </w:rPr>
        <w:t>and</w:t>
      </w:r>
      <w:r>
        <w:rPr>
          <w:rFonts w:ascii="Times New Roman" w:hAnsi="Times New Roman" w:cs="Times New Roman"/>
          <w:sz w:val="24"/>
          <w:szCs w:val="24"/>
        </w:rPr>
        <w:t xml:space="preserve"> air quality data from the local monitoring network</w:t>
      </w:r>
      <w:r w:rsidR="00517C4E">
        <w:rPr>
          <w:rFonts w:ascii="Times New Roman" w:hAnsi="Times New Roman" w:cs="Times New Roman"/>
          <w:sz w:val="24"/>
          <w:szCs w:val="24"/>
        </w:rPr>
        <w:t xml:space="preserve">. </w:t>
      </w:r>
      <w:r w:rsidR="005D6775">
        <w:rPr>
          <w:rFonts w:ascii="Times New Roman" w:hAnsi="Times New Roman" w:cs="Times New Roman"/>
          <w:sz w:val="24"/>
          <w:szCs w:val="24"/>
        </w:rPr>
        <w:t xml:space="preserve">Even though Korea has implemented stringent control measures to reduce the </w:t>
      </w:r>
      <w:r>
        <w:rPr>
          <w:rFonts w:ascii="Times New Roman" w:hAnsi="Times New Roman" w:cs="Times New Roman"/>
          <w:sz w:val="24"/>
          <w:szCs w:val="24"/>
        </w:rPr>
        <w:t xml:space="preserve">domestic </w:t>
      </w:r>
      <w:r w:rsidR="005D6775">
        <w:rPr>
          <w:rFonts w:ascii="Times New Roman" w:hAnsi="Times New Roman" w:cs="Times New Roman"/>
          <w:sz w:val="24"/>
          <w:szCs w:val="24"/>
        </w:rPr>
        <w:t xml:space="preserve">emission of pollutants, the rapid industrialization and urbanization of East Asia </w:t>
      </w:r>
      <w:r w:rsidR="009516D3">
        <w:rPr>
          <w:rFonts w:ascii="Times New Roman" w:hAnsi="Times New Roman" w:cs="Times New Roman"/>
          <w:sz w:val="24"/>
          <w:szCs w:val="24"/>
        </w:rPr>
        <w:t xml:space="preserve">have </w:t>
      </w:r>
      <w:r w:rsidR="005D6775">
        <w:rPr>
          <w:rFonts w:ascii="Times New Roman" w:hAnsi="Times New Roman" w:cs="Times New Roman"/>
          <w:sz w:val="24"/>
          <w:szCs w:val="24"/>
        </w:rPr>
        <w:t xml:space="preserve">hampered to some extent such </w:t>
      </w:r>
      <w:r w:rsidR="005D6775" w:rsidRPr="007E6FD1">
        <w:rPr>
          <w:rFonts w:ascii="Times New Roman" w:hAnsi="Times New Roman" w:cs="Times New Roman"/>
          <w:noProof/>
          <w:sz w:val="24"/>
          <w:szCs w:val="24"/>
        </w:rPr>
        <w:t>measures</w:t>
      </w:r>
      <w:r>
        <w:rPr>
          <w:rFonts w:ascii="Times New Roman" w:hAnsi="Times New Roman" w:cs="Times New Roman"/>
          <w:sz w:val="24"/>
          <w:szCs w:val="24"/>
        </w:rPr>
        <w:t xml:space="preserve"> </w:t>
      </w:r>
      <w:r w:rsidR="007C1BE6" w:rsidRPr="007C1BE6">
        <w:rPr>
          <w:rFonts w:ascii="Times New Roman" w:hAnsi="Times New Roman" w:cs="Times New Roman"/>
          <w:sz w:val="24"/>
          <w:szCs w:val="24"/>
        </w:rPr>
        <w:t>(</w:t>
      </w:r>
      <w:r w:rsidR="00971DD3" w:rsidRPr="007C1BE6">
        <w:rPr>
          <w:rFonts w:ascii="Times New Roman" w:hAnsi="Times New Roman" w:cs="Times New Roman"/>
          <w:sz w:val="24"/>
          <w:szCs w:val="24"/>
        </w:rPr>
        <w:t xml:space="preserve">e.g., </w:t>
      </w:r>
      <w:r w:rsidR="00C55583" w:rsidRPr="00D11DB1">
        <w:rPr>
          <w:rFonts w:ascii="Times New Roman" w:hAnsi="Times New Roman" w:cs="Times New Roman"/>
          <w:sz w:val="24"/>
          <w:szCs w:val="24"/>
        </w:rPr>
        <w:t>Lee et al.</w:t>
      </w:r>
      <w:r w:rsidR="00C55583" w:rsidRPr="007C1BE6">
        <w:rPr>
          <w:rFonts w:ascii="Times New Roman" w:hAnsi="Times New Roman" w:cs="Times New Roman"/>
          <w:sz w:val="24"/>
          <w:szCs w:val="24"/>
        </w:rPr>
        <w:t xml:space="preserve"> 2011</w:t>
      </w:r>
      <w:r w:rsidR="006B0A92">
        <w:rPr>
          <w:rFonts w:ascii="Times New Roman" w:hAnsi="Times New Roman" w:cs="Times New Roman"/>
          <w:sz w:val="24"/>
          <w:szCs w:val="24"/>
        </w:rPr>
        <w:t>,</w:t>
      </w:r>
      <w:r w:rsidR="00C55583" w:rsidRPr="007C1BE6">
        <w:rPr>
          <w:rFonts w:ascii="Times New Roman" w:hAnsi="Times New Roman" w:cs="Times New Roman"/>
          <w:sz w:val="24"/>
          <w:szCs w:val="24"/>
        </w:rPr>
        <w:t xml:space="preserve"> 2013</w:t>
      </w:r>
      <w:r w:rsidR="00AE41C1">
        <w:rPr>
          <w:rFonts w:ascii="Times New Roman" w:hAnsi="Times New Roman" w:cs="Times New Roman"/>
          <w:sz w:val="24"/>
          <w:szCs w:val="24"/>
        </w:rPr>
        <w:t>;</w:t>
      </w:r>
      <w:r w:rsidR="00C55583" w:rsidRPr="007C1BE6">
        <w:rPr>
          <w:rFonts w:ascii="Times New Roman" w:hAnsi="Times New Roman" w:cs="Times New Roman"/>
          <w:sz w:val="24"/>
          <w:szCs w:val="24"/>
        </w:rPr>
        <w:t xml:space="preserve"> </w:t>
      </w:r>
      <w:r w:rsidR="00C55583" w:rsidRPr="00D11DB1">
        <w:rPr>
          <w:rFonts w:ascii="Times New Roman" w:hAnsi="Times New Roman" w:cs="Times New Roman"/>
          <w:sz w:val="24"/>
          <w:szCs w:val="24"/>
        </w:rPr>
        <w:t>Vellingiri et al.</w:t>
      </w:r>
      <w:r w:rsidR="00C55583" w:rsidRPr="007C1BE6">
        <w:rPr>
          <w:rFonts w:ascii="Times New Roman" w:hAnsi="Times New Roman" w:cs="Times New Roman"/>
          <w:sz w:val="24"/>
          <w:szCs w:val="24"/>
        </w:rPr>
        <w:t xml:space="preserve"> 2015</w:t>
      </w:r>
      <w:r w:rsidR="00AE41C1">
        <w:rPr>
          <w:rFonts w:ascii="Times New Roman" w:hAnsi="Times New Roman" w:cs="Times New Roman"/>
          <w:sz w:val="24"/>
          <w:szCs w:val="24"/>
        </w:rPr>
        <w:t>;</w:t>
      </w:r>
      <w:r w:rsidR="00C55583" w:rsidRPr="007C1BE6">
        <w:rPr>
          <w:rFonts w:ascii="Times New Roman" w:hAnsi="Times New Roman" w:cs="Times New Roman"/>
          <w:sz w:val="24"/>
          <w:szCs w:val="24"/>
        </w:rPr>
        <w:t xml:space="preserve"> </w:t>
      </w:r>
      <w:r w:rsidR="00C55583" w:rsidRPr="00D11DB1">
        <w:rPr>
          <w:rFonts w:ascii="Times New Roman" w:hAnsi="Times New Roman" w:cs="Times New Roman"/>
          <w:sz w:val="24"/>
          <w:szCs w:val="24"/>
        </w:rPr>
        <w:t>Chambers et al.</w:t>
      </w:r>
      <w:r w:rsidR="00C55583" w:rsidRPr="007C1BE6">
        <w:rPr>
          <w:rFonts w:ascii="Times New Roman" w:hAnsi="Times New Roman" w:cs="Times New Roman"/>
          <w:sz w:val="24"/>
          <w:szCs w:val="24"/>
        </w:rPr>
        <w:t xml:space="preserve"> 2017</w:t>
      </w:r>
      <w:r w:rsidR="00AE41C1">
        <w:rPr>
          <w:rFonts w:ascii="Times New Roman" w:hAnsi="Times New Roman" w:cs="Times New Roman"/>
          <w:sz w:val="24"/>
          <w:szCs w:val="24"/>
        </w:rPr>
        <w:t>;</w:t>
      </w:r>
      <w:r w:rsidR="00971DD3" w:rsidRPr="007C1BE6">
        <w:rPr>
          <w:rFonts w:ascii="Times New Roman" w:hAnsi="Times New Roman" w:cs="Times New Roman"/>
          <w:sz w:val="24"/>
          <w:szCs w:val="24"/>
        </w:rPr>
        <w:t xml:space="preserve"> </w:t>
      </w:r>
      <w:r w:rsidR="00971DD3" w:rsidRPr="00D11DB1">
        <w:rPr>
          <w:rFonts w:ascii="Times New Roman" w:hAnsi="Times New Roman" w:cs="Times New Roman"/>
          <w:sz w:val="24"/>
          <w:szCs w:val="24"/>
        </w:rPr>
        <w:t>Tang et al</w:t>
      </w:r>
      <w:r w:rsidR="00971DD3" w:rsidRPr="007C1BE6">
        <w:rPr>
          <w:rFonts w:ascii="Times New Roman" w:hAnsi="Times New Roman" w:cs="Times New Roman"/>
          <w:sz w:val="24"/>
          <w:szCs w:val="24"/>
        </w:rPr>
        <w:t>. 2018</w:t>
      </w:r>
      <w:r w:rsidR="007C1BE6" w:rsidRPr="007C1BE6">
        <w:rPr>
          <w:rFonts w:ascii="Times New Roman" w:hAnsi="Times New Roman" w:cs="Times New Roman"/>
          <w:sz w:val="24"/>
          <w:szCs w:val="24"/>
        </w:rPr>
        <w:t>)</w:t>
      </w:r>
      <w:r w:rsidR="005D6775">
        <w:rPr>
          <w:rFonts w:ascii="Times New Roman" w:hAnsi="Times New Roman" w:cs="Times New Roman"/>
          <w:sz w:val="24"/>
          <w:szCs w:val="24"/>
        </w:rPr>
        <w:t xml:space="preserve">. To </w:t>
      </w:r>
      <w:r w:rsidR="008511B8">
        <w:rPr>
          <w:rFonts w:ascii="Times New Roman" w:hAnsi="Times New Roman" w:cs="Times New Roman"/>
          <w:sz w:val="24"/>
          <w:szCs w:val="24"/>
        </w:rPr>
        <w:t>investigate</w:t>
      </w:r>
      <w:r w:rsidR="005D6775">
        <w:rPr>
          <w:rFonts w:ascii="Times New Roman" w:hAnsi="Times New Roman" w:cs="Times New Roman"/>
          <w:sz w:val="24"/>
          <w:szCs w:val="24"/>
        </w:rPr>
        <w:t xml:space="preserve"> the</w:t>
      </w:r>
      <w:r w:rsidR="00B4138F">
        <w:rPr>
          <w:rFonts w:ascii="Times New Roman" w:hAnsi="Times New Roman" w:cs="Times New Roman"/>
          <w:sz w:val="24"/>
          <w:szCs w:val="24"/>
        </w:rPr>
        <w:t xml:space="preserve"> impact of</w:t>
      </w:r>
      <w:r w:rsidR="005D6775">
        <w:rPr>
          <w:rFonts w:ascii="Times New Roman" w:hAnsi="Times New Roman" w:cs="Times New Roman"/>
          <w:sz w:val="24"/>
          <w:szCs w:val="24"/>
        </w:rPr>
        <w:t xml:space="preserve"> </w:t>
      </w:r>
      <w:r w:rsidR="00D30D3C">
        <w:rPr>
          <w:rFonts w:ascii="Times New Roman" w:hAnsi="Times New Roman" w:cs="Times New Roman"/>
          <w:sz w:val="24"/>
          <w:szCs w:val="24"/>
        </w:rPr>
        <w:t xml:space="preserve">regional </w:t>
      </w:r>
      <w:r w:rsidR="008511B8">
        <w:rPr>
          <w:rFonts w:ascii="Times New Roman" w:hAnsi="Times New Roman" w:cs="Times New Roman"/>
          <w:sz w:val="24"/>
          <w:szCs w:val="24"/>
        </w:rPr>
        <w:t xml:space="preserve">air pollution </w:t>
      </w:r>
      <w:r w:rsidR="00BA37E6">
        <w:rPr>
          <w:rFonts w:ascii="Times New Roman" w:hAnsi="Times New Roman" w:cs="Times New Roman"/>
          <w:sz w:val="24"/>
          <w:szCs w:val="24"/>
        </w:rPr>
        <w:t>over</w:t>
      </w:r>
      <w:r>
        <w:rPr>
          <w:rFonts w:ascii="Times New Roman" w:hAnsi="Times New Roman" w:cs="Times New Roman"/>
          <w:sz w:val="24"/>
          <w:szCs w:val="24"/>
        </w:rPr>
        <w:t xml:space="preserve"> Seoul</w:t>
      </w:r>
      <w:r w:rsidR="008511B8">
        <w:rPr>
          <w:rFonts w:ascii="Times New Roman" w:hAnsi="Times New Roman" w:cs="Times New Roman"/>
          <w:sz w:val="24"/>
          <w:szCs w:val="24"/>
        </w:rPr>
        <w:t xml:space="preserve"> </w:t>
      </w:r>
      <w:r>
        <w:rPr>
          <w:rFonts w:ascii="Times New Roman" w:hAnsi="Times New Roman" w:cs="Times New Roman"/>
          <w:sz w:val="24"/>
          <w:szCs w:val="24"/>
        </w:rPr>
        <w:t xml:space="preserve">we </w:t>
      </w:r>
      <w:r w:rsidR="00744366">
        <w:rPr>
          <w:rFonts w:ascii="Times New Roman" w:hAnsi="Times New Roman" w:cs="Times New Roman"/>
          <w:sz w:val="24"/>
          <w:szCs w:val="24"/>
        </w:rPr>
        <w:t>use data from a background air quality monitoring station to determine the height at which the local pollution reaches its regional levels for the case</w:t>
      </w:r>
      <w:r w:rsidR="002C2F11">
        <w:rPr>
          <w:rFonts w:ascii="Times New Roman" w:hAnsi="Times New Roman" w:cs="Times New Roman"/>
          <w:sz w:val="24"/>
          <w:szCs w:val="24"/>
        </w:rPr>
        <w:t>s</w:t>
      </w:r>
      <w:r w:rsidR="00744366">
        <w:rPr>
          <w:rFonts w:ascii="Times New Roman" w:hAnsi="Times New Roman" w:cs="Times New Roman"/>
          <w:sz w:val="24"/>
          <w:szCs w:val="24"/>
        </w:rPr>
        <w:t xml:space="preserve"> of </w:t>
      </w:r>
      <w:r w:rsidR="002C2F11">
        <w:rPr>
          <w:rFonts w:ascii="Times New Roman" w:hAnsi="Times New Roman" w:cs="Times New Roman"/>
          <w:sz w:val="24"/>
          <w:szCs w:val="24"/>
        </w:rPr>
        <w:t>sulfur dioxide (</w:t>
      </w:r>
      <w:r w:rsidR="002C2F11" w:rsidRPr="00792652">
        <w:rPr>
          <w:rFonts w:ascii="Times New Roman" w:hAnsi="Times New Roman" w:cs="Times New Roman"/>
          <w:sz w:val="24"/>
          <w:szCs w:val="24"/>
        </w:rPr>
        <w:t>SO</w:t>
      </w:r>
      <w:r w:rsidR="002C2F11" w:rsidRPr="00792652">
        <w:rPr>
          <w:rFonts w:ascii="Times New Roman" w:hAnsi="Times New Roman" w:cs="Times New Roman"/>
          <w:sz w:val="24"/>
          <w:szCs w:val="24"/>
          <w:vertAlign w:val="subscript"/>
        </w:rPr>
        <w:t>2</w:t>
      </w:r>
      <w:r w:rsidR="002C2F11">
        <w:rPr>
          <w:rFonts w:ascii="Times New Roman" w:hAnsi="Times New Roman" w:cs="Times New Roman"/>
          <w:sz w:val="24"/>
          <w:szCs w:val="24"/>
        </w:rPr>
        <w:t>), carbon mon</w:t>
      </w:r>
      <w:r w:rsidR="008543FA">
        <w:rPr>
          <w:rFonts w:ascii="Times New Roman" w:hAnsi="Times New Roman" w:cs="Times New Roman"/>
          <w:sz w:val="24"/>
          <w:szCs w:val="24"/>
        </w:rPr>
        <w:t>o</w:t>
      </w:r>
      <w:r w:rsidR="002C2F11">
        <w:rPr>
          <w:rFonts w:ascii="Times New Roman" w:hAnsi="Times New Roman" w:cs="Times New Roman"/>
          <w:sz w:val="24"/>
          <w:szCs w:val="24"/>
        </w:rPr>
        <w:t>xide</w:t>
      </w:r>
      <w:r w:rsidR="002C2F11" w:rsidRPr="00792652">
        <w:rPr>
          <w:rFonts w:ascii="Times New Roman" w:hAnsi="Times New Roman" w:cs="Times New Roman"/>
          <w:sz w:val="24"/>
          <w:szCs w:val="24"/>
        </w:rPr>
        <w:t xml:space="preserve"> </w:t>
      </w:r>
      <w:r w:rsidR="002C2F11">
        <w:rPr>
          <w:rFonts w:ascii="Times New Roman" w:hAnsi="Times New Roman" w:cs="Times New Roman"/>
          <w:sz w:val="24"/>
          <w:szCs w:val="24"/>
        </w:rPr>
        <w:t>(</w:t>
      </w:r>
      <w:r w:rsidR="002C2F11" w:rsidRPr="00792652">
        <w:rPr>
          <w:rFonts w:ascii="Times New Roman" w:hAnsi="Times New Roman" w:cs="Times New Roman"/>
          <w:sz w:val="24"/>
          <w:szCs w:val="24"/>
        </w:rPr>
        <w:t>CO</w:t>
      </w:r>
      <w:r w:rsidR="002C2F11">
        <w:rPr>
          <w:rFonts w:ascii="Times New Roman" w:hAnsi="Times New Roman" w:cs="Times New Roman"/>
          <w:sz w:val="24"/>
          <w:szCs w:val="24"/>
        </w:rPr>
        <w:t>)</w:t>
      </w:r>
      <w:r w:rsidR="002C2F11" w:rsidRPr="00792652">
        <w:rPr>
          <w:rFonts w:ascii="Times New Roman" w:hAnsi="Times New Roman" w:cs="Times New Roman"/>
          <w:sz w:val="24"/>
          <w:szCs w:val="24"/>
        </w:rPr>
        <w:t>,</w:t>
      </w:r>
      <w:r w:rsidR="002C2F11">
        <w:rPr>
          <w:rFonts w:ascii="Times New Roman" w:hAnsi="Times New Roman" w:cs="Times New Roman"/>
          <w:sz w:val="24"/>
          <w:szCs w:val="24"/>
        </w:rPr>
        <w:t xml:space="preserve"> nitrogen dioxide</w:t>
      </w:r>
      <w:r w:rsidR="002C2F11" w:rsidRPr="00792652">
        <w:rPr>
          <w:rFonts w:ascii="Times New Roman" w:hAnsi="Times New Roman" w:cs="Times New Roman"/>
          <w:sz w:val="24"/>
          <w:szCs w:val="24"/>
        </w:rPr>
        <w:t xml:space="preserve"> </w:t>
      </w:r>
      <w:r w:rsidR="002C2F11">
        <w:rPr>
          <w:rFonts w:ascii="Times New Roman" w:hAnsi="Times New Roman" w:cs="Times New Roman"/>
          <w:sz w:val="24"/>
          <w:szCs w:val="24"/>
        </w:rPr>
        <w:t>(</w:t>
      </w:r>
      <w:r w:rsidR="002C2F11" w:rsidRPr="00792652">
        <w:rPr>
          <w:rFonts w:ascii="Times New Roman" w:hAnsi="Times New Roman" w:cs="Times New Roman"/>
          <w:sz w:val="24"/>
          <w:szCs w:val="24"/>
        </w:rPr>
        <w:t>NO</w:t>
      </w:r>
      <w:r w:rsidR="002C2F11" w:rsidRPr="00792652">
        <w:rPr>
          <w:rFonts w:ascii="Times New Roman" w:hAnsi="Times New Roman" w:cs="Times New Roman"/>
          <w:sz w:val="24"/>
          <w:szCs w:val="24"/>
          <w:vertAlign w:val="subscript"/>
        </w:rPr>
        <w:t>2</w:t>
      </w:r>
      <w:r w:rsidR="002C2F11">
        <w:rPr>
          <w:rFonts w:ascii="Times New Roman" w:hAnsi="Times New Roman" w:cs="Times New Roman"/>
          <w:sz w:val="24"/>
          <w:szCs w:val="24"/>
        </w:rPr>
        <w:t xml:space="preserve">), </w:t>
      </w:r>
      <w:r w:rsidR="00744366">
        <w:rPr>
          <w:rFonts w:ascii="Times New Roman" w:hAnsi="Times New Roman" w:cs="Times New Roman"/>
          <w:sz w:val="24"/>
          <w:szCs w:val="24"/>
        </w:rPr>
        <w:t>ozone (O</w:t>
      </w:r>
      <w:r w:rsidR="00744366" w:rsidRPr="00744366">
        <w:rPr>
          <w:rFonts w:ascii="Times New Roman" w:hAnsi="Times New Roman" w:cs="Times New Roman"/>
          <w:sz w:val="24"/>
          <w:szCs w:val="24"/>
          <w:vertAlign w:val="subscript"/>
        </w:rPr>
        <w:t>3</w:t>
      </w:r>
      <w:r w:rsidR="00744366">
        <w:rPr>
          <w:rFonts w:ascii="Times New Roman" w:hAnsi="Times New Roman" w:cs="Times New Roman"/>
          <w:sz w:val="24"/>
          <w:szCs w:val="24"/>
        </w:rPr>
        <w:t>)</w:t>
      </w:r>
      <w:r w:rsidR="0003643B">
        <w:rPr>
          <w:rFonts w:ascii="Times New Roman" w:hAnsi="Times New Roman" w:cs="Times New Roman"/>
          <w:sz w:val="24"/>
          <w:szCs w:val="24"/>
        </w:rPr>
        <w:t>,</w:t>
      </w:r>
      <w:r w:rsidR="00744366">
        <w:rPr>
          <w:rFonts w:ascii="Times New Roman" w:hAnsi="Times New Roman" w:cs="Times New Roman"/>
          <w:sz w:val="24"/>
          <w:szCs w:val="24"/>
        </w:rPr>
        <w:t xml:space="preserve"> and particulate matter smaller than 10 µm (</w:t>
      </w:r>
      <w:r w:rsidR="00744366" w:rsidRPr="00792652">
        <w:rPr>
          <w:rFonts w:ascii="Times New Roman" w:hAnsi="Times New Roman" w:cs="Times New Roman"/>
          <w:sz w:val="24"/>
          <w:szCs w:val="24"/>
        </w:rPr>
        <w:t>PM</w:t>
      </w:r>
      <w:r w:rsidR="00744366" w:rsidRPr="008242B9">
        <w:rPr>
          <w:rFonts w:ascii="Times New Roman" w:hAnsi="Times New Roman" w:cs="Times New Roman"/>
          <w:sz w:val="24"/>
          <w:szCs w:val="24"/>
          <w:vertAlign w:val="subscript"/>
        </w:rPr>
        <w:t>10</w:t>
      </w:r>
      <w:r w:rsidR="00744366">
        <w:rPr>
          <w:rFonts w:ascii="Times New Roman" w:hAnsi="Times New Roman" w:cs="Times New Roman"/>
          <w:sz w:val="24"/>
          <w:szCs w:val="24"/>
        </w:rPr>
        <w:t>).</w:t>
      </w:r>
    </w:p>
    <w:p w14:paraId="63154A4C" w14:textId="749116B2" w:rsidR="008305DE" w:rsidRDefault="008305DE" w:rsidP="00DC2114">
      <w:pPr>
        <w:spacing w:after="120" w:line="360" w:lineRule="auto"/>
        <w:rPr>
          <w:rFonts w:ascii="Times New Roman" w:hAnsi="Times New Roman" w:cs="Times New Roman"/>
          <w:sz w:val="24"/>
          <w:szCs w:val="24"/>
        </w:rPr>
      </w:pPr>
    </w:p>
    <w:p w14:paraId="15945025" w14:textId="41FD90DD" w:rsidR="00FB7367" w:rsidRDefault="00FB7367" w:rsidP="00DC2114">
      <w:pPr>
        <w:spacing w:before="120" w:after="120" w:line="360" w:lineRule="auto"/>
        <w:outlineLvl w:val="1"/>
        <w:rPr>
          <w:rFonts w:ascii="Times New Roman" w:hAnsi="Times New Roman" w:cs="Times New Roman"/>
          <w:b/>
          <w:sz w:val="24"/>
          <w:szCs w:val="24"/>
        </w:rPr>
      </w:pPr>
      <w:r w:rsidRPr="00792652">
        <w:rPr>
          <w:rFonts w:ascii="Times New Roman" w:hAnsi="Times New Roman" w:cs="Times New Roman"/>
          <w:b/>
          <w:sz w:val="24"/>
          <w:szCs w:val="24"/>
        </w:rPr>
        <w:t>2</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Methods</w:t>
      </w:r>
      <w:r w:rsidR="00D50872">
        <w:rPr>
          <w:rFonts w:ascii="Times New Roman" w:hAnsi="Times New Roman" w:cs="Times New Roman"/>
          <w:b/>
          <w:sz w:val="24"/>
          <w:szCs w:val="24"/>
        </w:rPr>
        <w:t xml:space="preserve"> and </w:t>
      </w:r>
      <w:r w:rsidR="003F01CF">
        <w:rPr>
          <w:rFonts w:ascii="Times New Roman" w:hAnsi="Times New Roman" w:cs="Times New Roman"/>
          <w:b/>
          <w:sz w:val="24"/>
          <w:szCs w:val="24"/>
        </w:rPr>
        <w:t>aerosol backscatter retrieval evaluation</w:t>
      </w:r>
    </w:p>
    <w:p w14:paraId="6BC65A81" w14:textId="31D282C0" w:rsidR="00EF1885" w:rsidRDefault="002A75C3" w:rsidP="00D52412">
      <w:pPr>
        <w:spacing w:after="120" w:line="360" w:lineRule="auto"/>
        <w:rPr>
          <w:rFonts w:ascii="Times New Roman" w:hAnsi="Times New Roman" w:cs="Times New Roman"/>
          <w:sz w:val="24"/>
          <w:szCs w:val="24"/>
        </w:rPr>
      </w:pPr>
      <w:r>
        <w:rPr>
          <w:rFonts w:ascii="Times New Roman" w:hAnsi="Times New Roman" w:cs="Times New Roman"/>
          <w:sz w:val="24"/>
          <w:szCs w:val="24"/>
        </w:rPr>
        <w:t>The</w:t>
      </w:r>
      <w:r w:rsidR="00DC2114" w:rsidRPr="00792652">
        <w:rPr>
          <w:rFonts w:ascii="Times New Roman" w:hAnsi="Times New Roman" w:cs="Times New Roman"/>
          <w:sz w:val="24"/>
          <w:szCs w:val="24"/>
        </w:rPr>
        <w:t xml:space="preserve"> study</w:t>
      </w:r>
      <w:r w:rsidR="00EF1885">
        <w:rPr>
          <w:rFonts w:ascii="Times New Roman" w:hAnsi="Times New Roman" w:cs="Times New Roman"/>
          <w:sz w:val="24"/>
          <w:szCs w:val="24"/>
        </w:rPr>
        <w:t xml:space="preserve"> is based on a two-month campaign </w:t>
      </w:r>
      <w:r w:rsidR="00EF1885" w:rsidRPr="00792652">
        <w:rPr>
          <w:rFonts w:ascii="Times New Roman" w:hAnsi="Times New Roman" w:cs="Times New Roman"/>
          <w:sz w:val="24"/>
          <w:szCs w:val="24"/>
        </w:rPr>
        <w:t>(1 May</w:t>
      </w:r>
      <w:r w:rsidR="002904E6">
        <w:rPr>
          <w:rFonts w:ascii="Times New Roman" w:hAnsi="Times New Roman" w:cs="Times New Roman"/>
          <w:sz w:val="24"/>
          <w:szCs w:val="24"/>
        </w:rPr>
        <w:t>-</w:t>
      </w:r>
      <w:r>
        <w:rPr>
          <w:rFonts w:ascii="Times New Roman" w:hAnsi="Times New Roman" w:cs="Times New Roman"/>
          <w:sz w:val="24"/>
          <w:szCs w:val="24"/>
        </w:rPr>
        <w:t>28 Jun</w:t>
      </w:r>
      <w:r w:rsidR="00B67995">
        <w:rPr>
          <w:rFonts w:ascii="Times New Roman" w:hAnsi="Times New Roman" w:cs="Times New Roman"/>
          <w:sz w:val="24"/>
          <w:szCs w:val="24"/>
        </w:rPr>
        <w:t>e</w:t>
      </w:r>
      <w:r w:rsidR="00EF1885">
        <w:rPr>
          <w:rFonts w:ascii="Times New Roman" w:hAnsi="Times New Roman" w:cs="Times New Roman"/>
          <w:sz w:val="24"/>
          <w:szCs w:val="24"/>
        </w:rPr>
        <w:t xml:space="preserve"> 2016</w:t>
      </w:r>
      <w:r w:rsidR="00EF1885" w:rsidRPr="00792652">
        <w:rPr>
          <w:rFonts w:ascii="Times New Roman" w:hAnsi="Times New Roman" w:cs="Times New Roman"/>
          <w:sz w:val="24"/>
          <w:szCs w:val="24"/>
        </w:rPr>
        <w:t xml:space="preserve">) </w:t>
      </w:r>
      <w:r w:rsidR="00EF1885">
        <w:rPr>
          <w:rFonts w:ascii="Times New Roman" w:hAnsi="Times New Roman" w:cs="Times New Roman"/>
          <w:sz w:val="24"/>
          <w:szCs w:val="24"/>
        </w:rPr>
        <w:t xml:space="preserve">of continuous backscatter </w:t>
      </w:r>
      <w:r w:rsidR="00EF1885">
        <w:rPr>
          <w:rFonts w:ascii="Times New Roman" w:hAnsi="Times New Roman" w:cs="Times New Roman"/>
          <w:sz w:val="24"/>
          <w:szCs w:val="24"/>
        </w:rPr>
        <w:lastRenderedPageBreak/>
        <w:t>profile measurements</w:t>
      </w:r>
      <w:r>
        <w:rPr>
          <w:rFonts w:ascii="Times New Roman" w:hAnsi="Times New Roman" w:cs="Times New Roman"/>
          <w:sz w:val="24"/>
          <w:szCs w:val="24"/>
        </w:rPr>
        <w:t xml:space="preserve"> by</w:t>
      </w:r>
      <w:r w:rsidR="00EF1885">
        <w:rPr>
          <w:rFonts w:ascii="Times New Roman" w:hAnsi="Times New Roman" w:cs="Times New Roman"/>
          <w:sz w:val="24"/>
          <w:szCs w:val="24"/>
        </w:rPr>
        <w:t xml:space="preserve"> a ceilometer </w:t>
      </w:r>
      <w:r w:rsidR="00EA6C5D">
        <w:rPr>
          <w:rFonts w:ascii="Times New Roman" w:hAnsi="Times New Roman" w:cs="Times New Roman"/>
          <w:sz w:val="24"/>
          <w:szCs w:val="24"/>
        </w:rPr>
        <w:t>installed</w:t>
      </w:r>
      <w:r w:rsidR="00EF1885">
        <w:rPr>
          <w:rFonts w:ascii="Times New Roman" w:hAnsi="Times New Roman" w:cs="Times New Roman"/>
          <w:sz w:val="24"/>
          <w:szCs w:val="24"/>
        </w:rPr>
        <w:t xml:space="preserve"> on the roof</w:t>
      </w:r>
      <w:r w:rsidR="008C09D3">
        <w:rPr>
          <w:rFonts w:ascii="Times New Roman" w:hAnsi="Times New Roman" w:cs="Times New Roman"/>
          <w:sz w:val="24"/>
          <w:szCs w:val="24"/>
        </w:rPr>
        <w:t>top</w:t>
      </w:r>
      <w:r w:rsidR="00EF1885">
        <w:rPr>
          <w:rFonts w:ascii="Times New Roman" w:hAnsi="Times New Roman" w:cs="Times New Roman"/>
          <w:sz w:val="24"/>
          <w:szCs w:val="24"/>
        </w:rPr>
        <w:t xml:space="preserve"> of a tall building </w:t>
      </w:r>
      <w:r w:rsidR="006B0A92">
        <w:rPr>
          <w:rFonts w:ascii="Times New Roman" w:hAnsi="Times New Roman" w:cs="Times New Roman"/>
          <w:sz w:val="24"/>
          <w:szCs w:val="24"/>
        </w:rPr>
        <w:t>at</w:t>
      </w:r>
      <w:r w:rsidR="00EF1885">
        <w:rPr>
          <w:rFonts w:ascii="Times New Roman" w:hAnsi="Times New Roman" w:cs="Times New Roman"/>
          <w:sz w:val="24"/>
          <w:szCs w:val="24"/>
        </w:rPr>
        <w:t xml:space="preserve"> Yonsei University within the urban core of Seoul (</w:t>
      </w:r>
      <w:r w:rsidR="00EF1885" w:rsidRPr="00792652">
        <w:rPr>
          <w:rFonts w:ascii="Times New Roman" w:hAnsi="Times New Roman" w:cs="Times New Roman"/>
          <w:sz w:val="24"/>
          <w:szCs w:val="24"/>
        </w:rPr>
        <w:t>37.57° N, 128.98</w:t>
      </w:r>
      <w:r w:rsidR="00EF1885" w:rsidRPr="00792652">
        <w:rPr>
          <w:rFonts w:ascii="Times New Roman" w:hAnsi="Times New Roman" w:cs="Times New Roman"/>
          <w:sz w:val="24"/>
          <w:szCs w:val="24"/>
        </w:rPr>
        <w:sym w:font="Symbol" w:char="F0B0"/>
      </w:r>
      <w:r w:rsidR="00EF1885" w:rsidRPr="00792652">
        <w:rPr>
          <w:rFonts w:ascii="Times New Roman" w:hAnsi="Times New Roman" w:cs="Times New Roman"/>
          <w:sz w:val="24"/>
          <w:szCs w:val="24"/>
        </w:rPr>
        <w:t xml:space="preserve"> E</w:t>
      </w:r>
      <w:r w:rsidR="00EF1885">
        <w:rPr>
          <w:rFonts w:ascii="Times New Roman" w:hAnsi="Times New Roman" w:cs="Times New Roman"/>
          <w:sz w:val="24"/>
          <w:szCs w:val="24"/>
        </w:rPr>
        <w:t xml:space="preserve">, building height: 30 m, 80 m above sea level). </w:t>
      </w:r>
      <w:r>
        <w:rPr>
          <w:rFonts w:ascii="Times New Roman" w:hAnsi="Times New Roman" w:cs="Times New Roman"/>
          <w:sz w:val="24"/>
          <w:szCs w:val="24"/>
        </w:rPr>
        <w:t>On 29 Dec</w:t>
      </w:r>
      <w:r w:rsidR="00B67995">
        <w:rPr>
          <w:rFonts w:ascii="Times New Roman" w:hAnsi="Times New Roman" w:cs="Times New Roman"/>
          <w:sz w:val="24"/>
          <w:szCs w:val="24"/>
        </w:rPr>
        <w:t>ember</w:t>
      </w:r>
      <w:r w:rsidRPr="00792652">
        <w:rPr>
          <w:rFonts w:ascii="Times New Roman" w:hAnsi="Times New Roman" w:cs="Times New Roman"/>
          <w:sz w:val="24"/>
          <w:szCs w:val="24"/>
        </w:rPr>
        <w:t xml:space="preserve"> 2016</w:t>
      </w:r>
      <w:r>
        <w:rPr>
          <w:rFonts w:ascii="Times New Roman" w:hAnsi="Times New Roman" w:cs="Times New Roman"/>
          <w:sz w:val="24"/>
          <w:szCs w:val="24"/>
        </w:rPr>
        <w:t>, eighteen radiosondes were launched from the same building to test the performance of the retrieval algorithms based on the gradient method mentioned above.</w:t>
      </w:r>
    </w:p>
    <w:p w14:paraId="483CC790" w14:textId="453140FE" w:rsidR="00B73A67" w:rsidRDefault="002A75C3">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This section </w:t>
      </w:r>
      <w:r w:rsidR="006B0A92">
        <w:rPr>
          <w:rFonts w:ascii="Times New Roman" w:hAnsi="Times New Roman" w:cs="Times New Roman"/>
          <w:sz w:val="24"/>
          <w:szCs w:val="24"/>
        </w:rPr>
        <w:t>first</w:t>
      </w:r>
      <w:ins w:id="18" w:author="만든 이" w:date="2018-11-29T11:27:00Z">
        <w:r w:rsidR="009E5868">
          <w:rPr>
            <w:rFonts w:ascii="Times New Roman" w:hAnsi="Times New Roman" w:cs="Times New Roman"/>
            <w:sz w:val="24"/>
            <w:szCs w:val="24"/>
          </w:rPr>
          <w:t>ly</w:t>
        </w:r>
      </w:ins>
      <w:r w:rsidR="006B0A92">
        <w:rPr>
          <w:rFonts w:ascii="Times New Roman" w:hAnsi="Times New Roman" w:cs="Times New Roman"/>
          <w:sz w:val="24"/>
          <w:szCs w:val="24"/>
        </w:rPr>
        <w:t xml:space="preserve"> </w:t>
      </w:r>
      <w:r>
        <w:rPr>
          <w:rFonts w:ascii="Times New Roman" w:hAnsi="Times New Roman" w:cs="Times New Roman"/>
          <w:sz w:val="24"/>
          <w:szCs w:val="24"/>
        </w:rPr>
        <w:t xml:space="preserve">provides a complete description of the ceilometer measurements and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00B73A67">
        <w:rPr>
          <w:rFonts w:ascii="Times New Roman" w:hAnsi="Times New Roman" w:cs="Times New Roman"/>
          <w:sz w:val="24"/>
          <w:szCs w:val="24"/>
        </w:rPr>
        <w:t xml:space="preserve"> </w:t>
      </w:r>
      <w:r>
        <w:rPr>
          <w:rFonts w:ascii="Times New Roman" w:hAnsi="Times New Roman" w:cs="Times New Roman"/>
          <w:sz w:val="24"/>
          <w:szCs w:val="24"/>
        </w:rPr>
        <w:t>retrieval procedure</w:t>
      </w:r>
      <w:r w:rsidR="00B73A67">
        <w:rPr>
          <w:rFonts w:ascii="Times New Roman" w:hAnsi="Times New Roman" w:cs="Times New Roman"/>
          <w:sz w:val="24"/>
          <w:szCs w:val="24"/>
        </w:rPr>
        <w:t>. Then, the proposed parameterization of empirical coefficients for an improved retrieval algorithm based on the gradient method</w:t>
      </w:r>
      <w:r w:rsidR="00EA6C5D">
        <w:rPr>
          <w:rFonts w:ascii="Times New Roman" w:hAnsi="Times New Roman" w:cs="Times New Roman"/>
          <w:sz w:val="24"/>
          <w:szCs w:val="24"/>
        </w:rPr>
        <w:t xml:space="preserve"> </w:t>
      </w:r>
      <w:r w:rsidR="00B73A67" w:rsidRPr="007E6FD1">
        <w:rPr>
          <w:rFonts w:ascii="Times New Roman" w:hAnsi="Times New Roman" w:cs="Times New Roman"/>
          <w:noProof/>
          <w:sz w:val="24"/>
          <w:szCs w:val="24"/>
        </w:rPr>
        <w:t>is introduced</w:t>
      </w:r>
      <w:r w:rsidR="00B73A67">
        <w:rPr>
          <w:rFonts w:ascii="Times New Roman" w:hAnsi="Times New Roman" w:cs="Times New Roman"/>
          <w:sz w:val="24"/>
          <w:szCs w:val="24"/>
        </w:rPr>
        <w:t xml:space="preserve"> step by step</w:t>
      </w:r>
      <w:r w:rsidR="00D3169F">
        <w:rPr>
          <w:rFonts w:ascii="Times New Roman" w:hAnsi="Times New Roman" w:cs="Times New Roman"/>
          <w:sz w:val="24"/>
          <w:szCs w:val="24"/>
        </w:rPr>
        <w:t>, followed by details of the radiosonde measurements used for its evaluation.</w:t>
      </w:r>
      <w:r w:rsidR="00A028FA">
        <w:rPr>
          <w:rFonts w:ascii="Times New Roman" w:hAnsi="Times New Roman" w:cs="Times New Roman"/>
          <w:sz w:val="24"/>
          <w:szCs w:val="24"/>
        </w:rPr>
        <w:t xml:space="preserve"> Results of </w:t>
      </w:r>
      <w:r w:rsidR="00263D32">
        <w:rPr>
          <w:rFonts w:ascii="Times New Roman" w:hAnsi="Times New Roman" w:cs="Times New Roman" w:hint="eastAsia"/>
          <w:sz w:val="24"/>
          <w:szCs w:val="24"/>
        </w:rPr>
        <w:t>th</w:t>
      </w:r>
      <w:del w:id="19" w:author="만든 이" w:date="2018-11-29T08:02:00Z">
        <w:r w:rsidR="00263D32" w:rsidDel="00D54C3A">
          <w:rPr>
            <w:rFonts w:ascii="Times New Roman" w:hAnsi="Times New Roman" w:cs="Times New Roman" w:hint="eastAsia"/>
            <w:sz w:val="24"/>
            <w:szCs w:val="24"/>
          </w:rPr>
          <w:delText>e</w:delText>
        </w:r>
      </w:del>
      <w:ins w:id="20" w:author="만든 이" w:date="2018-11-29T08:02:00Z">
        <w:r w:rsidR="00D54C3A">
          <w:rPr>
            <w:rFonts w:ascii="Times New Roman" w:hAnsi="Times New Roman" w:cs="Times New Roman" w:hint="eastAsia"/>
            <w:sz w:val="24"/>
            <w:szCs w:val="24"/>
          </w:rPr>
          <w:t>i</w:t>
        </w:r>
      </w:ins>
      <w:r w:rsidR="00263D32">
        <w:rPr>
          <w:rFonts w:ascii="Times New Roman" w:hAnsi="Times New Roman" w:cs="Times New Roman" w:hint="eastAsia"/>
          <w:sz w:val="24"/>
          <w:szCs w:val="24"/>
        </w:rPr>
        <w:t>s</w:t>
      </w:r>
      <w:del w:id="21" w:author="만든 이" w:date="2018-11-29T08:02:00Z">
        <w:r w:rsidR="00263D32" w:rsidDel="00D54C3A">
          <w:rPr>
            <w:rFonts w:ascii="Times New Roman" w:hAnsi="Times New Roman" w:cs="Times New Roman" w:hint="eastAsia"/>
            <w:sz w:val="24"/>
            <w:szCs w:val="24"/>
          </w:rPr>
          <w:delText>e</w:delText>
        </w:r>
      </w:del>
      <w:r w:rsidR="00FE35DF" w:rsidRPr="00FE35DF">
        <w:rPr>
          <w:rFonts w:ascii="Times New Roman" w:hAnsi="Times New Roman" w:cs="Times New Roman"/>
          <w:noProof/>
          <w:sz w:val="24"/>
          <w:szCs w:val="24"/>
        </w:rPr>
        <w:t xml:space="preserve"> </w:t>
      </w:r>
      <w:r w:rsidR="00D3169F" w:rsidRPr="00FE35DF">
        <w:rPr>
          <w:rFonts w:ascii="Times New Roman" w:hAnsi="Times New Roman" w:cs="Times New Roman"/>
          <w:noProof/>
          <w:sz w:val="24"/>
          <w:szCs w:val="24"/>
        </w:rPr>
        <w:t>evaluation</w:t>
      </w:r>
      <w:r w:rsidR="00D3169F">
        <w:rPr>
          <w:rFonts w:ascii="Times New Roman" w:hAnsi="Times New Roman" w:cs="Times New Roman"/>
          <w:sz w:val="24"/>
          <w:szCs w:val="24"/>
        </w:rPr>
        <w:t xml:space="preserve"> and comparison</w:t>
      </w:r>
      <w:r w:rsidR="00A028FA">
        <w:rPr>
          <w:rFonts w:ascii="Times New Roman" w:hAnsi="Times New Roman" w:cs="Times New Roman"/>
          <w:sz w:val="24"/>
          <w:szCs w:val="24"/>
        </w:rPr>
        <w:t>s</w:t>
      </w:r>
      <w:r w:rsidR="00D3169F">
        <w:rPr>
          <w:rFonts w:ascii="Times New Roman" w:hAnsi="Times New Roman" w:cs="Times New Roman"/>
          <w:sz w:val="24"/>
          <w:szCs w:val="24"/>
        </w:rPr>
        <w:t xml:space="preserve"> against </w:t>
      </w:r>
      <w:r w:rsidR="00A028FA">
        <w:rPr>
          <w:rFonts w:ascii="Times New Roman" w:hAnsi="Times New Roman" w:cs="Times New Roman"/>
          <w:sz w:val="24"/>
          <w:szCs w:val="24"/>
        </w:rPr>
        <w:t xml:space="preserve">the </w:t>
      </w:r>
      <w:r w:rsidR="00D3169F">
        <w:rPr>
          <w:rFonts w:ascii="Times New Roman" w:hAnsi="Times New Roman" w:cs="Times New Roman"/>
          <w:sz w:val="24"/>
          <w:szCs w:val="24"/>
        </w:rPr>
        <w:t xml:space="preserve">other five algorithms </w:t>
      </w:r>
      <w:r w:rsidR="00D3169F" w:rsidRPr="007E6FD1">
        <w:rPr>
          <w:rFonts w:ascii="Times New Roman" w:hAnsi="Times New Roman" w:cs="Times New Roman"/>
          <w:noProof/>
          <w:sz w:val="24"/>
          <w:szCs w:val="24"/>
        </w:rPr>
        <w:t>are discussed</w:t>
      </w:r>
      <w:r w:rsidR="00A028FA">
        <w:rPr>
          <w:rFonts w:ascii="Times New Roman" w:hAnsi="Times New Roman" w:cs="Times New Roman"/>
          <w:sz w:val="24"/>
          <w:szCs w:val="24"/>
        </w:rPr>
        <w:t xml:space="preserve"> after</w:t>
      </w:r>
      <w:r w:rsidR="00162709">
        <w:rPr>
          <w:rFonts w:ascii="Times New Roman" w:hAnsi="Times New Roman" w:cs="Times New Roman"/>
          <w:sz w:val="24"/>
          <w:szCs w:val="24"/>
        </w:rPr>
        <w:t>.</w:t>
      </w:r>
      <w:r w:rsidR="00B73A67">
        <w:rPr>
          <w:rFonts w:ascii="Times New Roman" w:hAnsi="Times New Roman" w:cs="Times New Roman"/>
          <w:sz w:val="24"/>
          <w:szCs w:val="24"/>
        </w:rPr>
        <w:t xml:space="preserve"> </w:t>
      </w:r>
      <w:r w:rsidR="00EA6C5D">
        <w:rPr>
          <w:rFonts w:ascii="Times New Roman" w:hAnsi="Times New Roman" w:cs="Times New Roman"/>
          <w:sz w:val="24"/>
          <w:szCs w:val="24"/>
        </w:rPr>
        <w:t>Finally,</w:t>
      </w:r>
      <w:r w:rsidR="00B73A67">
        <w:rPr>
          <w:rFonts w:ascii="Times New Roman" w:hAnsi="Times New Roman" w:cs="Times New Roman"/>
          <w:sz w:val="24"/>
          <w:szCs w:val="24"/>
        </w:rPr>
        <w:t xml:space="preserve"> </w:t>
      </w:r>
      <w:r w:rsidR="00162709">
        <w:rPr>
          <w:rFonts w:ascii="Times New Roman" w:hAnsi="Times New Roman" w:cs="Times New Roman"/>
          <w:sz w:val="24"/>
          <w:szCs w:val="24"/>
        </w:rPr>
        <w:t>information on the</w:t>
      </w:r>
      <w:r w:rsidR="00EA6C5D">
        <w:rPr>
          <w:rFonts w:ascii="Times New Roman" w:hAnsi="Times New Roman" w:cs="Times New Roman"/>
          <w:sz w:val="24"/>
          <w:szCs w:val="24"/>
        </w:rPr>
        <w:t xml:space="preserve"> air quality data used to investigate the relationship between the UBL dynamics and air pollution</w:t>
      </w:r>
      <w:r w:rsidR="00162709">
        <w:rPr>
          <w:rFonts w:ascii="Times New Roman" w:hAnsi="Times New Roman" w:cs="Times New Roman"/>
          <w:sz w:val="24"/>
          <w:szCs w:val="24"/>
        </w:rPr>
        <w:t xml:space="preserve"> </w:t>
      </w:r>
      <w:r w:rsidR="00162709" w:rsidRPr="007E6FD1">
        <w:rPr>
          <w:rFonts w:ascii="Times New Roman" w:hAnsi="Times New Roman" w:cs="Times New Roman"/>
          <w:noProof/>
          <w:sz w:val="24"/>
          <w:szCs w:val="24"/>
        </w:rPr>
        <w:t>is</w:t>
      </w:r>
      <w:r w:rsidR="00EA6C5D" w:rsidRPr="007E6FD1">
        <w:rPr>
          <w:rFonts w:ascii="Times New Roman" w:hAnsi="Times New Roman" w:cs="Times New Roman"/>
          <w:noProof/>
          <w:sz w:val="24"/>
          <w:szCs w:val="24"/>
        </w:rPr>
        <w:t xml:space="preserve"> </w:t>
      </w:r>
      <w:r w:rsidR="000A1472" w:rsidRPr="007E6FD1">
        <w:rPr>
          <w:rFonts w:ascii="Times New Roman" w:hAnsi="Times New Roman" w:cs="Times New Roman"/>
          <w:noProof/>
          <w:sz w:val="24"/>
          <w:szCs w:val="24"/>
        </w:rPr>
        <w:t>provided</w:t>
      </w:r>
      <w:r w:rsidR="00EA6C5D">
        <w:rPr>
          <w:rFonts w:ascii="Times New Roman" w:hAnsi="Times New Roman" w:cs="Times New Roman"/>
          <w:sz w:val="24"/>
          <w:szCs w:val="24"/>
        </w:rPr>
        <w:t>.</w:t>
      </w:r>
    </w:p>
    <w:p w14:paraId="3CE33E5D" w14:textId="77777777" w:rsidR="00BC5E79" w:rsidRDefault="00BC5E79" w:rsidP="00B07C21">
      <w:pPr>
        <w:spacing w:after="120" w:line="360" w:lineRule="auto"/>
        <w:rPr>
          <w:rFonts w:ascii="Times New Roman" w:hAnsi="Times New Roman" w:cs="Times New Roman"/>
          <w:sz w:val="24"/>
          <w:szCs w:val="24"/>
        </w:rPr>
      </w:pPr>
    </w:p>
    <w:p w14:paraId="75D34EB0" w14:textId="75E8A3FE" w:rsidR="00FB7367" w:rsidRPr="00792652" w:rsidRDefault="00FB7367" w:rsidP="00DC2114">
      <w:pPr>
        <w:spacing w:after="120" w:line="360" w:lineRule="auto"/>
        <w:outlineLvl w:val="2"/>
        <w:rPr>
          <w:rFonts w:ascii="Times New Roman" w:hAnsi="Times New Roman" w:cs="Times New Roman"/>
          <w:sz w:val="24"/>
          <w:szCs w:val="24"/>
        </w:rPr>
      </w:pPr>
      <w:r w:rsidRPr="00792652">
        <w:rPr>
          <w:rFonts w:ascii="Times New Roman" w:hAnsi="Times New Roman" w:cs="Times New Roman"/>
          <w:b/>
          <w:sz w:val="24"/>
          <w:szCs w:val="24"/>
        </w:rPr>
        <w:t>2.1</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Ceilometer measurement</w:t>
      </w:r>
      <w:r w:rsidR="009B60B9" w:rsidRPr="00792652">
        <w:rPr>
          <w:rFonts w:ascii="Times New Roman" w:hAnsi="Times New Roman" w:cs="Times New Roman"/>
          <w:b/>
          <w:sz w:val="24"/>
          <w:szCs w:val="24"/>
        </w:rPr>
        <w:t>s</w:t>
      </w:r>
    </w:p>
    <w:p w14:paraId="5A1B3617" w14:textId="0E7428C7" w:rsidR="008305DE" w:rsidRDefault="00FB7367" w:rsidP="00EF5C58">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A</w:t>
      </w:r>
      <w:r w:rsidR="00EA6C5D">
        <w:rPr>
          <w:rFonts w:ascii="Times New Roman" w:hAnsi="Times New Roman" w:cs="Times New Roman"/>
          <w:sz w:val="24"/>
          <w:szCs w:val="24"/>
        </w:rPr>
        <w:t>s already indicated</w:t>
      </w:r>
      <w:r w:rsidR="008746E4">
        <w:rPr>
          <w:rFonts w:ascii="Times New Roman" w:hAnsi="Times New Roman" w:cs="Times New Roman"/>
          <w:sz w:val="24"/>
          <w:szCs w:val="24"/>
        </w:rPr>
        <w:t>,</w:t>
      </w:r>
      <w:r w:rsidR="00EA6C5D">
        <w:rPr>
          <w:rFonts w:ascii="Times New Roman" w:hAnsi="Times New Roman" w:cs="Times New Roman"/>
          <w:sz w:val="24"/>
          <w:szCs w:val="24"/>
        </w:rPr>
        <w:t xml:space="preserve"> a</w:t>
      </w:r>
      <w:r w:rsidRPr="00792652">
        <w:rPr>
          <w:rFonts w:ascii="Times New Roman" w:hAnsi="Times New Roman" w:cs="Times New Roman"/>
          <w:sz w:val="24"/>
          <w:szCs w:val="24"/>
        </w:rPr>
        <w:t xml:space="preserve"> </w:t>
      </w:r>
      <w:r w:rsidR="00D52412">
        <w:rPr>
          <w:rFonts w:ascii="Times New Roman" w:hAnsi="Times New Roman" w:cs="Times New Roman"/>
          <w:sz w:val="24"/>
          <w:szCs w:val="24"/>
        </w:rPr>
        <w:t xml:space="preserve">laser </w:t>
      </w:r>
      <w:r w:rsidR="00EA6C5D">
        <w:rPr>
          <w:rFonts w:ascii="Times New Roman" w:hAnsi="Times New Roman" w:cs="Times New Roman"/>
          <w:sz w:val="24"/>
          <w:szCs w:val="24"/>
        </w:rPr>
        <w:t>ceilometer</w:t>
      </w:r>
      <w:r w:rsidRPr="00792652">
        <w:rPr>
          <w:rFonts w:ascii="Times New Roman" w:hAnsi="Times New Roman" w:cs="Times New Roman"/>
          <w:sz w:val="24"/>
          <w:szCs w:val="24"/>
        </w:rPr>
        <w:t xml:space="preserve"> (</w:t>
      </w:r>
      <w:r w:rsidR="00D52412">
        <w:rPr>
          <w:rFonts w:ascii="Times New Roman" w:hAnsi="Times New Roman" w:cs="Times New Roman"/>
          <w:sz w:val="24"/>
          <w:szCs w:val="24"/>
        </w:rPr>
        <w:t xml:space="preserve">CL-31, </w:t>
      </w:r>
      <w:r w:rsidRPr="00792652">
        <w:rPr>
          <w:rFonts w:ascii="Times New Roman" w:hAnsi="Times New Roman" w:cs="Times New Roman"/>
          <w:sz w:val="24"/>
          <w:szCs w:val="24"/>
        </w:rPr>
        <w:t>Vaisala</w:t>
      </w:r>
      <w:r w:rsidR="00D52412">
        <w:rPr>
          <w:rFonts w:ascii="Times New Roman" w:hAnsi="Times New Roman" w:cs="Times New Roman"/>
          <w:sz w:val="24"/>
          <w:szCs w:val="24"/>
        </w:rPr>
        <w:t xml:space="preserve"> Inc.</w:t>
      </w:r>
      <w:r w:rsidRPr="00792652">
        <w:rPr>
          <w:rFonts w:ascii="Times New Roman" w:hAnsi="Times New Roman" w:cs="Times New Roman"/>
          <w:sz w:val="24"/>
          <w:szCs w:val="24"/>
        </w:rPr>
        <w:t xml:space="preserve">, Finland) </w:t>
      </w:r>
      <w:r w:rsidR="00EA6C5D">
        <w:rPr>
          <w:rFonts w:ascii="Times New Roman" w:hAnsi="Times New Roman" w:cs="Times New Roman"/>
          <w:sz w:val="24"/>
          <w:szCs w:val="24"/>
        </w:rPr>
        <w:t xml:space="preserve">was used to investigate the UBL evolution over Seoul. This commercial ceilometer </w:t>
      </w:r>
      <w:r w:rsidRPr="007E6FD1">
        <w:rPr>
          <w:rFonts w:ascii="Times New Roman" w:hAnsi="Times New Roman" w:cs="Times New Roman"/>
          <w:noProof/>
          <w:sz w:val="24"/>
          <w:szCs w:val="24"/>
        </w:rPr>
        <w:t>is equipped</w:t>
      </w:r>
      <w:r w:rsidRPr="00792652">
        <w:rPr>
          <w:rFonts w:ascii="Times New Roman" w:hAnsi="Times New Roman" w:cs="Times New Roman"/>
          <w:sz w:val="24"/>
          <w:szCs w:val="24"/>
        </w:rPr>
        <w:t xml:space="preserve"> with an eye-safe 910</w:t>
      </w:r>
      <w:r w:rsidR="006B0A92">
        <w:rPr>
          <w:rFonts w:ascii="Times New Roman" w:hAnsi="Times New Roman" w:cs="Times New Roman"/>
          <w:sz w:val="24"/>
          <w:szCs w:val="24"/>
        </w:rPr>
        <w:t>-</w:t>
      </w:r>
      <w:r w:rsidRPr="00792652">
        <w:rPr>
          <w:rFonts w:ascii="Times New Roman" w:hAnsi="Times New Roman" w:cs="Times New Roman"/>
          <w:sz w:val="24"/>
          <w:szCs w:val="24"/>
        </w:rPr>
        <w:t xml:space="preserve">nm </w:t>
      </w:r>
      <w:r w:rsidRPr="007E6FD1">
        <w:rPr>
          <w:rFonts w:ascii="Times New Roman" w:hAnsi="Times New Roman" w:cs="Times New Roman"/>
          <w:noProof/>
          <w:sz w:val="24"/>
          <w:szCs w:val="24"/>
        </w:rPr>
        <w:t>wavelength indium gallium arsenide diode laser</w:t>
      </w:r>
      <w:r w:rsidRPr="00792652">
        <w:rPr>
          <w:rFonts w:ascii="Times New Roman" w:hAnsi="Times New Roman" w:cs="Times New Roman"/>
          <w:sz w:val="24"/>
          <w:szCs w:val="24"/>
        </w:rPr>
        <w:t xml:space="preserve"> and a single coaxial</w:t>
      </w:r>
      <w:r w:rsidR="00AD6EA3" w:rsidRPr="00792652">
        <w:rPr>
          <w:rFonts w:ascii="Times New Roman" w:hAnsi="Times New Roman" w:cs="Times New Roman"/>
          <w:sz w:val="24"/>
          <w:szCs w:val="24"/>
        </w:rPr>
        <w:t>-</w:t>
      </w:r>
      <w:r w:rsidRPr="00792652">
        <w:rPr>
          <w:rFonts w:ascii="Times New Roman" w:hAnsi="Times New Roman" w:cs="Times New Roman"/>
          <w:sz w:val="24"/>
          <w:szCs w:val="24"/>
        </w:rPr>
        <w:t xml:space="preserve">design lens </w:t>
      </w:r>
      <w:r w:rsidR="009B60B9" w:rsidRPr="00792652">
        <w:rPr>
          <w:rFonts w:ascii="Times New Roman" w:hAnsi="Times New Roman" w:cs="Times New Roman"/>
          <w:sz w:val="24"/>
          <w:szCs w:val="24"/>
        </w:rPr>
        <w:t xml:space="preserve">used </w:t>
      </w:r>
      <w:r w:rsidR="00744A05">
        <w:rPr>
          <w:rFonts w:ascii="Times New Roman" w:hAnsi="Times New Roman" w:cs="Times New Roman"/>
          <w:sz w:val="24"/>
          <w:szCs w:val="24"/>
        </w:rPr>
        <w:t xml:space="preserve">for </w:t>
      </w:r>
      <w:r w:rsidRPr="00792652">
        <w:rPr>
          <w:rFonts w:ascii="Times New Roman" w:hAnsi="Times New Roman" w:cs="Times New Roman"/>
          <w:sz w:val="24"/>
          <w:szCs w:val="24"/>
        </w:rPr>
        <w:t xml:space="preserve">both an emitter and </w:t>
      </w:r>
      <w:r w:rsidR="009B60B9" w:rsidRPr="00792652">
        <w:rPr>
          <w:rFonts w:ascii="Times New Roman" w:hAnsi="Times New Roman" w:cs="Times New Roman"/>
          <w:sz w:val="24"/>
          <w:szCs w:val="24"/>
        </w:rPr>
        <w:t xml:space="preserve">a </w:t>
      </w:r>
      <w:r w:rsidRPr="00792652">
        <w:rPr>
          <w:rFonts w:ascii="Times New Roman" w:hAnsi="Times New Roman" w:cs="Times New Roman"/>
          <w:sz w:val="24"/>
          <w:szCs w:val="24"/>
        </w:rPr>
        <w:t>receiver</w:t>
      </w:r>
      <w:r w:rsidR="00683B69">
        <w:rPr>
          <w:rFonts w:ascii="Times New Roman" w:hAnsi="Times New Roman" w:cs="Times New Roman"/>
          <w:sz w:val="24"/>
          <w:szCs w:val="24"/>
        </w:rPr>
        <w:t xml:space="preserve"> </w:t>
      </w:r>
      <w:r w:rsidR="00EF730F">
        <w:rPr>
          <w:rFonts w:ascii="Times New Roman" w:hAnsi="Times New Roman" w:cs="Times New Roman"/>
          <w:sz w:val="24"/>
          <w:szCs w:val="24"/>
        </w:rPr>
        <w:t>(</w:t>
      </w:r>
      <w:r w:rsidR="00683B69">
        <w:rPr>
          <w:rFonts w:ascii="Times New Roman" w:hAnsi="Times New Roman" w:cs="Times New Roman"/>
          <w:sz w:val="24"/>
          <w:szCs w:val="24"/>
        </w:rPr>
        <w:t>firmware version 2.027</w:t>
      </w:r>
      <w:r w:rsidR="00EF730F">
        <w:rPr>
          <w:rFonts w:ascii="Times New Roman" w:hAnsi="Times New Roman" w:cs="Times New Roman"/>
          <w:sz w:val="24"/>
          <w:szCs w:val="24"/>
        </w:rPr>
        <w:t>)</w:t>
      </w:r>
      <w:r w:rsidRPr="00792652">
        <w:rPr>
          <w:rFonts w:ascii="Times New Roman" w:hAnsi="Times New Roman" w:cs="Times New Roman"/>
          <w:sz w:val="24"/>
          <w:szCs w:val="24"/>
        </w:rPr>
        <w:t xml:space="preserve">. </w:t>
      </w:r>
      <w:r w:rsidR="00EA6C5D">
        <w:rPr>
          <w:rFonts w:ascii="Times New Roman" w:hAnsi="Times New Roman" w:cs="Times New Roman"/>
          <w:sz w:val="24"/>
          <w:szCs w:val="24"/>
        </w:rPr>
        <w:t>It has a</w:t>
      </w:r>
      <w:r w:rsidR="00EA6C5D" w:rsidRPr="00792652">
        <w:rPr>
          <w:rFonts w:ascii="Times New Roman" w:hAnsi="Times New Roman" w:cs="Times New Roman"/>
          <w:sz w:val="24"/>
          <w:szCs w:val="24"/>
        </w:rPr>
        <w:t xml:space="preserve"> </w:t>
      </w:r>
      <w:r w:rsidRPr="00792652">
        <w:rPr>
          <w:rFonts w:ascii="Times New Roman" w:hAnsi="Times New Roman" w:cs="Times New Roman"/>
          <w:sz w:val="24"/>
          <w:szCs w:val="24"/>
        </w:rPr>
        <w:t xml:space="preserve">maximum detection height of 7.5 km. The spatial and temporal resolutions are 10 m and 16 s, respectively. </w:t>
      </w:r>
      <w:r w:rsidR="008746E4">
        <w:rPr>
          <w:rFonts w:ascii="Times New Roman" w:hAnsi="Times New Roman" w:cs="Times New Roman"/>
          <w:sz w:val="24"/>
          <w:szCs w:val="24"/>
        </w:rPr>
        <w:t>T</w:t>
      </w:r>
      <w:r w:rsidRPr="00792652">
        <w:rPr>
          <w:rFonts w:ascii="Times New Roman" w:hAnsi="Times New Roman" w:cs="Times New Roman"/>
          <w:sz w:val="24"/>
          <w:szCs w:val="24"/>
        </w:rPr>
        <w:t xml:space="preserve">he </w:t>
      </w:r>
      <w:r w:rsidR="008746E4">
        <w:rPr>
          <w:rFonts w:ascii="Times New Roman" w:hAnsi="Times New Roman" w:cs="Times New Roman"/>
          <w:sz w:val="24"/>
          <w:szCs w:val="24"/>
        </w:rPr>
        <w:t>backscatter readings were recorde</w:t>
      </w:r>
      <w:r w:rsidR="00A93567">
        <w:rPr>
          <w:rFonts w:ascii="Times New Roman" w:hAnsi="Times New Roman" w:cs="Times New Roman"/>
          <w:sz w:val="24"/>
          <w:szCs w:val="24"/>
        </w:rPr>
        <w:t>d</w:t>
      </w:r>
      <w:r w:rsidR="008746E4">
        <w:rPr>
          <w:rFonts w:ascii="Times New Roman" w:hAnsi="Times New Roman" w:cs="Times New Roman"/>
          <w:sz w:val="24"/>
          <w:szCs w:val="24"/>
        </w:rPr>
        <w:t xml:space="preserve"> by a computer</w:t>
      </w:r>
      <w:r w:rsidR="004216D7">
        <w:rPr>
          <w:rFonts w:ascii="Times New Roman" w:hAnsi="Times New Roman" w:cs="Times New Roman"/>
          <w:sz w:val="24"/>
          <w:szCs w:val="24"/>
        </w:rPr>
        <w:t xml:space="preserve"> </w:t>
      </w:r>
      <w:r w:rsidR="002904E6">
        <w:rPr>
          <w:rFonts w:ascii="Times New Roman" w:hAnsi="Times New Roman" w:cs="Times New Roman"/>
          <w:sz w:val="24"/>
          <w:szCs w:val="24"/>
        </w:rPr>
        <w:t xml:space="preserve">and post-processed using an averaging period of </w:t>
      </w:r>
      <w:r w:rsidR="004216D7">
        <w:rPr>
          <w:rFonts w:ascii="Times New Roman" w:hAnsi="Times New Roman" w:cs="Times New Roman"/>
          <w:sz w:val="24"/>
          <w:szCs w:val="24"/>
        </w:rPr>
        <w:t xml:space="preserve">1 hour to obtain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004216D7">
        <w:rPr>
          <w:rFonts w:ascii="Times New Roman" w:hAnsi="Times New Roman" w:cs="Times New Roman"/>
          <w:sz w:val="24"/>
          <w:szCs w:val="24"/>
        </w:rPr>
        <w:t xml:space="preserve"> data</w:t>
      </w:r>
      <w:r w:rsidR="00EF5C58">
        <w:rPr>
          <w:rFonts w:ascii="Times New Roman" w:hAnsi="Times New Roman" w:cs="Times New Roman"/>
          <w:sz w:val="24"/>
          <w:szCs w:val="24"/>
        </w:rPr>
        <w:t>.</w:t>
      </w:r>
    </w:p>
    <w:p w14:paraId="0056AD15" w14:textId="77777777" w:rsidR="00BC5E79" w:rsidRPr="00792652" w:rsidRDefault="00BC5E79" w:rsidP="00EF5C58">
      <w:pPr>
        <w:spacing w:after="120" w:line="360" w:lineRule="auto"/>
        <w:rPr>
          <w:rFonts w:ascii="Times New Roman" w:hAnsi="Times New Roman" w:cs="Times New Roman"/>
          <w:sz w:val="24"/>
          <w:szCs w:val="24"/>
        </w:rPr>
      </w:pPr>
    </w:p>
    <w:p w14:paraId="3EC44D74" w14:textId="6AD2EFB4" w:rsidR="00FB7367" w:rsidRPr="00792652" w:rsidRDefault="00FB7367" w:rsidP="008746E4">
      <w:pPr>
        <w:spacing w:after="120" w:line="360" w:lineRule="auto"/>
        <w:outlineLvl w:val="2"/>
        <w:rPr>
          <w:rFonts w:ascii="Times New Roman" w:hAnsi="Times New Roman" w:cs="Times New Roman"/>
          <w:b/>
          <w:sz w:val="24"/>
          <w:szCs w:val="24"/>
        </w:rPr>
      </w:pPr>
      <w:r w:rsidRPr="00792652">
        <w:rPr>
          <w:rFonts w:ascii="Times New Roman" w:hAnsi="Times New Roman" w:cs="Times New Roman"/>
          <w:b/>
          <w:sz w:val="24"/>
          <w:szCs w:val="24"/>
        </w:rPr>
        <w:t>2.2</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w:t>
      </w:r>
      <w:r w:rsidR="008746E4" w:rsidRPr="007E6FD1">
        <w:rPr>
          <w:rFonts w:ascii="Times New Roman" w:hAnsi="Times New Roman" w:cs="Times New Roman"/>
          <w:b/>
          <w:noProof/>
          <w:sz w:val="24"/>
          <w:szCs w:val="24"/>
        </w:rPr>
        <w:t xml:space="preserve">Boundary layer height </w:t>
      </w:r>
      <w:r w:rsidRPr="007E6FD1">
        <w:rPr>
          <w:rFonts w:ascii="Times New Roman" w:hAnsi="Times New Roman" w:cs="Times New Roman"/>
          <w:b/>
          <w:noProof/>
          <w:sz w:val="24"/>
          <w:szCs w:val="24"/>
        </w:rPr>
        <w:t>retrieval procedure</w:t>
      </w:r>
    </w:p>
    <w:p w14:paraId="0A30CDAC" w14:textId="1098EF88" w:rsidR="00010EC1" w:rsidRDefault="00FB7367" w:rsidP="008746E4">
      <w:pPr>
        <w:spacing w:after="120" w:line="360" w:lineRule="auto"/>
        <w:rPr>
          <w:rFonts w:ascii="Times New Roman" w:hAnsi="Times New Roman" w:cs="Times New Roman"/>
          <w:sz w:val="24"/>
          <w:szCs w:val="24"/>
        </w:rPr>
      </w:pPr>
      <w:bookmarkStart w:id="22" w:name="_Hlk492290267"/>
      <w:r w:rsidRPr="00792652">
        <w:rPr>
          <w:rFonts w:ascii="Times New Roman" w:hAnsi="Times New Roman" w:cs="Times New Roman"/>
          <w:sz w:val="24"/>
          <w:szCs w:val="24"/>
        </w:rPr>
        <w:t xml:space="preserve">A ceilometer measures the </w:t>
      </w:r>
      <w:r w:rsidR="00A27BC5">
        <w:rPr>
          <w:rFonts w:ascii="Times New Roman" w:hAnsi="Times New Roman" w:cs="Times New Roman" w:hint="eastAsia"/>
          <w:sz w:val="24"/>
          <w:szCs w:val="24"/>
        </w:rPr>
        <w:t xml:space="preserve">attenuated </w:t>
      </w:r>
      <w:r w:rsidRPr="00792652">
        <w:rPr>
          <w:rFonts w:ascii="Times New Roman" w:hAnsi="Times New Roman" w:cs="Times New Roman"/>
          <w:sz w:val="24"/>
          <w:szCs w:val="24"/>
        </w:rPr>
        <w:t xml:space="preserve">backscatter </w:t>
      </w:r>
      <w:r w:rsidR="0035257A">
        <w:rPr>
          <w:rFonts w:ascii="Times New Roman" w:hAnsi="Times New Roman" w:cs="Times New Roman"/>
          <w:sz w:val="24"/>
          <w:szCs w:val="24"/>
        </w:rPr>
        <w:t>(</w:t>
      </w:r>
      <w:r w:rsidR="0035257A" w:rsidRPr="00010EC1">
        <w:rPr>
          <w:rFonts w:ascii="Times New Roman" w:hAnsi="Times New Roman" w:cs="Times New Roman"/>
          <w:i/>
          <w:sz w:val="24"/>
          <w:szCs w:val="24"/>
        </w:rPr>
        <w:t>B</w:t>
      </w:r>
      <w:r w:rsidR="0035257A">
        <w:rPr>
          <w:rFonts w:ascii="Times New Roman" w:hAnsi="Times New Roman" w:cs="Times New Roman"/>
          <w:sz w:val="24"/>
          <w:szCs w:val="24"/>
        </w:rPr>
        <w:t>(</w:t>
      </w:r>
      <w:r w:rsidR="0035257A" w:rsidRPr="00010EC1">
        <w:rPr>
          <w:rFonts w:ascii="Times New Roman" w:hAnsi="Times New Roman" w:cs="Times New Roman"/>
          <w:i/>
          <w:sz w:val="24"/>
          <w:szCs w:val="24"/>
        </w:rPr>
        <w:t>z</w:t>
      </w:r>
      <w:r w:rsidR="0035257A">
        <w:rPr>
          <w:rFonts w:ascii="Times New Roman" w:hAnsi="Times New Roman" w:cs="Times New Roman"/>
          <w:sz w:val="24"/>
          <w:szCs w:val="24"/>
        </w:rPr>
        <w:t>))</w:t>
      </w:r>
      <w:r w:rsidRPr="00792652">
        <w:rPr>
          <w:rFonts w:ascii="Times New Roman" w:hAnsi="Times New Roman" w:cs="Times New Roman"/>
          <w:sz w:val="24"/>
          <w:szCs w:val="24"/>
        </w:rPr>
        <w:t xml:space="preserve"> of light by aerosol</w:t>
      </w:r>
      <w:r w:rsidR="006D62FC" w:rsidRPr="00792652">
        <w:rPr>
          <w:rFonts w:ascii="Times New Roman" w:hAnsi="Times New Roman" w:cs="Times New Roman"/>
          <w:sz w:val="24"/>
          <w:szCs w:val="24"/>
        </w:rPr>
        <w:t>s</w:t>
      </w:r>
      <w:r w:rsidR="00B93BF2">
        <w:rPr>
          <w:rFonts w:ascii="Times New Roman" w:hAnsi="Times New Roman" w:cs="Times New Roman"/>
          <w:sz w:val="24"/>
          <w:szCs w:val="24"/>
        </w:rPr>
        <w:t xml:space="preserve"> including </w:t>
      </w:r>
      <w:r w:rsidR="008746E4">
        <w:rPr>
          <w:rFonts w:ascii="Times New Roman" w:hAnsi="Times New Roman" w:cs="Times New Roman"/>
          <w:sz w:val="24"/>
          <w:szCs w:val="24"/>
        </w:rPr>
        <w:t>cloud and fog drops, and particulate matter (PM)</w:t>
      </w:r>
      <w:r w:rsidR="00776E4C">
        <w:rPr>
          <w:rFonts w:ascii="Times New Roman" w:hAnsi="Times New Roman" w:cs="Times New Roman" w:hint="eastAsia"/>
          <w:sz w:val="24"/>
          <w:szCs w:val="24"/>
        </w:rPr>
        <w:t xml:space="preserve"> </w:t>
      </w:r>
      <w:r w:rsidR="009B4CE0">
        <w:rPr>
          <w:rFonts w:ascii="Times New Roman" w:hAnsi="Times New Roman" w:cs="Times New Roman" w:hint="eastAsia"/>
          <w:sz w:val="24"/>
          <w:szCs w:val="24"/>
        </w:rPr>
        <w:t xml:space="preserve">where </w:t>
      </w:r>
      <w:r w:rsidR="009B4CE0" w:rsidRPr="00B07C21">
        <w:rPr>
          <w:rFonts w:ascii="Times New Roman" w:hAnsi="Times New Roman" w:cs="Times New Roman"/>
          <w:i/>
          <w:sz w:val="24"/>
          <w:szCs w:val="24"/>
        </w:rPr>
        <w:t>z</w:t>
      </w:r>
      <w:r w:rsidR="009B4CE0">
        <w:rPr>
          <w:rFonts w:ascii="Times New Roman" w:hAnsi="Times New Roman" w:cs="Times New Roman" w:hint="eastAsia"/>
          <w:sz w:val="24"/>
          <w:szCs w:val="24"/>
        </w:rPr>
        <w:t xml:space="preserve"> indicates</w:t>
      </w:r>
      <w:r w:rsidR="00FE35DF">
        <w:rPr>
          <w:rFonts w:ascii="Times New Roman" w:hAnsi="Times New Roman" w:cs="Times New Roman"/>
          <w:sz w:val="24"/>
          <w:szCs w:val="24"/>
        </w:rPr>
        <w:t xml:space="preserve"> the</w:t>
      </w:r>
      <w:r w:rsidR="009B4CE0">
        <w:rPr>
          <w:rFonts w:ascii="Times New Roman" w:hAnsi="Times New Roman" w:cs="Times New Roman" w:hint="eastAsia"/>
          <w:sz w:val="24"/>
          <w:szCs w:val="24"/>
        </w:rPr>
        <w:t xml:space="preserve"> </w:t>
      </w:r>
      <w:r w:rsidR="009B4CE0" w:rsidRPr="00B07C21">
        <w:rPr>
          <w:rFonts w:ascii="Times New Roman" w:hAnsi="Times New Roman" w:cs="Times New Roman"/>
          <w:i/>
          <w:noProof/>
          <w:sz w:val="24"/>
          <w:szCs w:val="24"/>
        </w:rPr>
        <w:t>z</w:t>
      </w:r>
      <w:r w:rsidR="009B4CE0" w:rsidRPr="00B07C21">
        <w:rPr>
          <w:rFonts w:ascii="Times New Roman" w:hAnsi="Times New Roman" w:cs="Times New Roman"/>
          <w:i/>
          <w:noProof/>
          <w:sz w:val="24"/>
          <w:szCs w:val="24"/>
          <w:vertAlign w:val="superscript"/>
        </w:rPr>
        <w:t>th</w:t>
      </w:r>
      <w:r w:rsidR="009B4CE0">
        <w:rPr>
          <w:rFonts w:ascii="Times New Roman" w:hAnsi="Times New Roman" w:cs="Times New Roman" w:hint="eastAsia"/>
          <w:sz w:val="24"/>
          <w:szCs w:val="24"/>
        </w:rPr>
        <w:t xml:space="preserve"> level of ceilometer data from</w:t>
      </w:r>
      <w:r w:rsidR="00FE35DF">
        <w:rPr>
          <w:rFonts w:ascii="Times New Roman" w:hAnsi="Times New Roman" w:cs="Times New Roman"/>
          <w:sz w:val="24"/>
          <w:szCs w:val="24"/>
        </w:rPr>
        <w:t xml:space="preserve"> the</w:t>
      </w:r>
      <w:r w:rsidR="009B4CE0">
        <w:rPr>
          <w:rFonts w:ascii="Times New Roman" w:hAnsi="Times New Roman" w:cs="Times New Roman" w:hint="eastAsia"/>
          <w:sz w:val="24"/>
          <w:szCs w:val="24"/>
        </w:rPr>
        <w:t xml:space="preserve"> </w:t>
      </w:r>
      <w:r w:rsidR="009B4CE0" w:rsidRPr="00FE35DF">
        <w:rPr>
          <w:rFonts w:ascii="Times New Roman" w:hAnsi="Times New Roman" w:cs="Times New Roman"/>
          <w:noProof/>
          <w:sz w:val="24"/>
          <w:szCs w:val="24"/>
        </w:rPr>
        <w:t>bottom</w:t>
      </w:r>
      <w:r w:rsidR="009B4CE0">
        <w:rPr>
          <w:rFonts w:ascii="Times New Roman" w:hAnsi="Times New Roman" w:cs="Times New Roman" w:hint="eastAsia"/>
          <w:sz w:val="24"/>
          <w:szCs w:val="24"/>
        </w:rPr>
        <w:t xml:space="preserve"> (i.e., the actual height is </w:t>
      </w:r>
      <w:r w:rsidR="009B4CE0" w:rsidRPr="00B07C21">
        <w:rPr>
          <w:rFonts w:ascii="Times New Roman" w:hAnsi="Times New Roman" w:cs="Times New Roman"/>
          <w:i/>
          <w:sz w:val="24"/>
          <w:szCs w:val="24"/>
        </w:rPr>
        <w:t>z</w:t>
      </w:r>
      <w:r w:rsidR="003666A3">
        <w:rPr>
          <w:rFonts w:ascii="Times New Roman" w:hAnsi="Times New Roman" w:cs="Times New Roman" w:hint="eastAsia"/>
          <w:sz w:val="24"/>
          <w:szCs w:val="24"/>
        </w:rPr>
        <w:t xml:space="preserve"> </w:t>
      </w:r>
      <w:r w:rsidR="003666A3">
        <w:rPr>
          <w:rFonts w:ascii="Cambria" w:hAnsi="Cambria"/>
          <w:color w:val="000000"/>
          <w:sz w:val="24"/>
          <w:szCs w:val="24"/>
        </w:rPr>
        <w:t>×</w:t>
      </w:r>
      <w:r w:rsidR="003666A3">
        <w:rPr>
          <w:rFonts w:ascii="Times New Roman" w:hAnsi="Times New Roman" w:cs="Times New Roman" w:hint="eastAsia"/>
          <w:sz w:val="24"/>
          <w:szCs w:val="24"/>
        </w:rPr>
        <w:t xml:space="preserve"> </w:t>
      </w:r>
      <w:r w:rsidR="009B4CE0">
        <w:rPr>
          <w:rFonts w:ascii="Times New Roman" w:hAnsi="Times New Roman" w:cs="Times New Roman" w:hint="eastAsia"/>
          <w:sz w:val="24"/>
          <w:szCs w:val="24"/>
        </w:rPr>
        <w:t>10 m)</w:t>
      </w:r>
      <w:r w:rsidRPr="00792652">
        <w:rPr>
          <w:rFonts w:ascii="Times New Roman" w:hAnsi="Times New Roman" w:cs="Times New Roman"/>
          <w:sz w:val="24"/>
          <w:szCs w:val="24"/>
        </w:rPr>
        <w:t>.</w:t>
      </w:r>
      <w:bookmarkEnd w:id="22"/>
      <w:r w:rsidRPr="00792652">
        <w:rPr>
          <w:rFonts w:ascii="Times New Roman" w:hAnsi="Times New Roman" w:cs="Times New Roman"/>
          <w:sz w:val="24"/>
          <w:szCs w:val="24"/>
        </w:rPr>
        <w:t xml:space="preserve"> </w:t>
      </w:r>
      <w:r w:rsidR="00B1695E">
        <w:rPr>
          <w:rFonts w:ascii="Times New Roman" w:hAnsi="Times New Roman" w:cs="Times New Roman"/>
          <w:sz w:val="24"/>
          <w:szCs w:val="24"/>
        </w:rPr>
        <w:t>Accordingly, h</w:t>
      </w:r>
      <w:r w:rsidR="00B1695E" w:rsidRPr="00792652">
        <w:rPr>
          <w:rFonts w:ascii="Times New Roman" w:hAnsi="Times New Roman" w:cs="Times New Roman"/>
          <w:sz w:val="24"/>
          <w:szCs w:val="24"/>
        </w:rPr>
        <w:t xml:space="preserve">igher </w:t>
      </w:r>
      <w:r w:rsidR="002147B2">
        <w:rPr>
          <w:rFonts w:ascii="Times New Roman" w:hAnsi="Times New Roman" w:cs="Times New Roman"/>
          <w:sz w:val="24"/>
          <w:szCs w:val="24"/>
        </w:rPr>
        <w:t>aerosol</w:t>
      </w:r>
      <w:r w:rsidR="00EA3E8A" w:rsidRPr="00792652">
        <w:rPr>
          <w:rFonts w:ascii="Times New Roman" w:hAnsi="Times New Roman" w:cs="Times New Roman"/>
          <w:sz w:val="24"/>
          <w:szCs w:val="24"/>
        </w:rPr>
        <w:t xml:space="preserve"> </w:t>
      </w:r>
      <w:r w:rsidRPr="00792652">
        <w:rPr>
          <w:rFonts w:ascii="Times New Roman" w:hAnsi="Times New Roman" w:cs="Times New Roman"/>
          <w:sz w:val="24"/>
          <w:szCs w:val="24"/>
        </w:rPr>
        <w:t>concentration</w:t>
      </w:r>
      <w:r w:rsidR="006D62FC" w:rsidRPr="00792652">
        <w:rPr>
          <w:rFonts w:ascii="Times New Roman" w:hAnsi="Times New Roman" w:cs="Times New Roman"/>
          <w:sz w:val="24"/>
          <w:szCs w:val="24"/>
        </w:rPr>
        <w:t>s</w:t>
      </w:r>
      <w:r w:rsidRPr="00792652">
        <w:rPr>
          <w:rFonts w:ascii="Times New Roman" w:hAnsi="Times New Roman" w:cs="Times New Roman"/>
          <w:sz w:val="24"/>
          <w:szCs w:val="24"/>
        </w:rPr>
        <w:t xml:space="preserve"> within the </w:t>
      </w:r>
      <w:r w:rsidR="008746E4">
        <w:rPr>
          <w:rFonts w:ascii="Times New Roman" w:hAnsi="Times New Roman" w:cs="Times New Roman"/>
          <w:sz w:val="24"/>
          <w:szCs w:val="24"/>
        </w:rPr>
        <w:t xml:space="preserve">UBL </w:t>
      </w:r>
      <w:r w:rsidR="006B0A92">
        <w:rPr>
          <w:rFonts w:ascii="Times New Roman" w:hAnsi="Times New Roman" w:cs="Times New Roman"/>
          <w:sz w:val="24"/>
          <w:szCs w:val="24"/>
        </w:rPr>
        <w:t xml:space="preserve">create a </w:t>
      </w:r>
      <w:r w:rsidR="001A65D8">
        <w:rPr>
          <w:rFonts w:ascii="Times New Roman" w:hAnsi="Times New Roman" w:cs="Times New Roman"/>
          <w:sz w:val="24"/>
          <w:szCs w:val="24"/>
        </w:rPr>
        <w:t xml:space="preserve">sharp </w:t>
      </w:r>
      <w:r w:rsidR="00C930EF">
        <w:rPr>
          <w:rFonts w:ascii="Times New Roman" w:hAnsi="Times New Roman" w:cs="Times New Roman"/>
          <w:sz w:val="24"/>
          <w:szCs w:val="24"/>
        </w:rPr>
        <w:t>variation</w:t>
      </w:r>
      <w:r w:rsidR="001A65D8">
        <w:rPr>
          <w:rFonts w:ascii="Times New Roman" w:hAnsi="Times New Roman" w:cs="Times New Roman"/>
          <w:sz w:val="24"/>
          <w:szCs w:val="24"/>
        </w:rPr>
        <w:t xml:space="preserve"> of</w:t>
      </w:r>
      <w:r w:rsidR="00F14985">
        <w:rPr>
          <w:rFonts w:ascii="Times New Roman" w:hAnsi="Times New Roman" w:cs="Times New Roman"/>
          <w:sz w:val="24"/>
          <w:szCs w:val="24"/>
        </w:rPr>
        <w:t xml:space="preserve"> </w:t>
      </w:r>
      <w:r w:rsidR="0035257A" w:rsidRPr="00010EC1">
        <w:rPr>
          <w:rFonts w:ascii="Times New Roman" w:hAnsi="Times New Roman" w:cs="Times New Roman"/>
          <w:i/>
          <w:sz w:val="24"/>
          <w:szCs w:val="24"/>
        </w:rPr>
        <w:t>B</w:t>
      </w:r>
      <w:r w:rsidR="0035257A">
        <w:rPr>
          <w:rFonts w:ascii="Times New Roman" w:hAnsi="Times New Roman" w:cs="Times New Roman"/>
          <w:sz w:val="24"/>
          <w:szCs w:val="24"/>
        </w:rPr>
        <w:t>(</w:t>
      </w:r>
      <w:r w:rsidR="0035257A" w:rsidRPr="00010EC1">
        <w:rPr>
          <w:rFonts w:ascii="Times New Roman" w:hAnsi="Times New Roman" w:cs="Times New Roman"/>
          <w:i/>
          <w:sz w:val="24"/>
          <w:szCs w:val="24"/>
        </w:rPr>
        <w:t>z</w:t>
      </w:r>
      <w:r w:rsidR="0035257A">
        <w:rPr>
          <w:rFonts w:ascii="Times New Roman" w:hAnsi="Times New Roman" w:cs="Times New Roman"/>
          <w:sz w:val="24"/>
          <w:szCs w:val="24"/>
        </w:rPr>
        <w:t>)</w:t>
      </w:r>
      <w:r w:rsidRPr="00792652">
        <w:rPr>
          <w:rFonts w:ascii="Times New Roman" w:hAnsi="Times New Roman" w:cs="Times New Roman"/>
          <w:sz w:val="24"/>
          <w:szCs w:val="24"/>
        </w:rPr>
        <w:t xml:space="preserve"> </w:t>
      </w:r>
      <w:r w:rsidR="00751724">
        <w:rPr>
          <w:rFonts w:ascii="Times New Roman" w:hAnsi="Times New Roman" w:cs="Times New Roman"/>
          <w:sz w:val="24"/>
          <w:szCs w:val="24"/>
        </w:rPr>
        <w:t>across</w:t>
      </w:r>
      <w:r w:rsidRPr="00792652">
        <w:rPr>
          <w:rFonts w:ascii="Times New Roman" w:hAnsi="Times New Roman" w:cs="Times New Roman"/>
          <w:sz w:val="24"/>
          <w:szCs w:val="24"/>
        </w:rPr>
        <w:t xml:space="preserve"> the </w:t>
      </w:r>
      <w:r w:rsidR="00870956" w:rsidRPr="00792652">
        <w:rPr>
          <w:rFonts w:ascii="Times New Roman" w:hAnsi="Times New Roman" w:cs="Times New Roman"/>
          <w:sz w:val="24"/>
          <w:szCs w:val="24"/>
        </w:rPr>
        <w:t xml:space="preserve">top of </w:t>
      </w:r>
      <w:r w:rsidR="006D62FC" w:rsidRPr="00792652">
        <w:rPr>
          <w:rFonts w:ascii="Times New Roman" w:hAnsi="Times New Roman" w:cs="Times New Roman"/>
          <w:sz w:val="24"/>
          <w:szCs w:val="24"/>
        </w:rPr>
        <w:t xml:space="preserve">the </w:t>
      </w:r>
      <w:r w:rsidR="00F14985">
        <w:rPr>
          <w:rFonts w:ascii="Times New Roman" w:hAnsi="Times New Roman" w:cs="Times New Roman"/>
          <w:sz w:val="24"/>
          <w:szCs w:val="24"/>
        </w:rPr>
        <w:t>UBL</w:t>
      </w:r>
      <w:r w:rsidR="006D62FC" w:rsidRPr="00792652">
        <w:rPr>
          <w:rFonts w:ascii="Times New Roman" w:hAnsi="Times New Roman" w:cs="Times New Roman"/>
          <w:sz w:val="24"/>
          <w:szCs w:val="24"/>
        </w:rPr>
        <w:t>;</w:t>
      </w:r>
      <w:r w:rsidRPr="00792652">
        <w:rPr>
          <w:rFonts w:ascii="Times New Roman" w:hAnsi="Times New Roman" w:cs="Times New Roman"/>
          <w:sz w:val="24"/>
          <w:szCs w:val="24"/>
        </w:rPr>
        <w:t xml:space="preserve"> thus enabl</w:t>
      </w:r>
      <w:r w:rsidR="00870956" w:rsidRPr="00792652">
        <w:rPr>
          <w:rFonts w:ascii="Times New Roman" w:hAnsi="Times New Roman" w:cs="Times New Roman"/>
          <w:sz w:val="24"/>
          <w:szCs w:val="24"/>
        </w:rPr>
        <w:t>ing</w:t>
      </w:r>
      <w:r w:rsidRPr="00792652">
        <w:rPr>
          <w:rFonts w:ascii="Times New Roman" w:hAnsi="Times New Roman" w:cs="Times New Roman"/>
          <w:sz w:val="24"/>
          <w:szCs w:val="24"/>
        </w:rPr>
        <w:t xml:space="preserve"> </w:t>
      </w:r>
      <w:r w:rsidR="006D62FC" w:rsidRPr="00792652">
        <w:rPr>
          <w:rFonts w:ascii="Times New Roman" w:hAnsi="Times New Roman" w:cs="Times New Roman"/>
          <w:sz w:val="24"/>
          <w:szCs w:val="24"/>
        </w:rPr>
        <w:t>a</w:t>
      </w:r>
      <w:r w:rsidRPr="00792652">
        <w:rPr>
          <w:rFonts w:ascii="Times New Roman" w:hAnsi="Times New Roman" w:cs="Times New Roman"/>
          <w:sz w:val="24"/>
          <w:szCs w:val="24"/>
        </w:rPr>
        <w:t xml:space="preserve"> measure</w:t>
      </w:r>
      <w:r w:rsidR="006D62FC" w:rsidRPr="00792652">
        <w:rPr>
          <w:rFonts w:ascii="Times New Roman" w:hAnsi="Times New Roman" w:cs="Times New Roman"/>
          <w:sz w:val="24"/>
          <w:szCs w:val="24"/>
        </w:rPr>
        <w:t>ment of</w:t>
      </w:r>
      <w:r w:rsidRPr="00792652">
        <w:rPr>
          <w:rFonts w:ascii="Times New Roman" w:hAnsi="Times New Roman" w:cs="Times New Roman"/>
          <w:sz w:val="24"/>
          <w:szCs w:val="24"/>
        </w:rPr>
        <w:t xml:space="preserve"> the</w:t>
      </w:r>
      <w:r w:rsidR="009823EF">
        <w:rPr>
          <w:rFonts w:ascii="Times New Roman" w:hAnsi="Times New Roman" w:cs="Times New Roman"/>
          <w:sz w:val="24"/>
          <w:szCs w:val="24"/>
        </w:rPr>
        <w:t xml:space="preserve">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Pr="00792652">
        <w:rPr>
          <w:rFonts w:ascii="Times New Roman" w:hAnsi="Times New Roman" w:cs="Times New Roman"/>
          <w:sz w:val="24"/>
          <w:szCs w:val="24"/>
        </w:rPr>
        <w:t xml:space="preserve"> </w:t>
      </w:r>
      <w:r w:rsidR="006D62FC" w:rsidRPr="00792652">
        <w:rPr>
          <w:rFonts w:ascii="Times New Roman" w:hAnsi="Times New Roman" w:cs="Times New Roman"/>
          <w:sz w:val="24"/>
          <w:szCs w:val="24"/>
        </w:rPr>
        <w:t>to be made by</w:t>
      </w:r>
      <w:r w:rsidRPr="00792652">
        <w:rPr>
          <w:rFonts w:ascii="Times New Roman" w:hAnsi="Times New Roman" w:cs="Times New Roman"/>
          <w:sz w:val="24"/>
          <w:szCs w:val="24"/>
        </w:rPr>
        <w:t xml:space="preserve"> a ceilometer. </w:t>
      </w:r>
      <w:r w:rsidR="00F14985">
        <w:rPr>
          <w:rFonts w:ascii="Times New Roman" w:hAnsi="Times New Roman" w:cs="Times New Roman"/>
          <w:sz w:val="24"/>
          <w:szCs w:val="24"/>
        </w:rPr>
        <w:t xml:space="preserve">Among the different methods to retrieve the </w:t>
      </w:r>
      <w:r w:rsidR="00ED3B65" w:rsidRPr="007E6FD1">
        <w:rPr>
          <w:rFonts w:ascii="Times New Roman" w:hAnsi="Times New Roman" w:cs="Times New Roman"/>
          <w:i/>
          <w:noProof/>
          <w:sz w:val="24"/>
          <w:szCs w:val="24"/>
        </w:rPr>
        <w:t>Z</w:t>
      </w:r>
      <w:r w:rsidR="00ED3B65" w:rsidRPr="007E6FD1">
        <w:rPr>
          <w:rFonts w:ascii="Times New Roman" w:hAnsi="Times New Roman" w:cs="Times New Roman"/>
          <w:noProof/>
          <w:sz w:val="24"/>
          <w:szCs w:val="24"/>
          <w:vertAlign w:val="subscript"/>
        </w:rPr>
        <w:t>ML</w:t>
      </w:r>
      <w:r w:rsidR="00F14985">
        <w:rPr>
          <w:rFonts w:ascii="Times New Roman" w:hAnsi="Times New Roman" w:cs="Times New Roman"/>
          <w:sz w:val="24"/>
          <w:szCs w:val="24"/>
        </w:rPr>
        <w:t xml:space="preserve"> from</w:t>
      </w:r>
      <w:ins w:id="23" w:author="만든 이" w:date="2018-11-29T08:41:00Z">
        <w:r w:rsidR="00A86081">
          <w:rPr>
            <w:rFonts w:ascii="Times New Roman" w:hAnsi="Times New Roman" w:cs="Times New Roman"/>
            <w:sz w:val="24"/>
            <w:szCs w:val="24"/>
          </w:rPr>
          <w:t xml:space="preserve"> attenuated</w:t>
        </w:r>
      </w:ins>
      <w:r w:rsidR="00F14985">
        <w:rPr>
          <w:rFonts w:ascii="Times New Roman" w:hAnsi="Times New Roman" w:cs="Times New Roman"/>
          <w:sz w:val="24"/>
          <w:szCs w:val="24"/>
        </w:rPr>
        <w:t xml:space="preserve"> aerosol backscatter vertical profiles, t</w:t>
      </w:r>
      <w:r w:rsidR="00813FA4" w:rsidRPr="00792652">
        <w:rPr>
          <w:rFonts w:ascii="Times New Roman" w:hAnsi="Times New Roman" w:cs="Times New Roman"/>
          <w:sz w:val="24"/>
          <w:szCs w:val="24"/>
        </w:rPr>
        <w:t xml:space="preserve">he gradient method </w:t>
      </w:r>
      <w:r w:rsidR="00F22C3C" w:rsidRPr="00792652">
        <w:rPr>
          <w:rFonts w:ascii="Times New Roman" w:hAnsi="Times New Roman" w:cs="Times New Roman"/>
          <w:sz w:val="24"/>
          <w:szCs w:val="24"/>
        </w:rPr>
        <w:t xml:space="preserve">has </w:t>
      </w:r>
      <w:r w:rsidR="00F22C3C" w:rsidRPr="007E6FD1">
        <w:rPr>
          <w:rFonts w:ascii="Times New Roman" w:hAnsi="Times New Roman" w:cs="Times New Roman"/>
          <w:noProof/>
          <w:sz w:val="24"/>
          <w:szCs w:val="24"/>
        </w:rPr>
        <w:t>been widely</w:t>
      </w:r>
      <w:r w:rsidR="00F14985" w:rsidRPr="007E6FD1">
        <w:rPr>
          <w:rFonts w:ascii="Times New Roman" w:hAnsi="Times New Roman" w:cs="Times New Roman"/>
          <w:noProof/>
          <w:sz w:val="24"/>
          <w:szCs w:val="24"/>
        </w:rPr>
        <w:t xml:space="preserve"> </w:t>
      </w:r>
      <w:r w:rsidR="002843B5" w:rsidRPr="007E6FD1">
        <w:rPr>
          <w:rFonts w:ascii="Times New Roman" w:hAnsi="Times New Roman" w:cs="Times New Roman"/>
          <w:noProof/>
          <w:sz w:val="24"/>
          <w:szCs w:val="24"/>
        </w:rPr>
        <w:t>used</w:t>
      </w:r>
      <w:r w:rsidR="00F22C3C" w:rsidRPr="00792652">
        <w:rPr>
          <w:rFonts w:ascii="Times New Roman" w:hAnsi="Times New Roman" w:cs="Times New Roman"/>
          <w:sz w:val="24"/>
          <w:szCs w:val="24"/>
        </w:rPr>
        <w:t xml:space="preserve"> </w:t>
      </w:r>
      <w:r w:rsidR="00813FA4" w:rsidRPr="00792652">
        <w:rPr>
          <w:rFonts w:ascii="Times New Roman" w:hAnsi="Times New Roman" w:cs="Times New Roman"/>
          <w:sz w:val="24"/>
          <w:szCs w:val="24"/>
        </w:rPr>
        <w:t xml:space="preserve">because of its </w:t>
      </w:r>
      <w:r w:rsidR="006D62FC" w:rsidRPr="00792652">
        <w:rPr>
          <w:rFonts w:ascii="Times New Roman" w:hAnsi="Times New Roman" w:cs="Times New Roman"/>
          <w:sz w:val="24"/>
          <w:szCs w:val="24"/>
        </w:rPr>
        <w:t>eas</w:t>
      </w:r>
      <w:r w:rsidR="006B0A92">
        <w:rPr>
          <w:rFonts w:ascii="Times New Roman" w:hAnsi="Times New Roman" w:cs="Times New Roman"/>
          <w:sz w:val="24"/>
          <w:szCs w:val="24"/>
        </w:rPr>
        <w:t>e of</w:t>
      </w:r>
      <w:r w:rsidR="00813FA4" w:rsidRPr="00792652">
        <w:rPr>
          <w:rFonts w:ascii="Times New Roman" w:hAnsi="Times New Roman" w:cs="Times New Roman"/>
          <w:sz w:val="24"/>
          <w:szCs w:val="24"/>
        </w:rPr>
        <w:t xml:space="preserve"> application compared </w:t>
      </w:r>
      <w:r w:rsidR="00F14985">
        <w:rPr>
          <w:rFonts w:ascii="Times New Roman" w:hAnsi="Times New Roman" w:cs="Times New Roman"/>
          <w:sz w:val="24"/>
          <w:szCs w:val="24"/>
        </w:rPr>
        <w:t>to</w:t>
      </w:r>
      <w:r w:rsidR="00813FA4" w:rsidRPr="00792652">
        <w:rPr>
          <w:rFonts w:ascii="Times New Roman" w:hAnsi="Times New Roman" w:cs="Times New Roman"/>
          <w:sz w:val="24"/>
          <w:szCs w:val="24"/>
        </w:rPr>
        <w:t xml:space="preserve"> other </w:t>
      </w:r>
      <w:r w:rsidR="00813FA4" w:rsidRPr="007E6FD1">
        <w:rPr>
          <w:rFonts w:ascii="Times New Roman" w:hAnsi="Times New Roman" w:cs="Times New Roman"/>
          <w:noProof/>
          <w:sz w:val="24"/>
          <w:szCs w:val="24"/>
        </w:rPr>
        <w:t>methods</w:t>
      </w:r>
      <w:r w:rsidR="00EF5C58">
        <w:rPr>
          <w:rFonts w:ascii="Times New Roman" w:hAnsi="Times New Roman" w:cs="Times New Roman"/>
          <w:sz w:val="24"/>
          <w:szCs w:val="24"/>
        </w:rPr>
        <w:t>,</w:t>
      </w:r>
      <w:r w:rsidR="00010EC1">
        <w:rPr>
          <w:rFonts w:ascii="Times New Roman" w:hAnsi="Times New Roman" w:cs="Times New Roman"/>
          <w:sz w:val="24"/>
          <w:szCs w:val="24"/>
        </w:rPr>
        <w:t xml:space="preserve"> and accurate results when it </w:t>
      </w:r>
      <w:r w:rsidR="00010EC1" w:rsidRPr="007E6FD1">
        <w:rPr>
          <w:rFonts w:ascii="Times New Roman" w:hAnsi="Times New Roman" w:cs="Times New Roman"/>
          <w:noProof/>
          <w:sz w:val="24"/>
          <w:szCs w:val="24"/>
        </w:rPr>
        <w:t>is properly adjusted</w:t>
      </w:r>
      <w:r w:rsidR="00010EC1">
        <w:rPr>
          <w:rFonts w:ascii="Times New Roman" w:hAnsi="Times New Roman" w:cs="Times New Roman"/>
          <w:sz w:val="24"/>
          <w:szCs w:val="24"/>
        </w:rPr>
        <w:t xml:space="preserve"> to the conditions of </w:t>
      </w:r>
      <w:r w:rsidR="000A1472">
        <w:rPr>
          <w:rFonts w:ascii="Times New Roman" w:hAnsi="Times New Roman" w:cs="Times New Roman"/>
          <w:sz w:val="24"/>
          <w:szCs w:val="24"/>
        </w:rPr>
        <w:t>the</w:t>
      </w:r>
      <w:r w:rsidR="00010EC1">
        <w:rPr>
          <w:rFonts w:ascii="Times New Roman" w:hAnsi="Times New Roman" w:cs="Times New Roman"/>
          <w:sz w:val="24"/>
          <w:szCs w:val="24"/>
        </w:rPr>
        <w:t xml:space="preserve"> site</w:t>
      </w:r>
      <w:r w:rsidR="000A1472">
        <w:rPr>
          <w:rFonts w:ascii="Times New Roman" w:hAnsi="Times New Roman" w:cs="Times New Roman"/>
          <w:sz w:val="24"/>
          <w:szCs w:val="24"/>
        </w:rPr>
        <w:t xml:space="preserve"> and hardware</w:t>
      </w:r>
      <w:r w:rsidR="00EF5C58">
        <w:rPr>
          <w:rFonts w:ascii="Times New Roman" w:hAnsi="Times New Roman" w:cs="Times New Roman"/>
          <w:sz w:val="24"/>
          <w:szCs w:val="24"/>
        </w:rPr>
        <w:t xml:space="preserve"> characteristics</w:t>
      </w:r>
      <w:r w:rsidR="00813FA4" w:rsidRPr="00792652">
        <w:rPr>
          <w:rFonts w:ascii="Times New Roman" w:hAnsi="Times New Roman" w:cs="Times New Roman"/>
          <w:sz w:val="24"/>
          <w:szCs w:val="24"/>
        </w:rPr>
        <w:t>.</w:t>
      </w:r>
    </w:p>
    <w:p w14:paraId="422F3BA2" w14:textId="44EF5419" w:rsidR="005D1A6F" w:rsidRPr="00606894" w:rsidRDefault="00FB7367" w:rsidP="00B07C21">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lastRenderedPageBreak/>
        <w:t xml:space="preserve">The gradient method defines </w:t>
      </w:r>
      <w:r w:rsidR="00AF2B7E">
        <w:rPr>
          <w:rFonts w:ascii="Times New Roman" w:hAnsi="Times New Roman" w:cs="Times New Roman"/>
          <w:sz w:val="24"/>
          <w:szCs w:val="24"/>
        </w:rPr>
        <w:t xml:space="preserve">the </w:t>
      </w:r>
      <w:r w:rsidR="00ED3B65" w:rsidRPr="007E6FD1">
        <w:rPr>
          <w:rFonts w:ascii="Times New Roman" w:hAnsi="Times New Roman" w:cs="Times New Roman"/>
          <w:i/>
          <w:noProof/>
          <w:sz w:val="24"/>
          <w:szCs w:val="24"/>
        </w:rPr>
        <w:t>Z</w:t>
      </w:r>
      <w:r w:rsidR="00ED3B65" w:rsidRPr="007E6FD1">
        <w:rPr>
          <w:rFonts w:ascii="Times New Roman" w:hAnsi="Times New Roman" w:cs="Times New Roman"/>
          <w:noProof/>
          <w:sz w:val="24"/>
          <w:szCs w:val="24"/>
          <w:vertAlign w:val="subscript"/>
        </w:rPr>
        <w:t>ML</w:t>
      </w:r>
      <w:r w:rsidRPr="00792652">
        <w:rPr>
          <w:rFonts w:ascii="Times New Roman" w:hAnsi="Times New Roman" w:cs="Times New Roman"/>
          <w:sz w:val="24"/>
          <w:szCs w:val="24"/>
        </w:rPr>
        <w:t xml:space="preserve"> as the height of the minimum </w:t>
      </w:r>
      <w:r w:rsidR="00413327" w:rsidRPr="00792652">
        <w:rPr>
          <w:rFonts w:ascii="Times New Roman" w:hAnsi="Times New Roman" w:cs="Times New Roman"/>
          <w:sz w:val="24"/>
          <w:szCs w:val="24"/>
        </w:rPr>
        <w:t xml:space="preserve">vertical </w:t>
      </w:r>
      <w:r w:rsidRPr="00792652">
        <w:rPr>
          <w:rFonts w:ascii="Times New Roman" w:hAnsi="Times New Roman" w:cs="Times New Roman"/>
          <w:sz w:val="24"/>
          <w:szCs w:val="24"/>
        </w:rPr>
        <w:t xml:space="preserve">gradient of </w:t>
      </w:r>
      <w:r w:rsidR="00010EC1" w:rsidRPr="00010EC1">
        <w:rPr>
          <w:rFonts w:ascii="Times New Roman" w:hAnsi="Times New Roman" w:cs="Times New Roman"/>
          <w:i/>
          <w:sz w:val="24"/>
          <w:szCs w:val="24"/>
        </w:rPr>
        <w:t>B</w:t>
      </w:r>
      <w:r w:rsidR="00010EC1">
        <w:rPr>
          <w:rFonts w:ascii="Times New Roman" w:hAnsi="Times New Roman" w:cs="Times New Roman"/>
          <w:sz w:val="24"/>
          <w:szCs w:val="24"/>
        </w:rPr>
        <w:t>(</w:t>
      </w:r>
      <w:r w:rsidR="00010EC1" w:rsidRPr="00010EC1">
        <w:rPr>
          <w:rFonts w:ascii="Times New Roman" w:hAnsi="Times New Roman" w:cs="Times New Roman"/>
          <w:i/>
          <w:sz w:val="24"/>
          <w:szCs w:val="24"/>
        </w:rPr>
        <w:t>z</w:t>
      </w:r>
      <w:r w:rsidR="00010EC1">
        <w:rPr>
          <w:rFonts w:ascii="Times New Roman" w:hAnsi="Times New Roman" w:cs="Times New Roman"/>
          <w:sz w:val="24"/>
          <w:szCs w:val="24"/>
        </w:rPr>
        <w:t xml:space="preserve">). This minimum can be determined as the </w:t>
      </w:r>
      <w:r w:rsidR="00010EC1" w:rsidRPr="007E6FD1">
        <w:rPr>
          <w:rFonts w:ascii="Times New Roman" w:hAnsi="Times New Roman" w:cs="Times New Roman"/>
          <w:noProof/>
          <w:sz w:val="24"/>
          <w:szCs w:val="24"/>
        </w:rPr>
        <w:t>largest</w:t>
      </w:r>
      <w:r w:rsidR="00010EC1">
        <w:rPr>
          <w:rFonts w:ascii="Times New Roman" w:hAnsi="Times New Roman" w:cs="Times New Roman"/>
          <w:sz w:val="24"/>
          <w:szCs w:val="24"/>
        </w:rPr>
        <w:t xml:space="preserve"> negative peak of the first derivative of </w:t>
      </w:r>
      <w:r w:rsidR="00A6666F" w:rsidRPr="00010EC1">
        <w:rPr>
          <w:rFonts w:ascii="Times New Roman" w:hAnsi="Times New Roman" w:cs="Times New Roman"/>
          <w:i/>
          <w:sz w:val="24"/>
          <w:szCs w:val="24"/>
        </w:rPr>
        <w:t>B</w:t>
      </w:r>
      <w:r w:rsidR="00A6666F">
        <w:rPr>
          <w:rFonts w:ascii="Times New Roman" w:hAnsi="Times New Roman" w:cs="Times New Roman"/>
          <w:sz w:val="24"/>
          <w:szCs w:val="24"/>
        </w:rPr>
        <w:t>(</w:t>
      </w:r>
      <w:r w:rsidR="00A6666F" w:rsidRPr="00010EC1">
        <w:rPr>
          <w:rFonts w:ascii="Times New Roman" w:hAnsi="Times New Roman" w:cs="Times New Roman"/>
          <w:i/>
          <w:sz w:val="24"/>
          <w:szCs w:val="24"/>
        </w:rPr>
        <w:t>z</w:t>
      </w:r>
      <w:r w:rsidR="00A6666F">
        <w:rPr>
          <w:rFonts w:ascii="Times New Roman" w:hAnsi="Times New Roman" w:cs="Times New Roman"/>
          <w:sz w:val="24"/>
          <w:szCs w:val="24"/>
        </w:rPr>
        <w:t>)</w:t>
      </w:r>
      <w:r w:rsidRPr="00792652">
        <w:rPr>
          <w:rFonts w:ascii="Times New Roman" w:hAnsi="Times New Roman" w:cs="Times New Roman"/>
          <w:sz w:val="24"/>
          <w:szCs w:val="24"/>
        </w:rPr>
        <w:t xml:space="preserve"> </w:t>
      </w:r>
      <w:r w:rsidR="007C1BE6" w:rsidRPr="007C1BE6">
        <w:rPr>
          <w:rFonts w:ascii="Times New Roman" w:hAnsi="Times New Roman" w:cs="Times New Roman"/>
          <w:sz w:val="24"/>
          <w:szCs w:val="24"/>
        </w:rPr>
        <w:t>(</w:t>
      </w:r>
      <w:r w:rsidRPr="0038356C">
        <w:rPr>
          <w:rFonts w:ascii="Times New Roman" w:hAnsi="Times New Roman" w:cs="Times New Roman"/>
          <w:sz w:val="24"/>
          <w:szCs w:val="24"/>
        </w:rPr>
        <w:t>Hayden et al.</w:t>
      </w:r>
      <w:r w:rsidRPr="007C1BE6">
        <w:rPr>
          <w:rFonts w:ascii="Times New Roman" w:hAnsi="Times New Roman" w:cs="Times New Roman"/>
          <w:sz w:val="24"/>
          <w:szCs w:val="24"/>
        </w:rPr>
        <w:t xml:space="preserve"> 1997</w:t>
      </w:r>
      <w:r w:rsidR="00AE41C1">
        <w:rPr>
          <w:rFonts w:ascii="Times New Roman" w:hAnsi="Times New Roman" w:cs="Times New Roman"/>
          <w:sz w:val="24"/>
          <w:szCs w:val="24"/>
        </w:rPr>
        <w:t>;</w:t>
      </w:r>
      <w:r w:rsidRPr="007C1BE6">
        <w:rPr>
          <w:rFonts w:ascii="Times New Roman" w:hAnsi="Times New Roman" w:cs="Times New Roman"/>
          <w:sz w:val="24"/>
          <w:szCs w:val="24"/>
        </w:rPr>
        <w:t xml:space="preserve"> </w:t>
      </w:r>
      <w:r w:rsidRPr="0038356C">
        <w:rPr>
          <w:rFonts w:ascii="Times New Roman" w:hAnsi="Times New Roman" w:cs="Times New Roman"/>
          <w:sz w:val="24"/>
          <w:szCs w:val="24"/>
        </w:rPr>
        <w:t>Flamant et al.</w:t>
      </w:r>
      <w:r w:rsidRPr="007C1BE6">
        <w:rPr>
          <w:rFonts w:ascii="Times New Roman" w:hAnsi="Times New Roman" w:cs="Times New Roman"/>
          <w:sz w:val="24"/>
          <w:szCs w:val="24"/>
        </w:rPr>
        <w:t xml:space="preserve"> 1997</w:t>
      </w:r>
      <w:r w:rsidR="007C1BE6" w:rsidRPr="007C1BE6">
        <w:rPr>
          <w:rFonts w:ascii="Times New Roman" w:hAnsi="Times New Roman" w:cs="Times New Roman"/>
          <w:sz w:val="24"/>
          <w:szCs w:val="24"/>
        </w:rPr>
        <w:t>)</w:t>
      </w:r>
      <w:r w:rsidR="00010EC1">
        <w:rPr>
          <w:rFonts w:ascii="Times New Roman" w:hAnsi="Times New Roman" w:cs="Times New Roman"/>
          <w:sz w:val="24"/>
          <w:szCs w:val="24"/>
        </w:rPr>
        <w:t xml:space="preserve"> or by the </w:t>
      </w:r>
      <w:r w:rsidRPr="00792652">
        <w:rPr>
          <w:rFonts w:ascii="Times New Roman" w:hAnsi="Times New Roman" w:cs="Times New Roman"/>
          <w:sz w:val="24"/>
          <w:szCs w:val="24"/>
        </w:rPr>
        <w:t xml:space="preserve">second derivative </w:t>
      </w:r>
      <w:r w:rsidR="007C1BE6" w:rsidRPr="007C1BE6">
        <w:rPr>
          <w:rFonts w:ascii="Times New Roman" w:hAnsi="Times New Roman" w:cs="Times New Roman"/>
          <w:sz w:val="24"/>
          <w:szCs w:val="24"/>
        </w:rPr>
        <w:t>(</w:t>
      </w:r>
      <w:r w:rsidRPr="0038356C">
        <w:rPr>
          <w:rFonts w:ascii="Times New Roman" w:hAnsi="Times New Roman" w:cs="Times New Roman"/>
          <w:sz w:val="24"/>
          <w:szCs w:val="24"/>
        </w:rPr>
        <w:t>Menut et al.</w:t>
      </w:r>
      <w:r w:rsidRPr="007C1BE6">
        <w:rPr>
          <w:rFonts w:ascii="Times New Roman" w:hAnsi="Times New Roman" w:cs="Times New Roman"/>
          <w:sz w:val="24"/>
          <w:szCs w:val="24"/>
        </w:rPr>
        <w:t xml:space="preserve"> 1999</w:t>
      </w:r>
      <w:r w:rsidR="007C1BE6">
        <w:rPr>
          <w:rFonts w:ascii="Times New Roman" w:hAnsi="Times New Roman" w:cs="Times New Roman"/>
          <w:sz w:val="24"/>
          <w:szCs w:val="24"/>
        </w:rPr>
        <w:t>)</w:t>
      </w:r>
      <w:r w:rsidR="00A6666F" w:rsidRPr="007C1BE6">
        <w:rPr>
          <w:rFonts w:ascii="Times New Roman" w:hAnsi="Times New Roman" w:cs="Times New Roman"/>
          <w:sz w:val="24"/>
          <w:szCs w:val="24"/>
        </w:rPr>
        <w:t>.</w:t>
      </w:r>
      <w:r w:rsidR="00A6666F">
        <w:rPr>
          <w:rFonts w:ascii="Times New Roman" w:hAnsi="Times New Roman" w:cs="Times New Roman"/>
          <w:sz w:val="24"/>
          <w:szCs w:val="24"/>
        </w:rPr>
        <w:t xml:space="preserve"> Similarly, the </w:t>
      </w:r>
      <w:r w:rsidR="00A6666F" w:rsidRPr="007E6FD1">
        <w:rPr>
          <w:rFonts w:ascii="Times New Roman" w:hAnsi="Times New Roman" w:cs="Times New Roman"/>
          <w:noProof/>
          <w:sz w:val="24"/>
          <w:szCs w:val="24"/>
        </w:rPr>
        <w:t>largest</w:t>
      </w:r>
      <w:r w:rsidR="00A6666F">
        <w:rPr>
          <w:rFonts w:ascii="Times New Roman" w:hAnsi="Times New Roman" w:cs="Times New Roman"/>
          <w:sz w:val="24"/>
          <w:szCs w:val="24"/>
        </w:rPr>
        <w:t xml:space="preserve"> negative gradient in the logarithm of </w:t>
      </w:r>
      <w:r w:rsidR="00A6666F" w:rsidRPr="00010EC1">
        <w:rPr>
          <w:rFonts w:ascii="Times New Roman" w:hAnsi="Times New Roman" w:cs="Times New Roman"/>
          <w:i/>
          <w:sz w:val="24"/>
          <w:szCs w:val="24"/>
        </w:rPr>
        <w:t>B</w:t>
      </w:r>
      <w:r w:rsidR="00A6666F">
        <w:rPr>
          <w:rFonts w:ascii="Times New Roman" w:hAnsi="Times New Roman" w:cs="Times New Roman"/>
          <w:sz w:val="24"/>
          <w:szCs w:val="24"/>
        </w:rPr>
        <w:t>(</w:t>
      </w:r>
      <w:r w:rsidR="00A6666F" w:rsidRPr="00010EC1">
        <w:rPr>
          <w:rFonts w:ascii="Times New Roman" w:hAnsi="Times New Roman" w:cs="Times New Roman"/>
          <w:i/>
          <w:sz w:val="24"/>
          <w:szCs w:val="24"/>
        </w:rPr>
        <w:t>z</w:t>
      </w:r>
      <w:r w:rsidR="00A6666F">
        <w:rPr>
          <w:rFonts w:ascii="Times New Roman" w:hAnsi="Times New Roman" w:cs="Times New Roman"/>
          <w:sz w:val="24"/>
          <w:szCs w:val="24"/>
        </w:rPr>
        <w:t xml:space="preserve">) can </w:t>
      </w:r>
      <w:r w:rsidR="00A6666F" w:rsidRPr="007E6FD1">
        <w:rPr>
          <w:rFonts w:ascii="Times New Roman" w:hAnsi="Times New Roman" w:cs="Times New Roman"/>
          <w:noProof/>
          <w:sz w:val="24"/>
          <w:szCs w:val="24"/>
        </w:rPr>
        <w:t>be also</w:t>
      </w:r>
      <w:r w:rsidR="00A6666F">
        <w:rPr>
          <w:rFonts w:ascii="Times New Roman" w:hAnsi="Times New Roman" w:cs="Times New Roman"/>
          <w:sz w:val="24"/>
          <w:szCs w:val="24"/>
        </w:rPr>
        <w:t xml:space="preserve"> used to detect the top of the </w:t>
      </w:r>
      <w:r w:rsidR="00ED3B65">
        <w:rPr>
          <w:rFonts w:ascii="Times New Roman" w:hAnsi="Times New Roman" w:cs="Times New Roman"/>
          <w:sz w:val="24"/>
          <w:szCs w:val="24"/>
        </w:rPr>
        <w:t xml:space="preserve">ML </w:t>
      </w:r>
      <w:r w:rsidR="007C1BE6" w:rsidRPr="007C1BE6">
        <w:rPr>
          <w:rFonts w:ascii="Times New Roman" w:hAnsi="Times New Roman" w:cs="Times New Roman"/>
          <w:sz w:val="24"/>
          <w:szCs w:val="24"/>
        </w:rPr>
        <w:t>(</w:t>
      </w:r>
      <w:r w:rsidRPr="0038356C">
        <w:rPr>
          <w:rFonts w:ascii="Times New Roman" w:hAnsi="Times New Roman" w:cs="Times New Roman"/>
          <w:sz w:val="24"/>
          <w:szCs w:val="24"/>
        </w:rPr>
        <w:t>Senff et al.</w:t>
      </w:r>
      <w:r w:rsidRPr="007C1BE6">
        <w:rPr>
          <w:rFonts w:ascii="Times New Roman" w:hAnsi="Times New Roman" w:cs="Times New Roman"/>
          <w:sz w:val="24"/>
          <w:szCs w:val="24"/>
        </w:rPr>
        <w:t xml:space="preserve"> 1996</w:t>
      </w:r>
      <w:r w:rsidR="007C1BE6" w:rsidRPr="007C1BE6">
        <w:rPr>
          <w:rFonts w:ascii="Times New Roman" w:hAnsi="Times New Roman" w:cs="Times New Roman"/>
          <w:sz w:val="24"/>
          <w:szCs w:val="24"/>
        </w:rPr>
        <w:t>)</w:t>
      </w:r>
      <w:r w:rsidRPr="007C1BE6">
        <w:rPr>
          <w:rFonts w:ascii="Times New Roman" w:hAnsi="Times New Roman" w:cs="Times New Roman"/>
          <w:sz w:val="24"/>
          <w:szCs w:val="24"/>
        </w:rPr>
        <w:t xml:space="preserve">. </w:t>
      </w:r>
      <w:r w:rsidR="00EC05F4" w:rsidRPr="0038356C">
        <w:rPr>
          <w:rFonts w:ascii="Times New Roman" w:hAnsi="Times New Roman" w:cs="Times New Roman"/>
          <w:sz w:val="24"/>
          <w:szCs w:val="24"/>
        </w:rPr>
        <w:t>Emeis et al.</w:t>
      </w:r>
      <w:r w:rsidR="00EC05F4" w:rsidRPr="00792652">
        <w:rPr>
          <w:rFonts w:ascii="Times New Roman" w:hAnsi="Times New Roman" w:cs="Times New Roman"/>
          <w:sz w:val="24"/>
          <w:szCs w:val="24"/>
        </w:rPr>
        <w:t xml:space="preserve"> </w:t>
      </w:r>
      <w:r w:rsidR="007C1BE6">
        <w:rPr>
          <w:rFonts w:ascii="Times New Roman" w:hAnsi="Times New Roman" w:cs="Times New Roman"/>
          <w:sz w:val="24"/>
          <w:szCs w:val="24"/>
        </w:rPr>
        <w:t>(</w:t>
      </w:r>
      <w:r w:rsidR="00EC05F4" w:rsidRPr="00792652">
        <w:rPr>
          <w:rFonts w:ascii="Times New Roman" w:hAnsi="Times New Roman" w:cs="Times New Roman"/>
          <w:sz w:val="24"/>
          <w:szCs w:val="24"/>
        </w:rPr>
        <w:t>2007</w:t>
      </w:r>
      <w:r w:rsidR="007C1BE6">
        <w:rPr>
          <w:rFonts w:ascii="Times New Roman" w:hAnsi="Times New Roman" w:cs="Times New Roman"/>
          <w:sz w:val="24"/>
          <w:szCs w:val="24"/>
        </w:rPr>
        <w:t>)</w:t>
      </w:r>
      <w:r w:rsidR="00EC05F4" w:rsidRPr="00792652">
        <w:rPr>
          <w:rFonts w:ascii="Times New Roman" w:hAnsi="Times New Roman" w:cs="Times New Roman"/>
          <w:sz w:val="24"/>
          <w:szCs w:val="24"/>
        </w:rPr>
        <w:t xml:space="preserve"> </w:t>
      </w:r>
      <w:r w:rsidR="005D1A6F">
        <w:rPr>
          <w:rFonts w:ascii="Times New Roman" w:hAnsi="Times New Roman" w:cs="Times New Roman"/>
          <w:sz w:val="24"/>
          <w:szCs w:val="24"/>
        </w:rPr>
        <w:t>refined the</w:t>
      </w:r>
      <w:r w:rsidRPr="00792652">
        <w:rPr>
          <w:rFonts w:ascii="Times New Roman" w:hAnsi="Times New Roman" w:cs="Times New Roman"/>
          <w:sz w:val="24"/>
          <w:szCs w:val="24"/>
        </w:rPr>
        <w:t xml:space="preserve"> gradient method </w:t>
      </w:r>
      <w:r w:rsidR="00813FA4" w:rsidRPr="00792652">
        <w:rPr>
          <w:rFonts w:ascii="Times New Roman" w:hAnsi="Times New Roman" w:cs="Times New Roman"/>
          <w:sz w:val="24"/>
          <w:szCs w:val="24"/>
        </w:rPr>
        <w:t xml:space="preserve">to </w:t>
      </w:r>
      <w:r w:rsidR="00813FA4" w:rsidRPr="007E6FD1">
        <w:rPr>
          <w:rFonts w:ascii="Times New Roman" w:hAnsi="Times New Roman" w:cs="Times New Roman"/>
          <w:noProof/>
          <w:sz w:val="24"/>
          <w:szCs w:val="24"/>
        </w:rPr>
        <w:t>detect</w:t>
      </w:r>
      <w:r w:rsidR="00813FA4" w:rsidRPr="00792652">
        <w:rPr>
          <w:rFonts w:ascii="Times New Roman" w:hAnsi="Times New Roman" w:cs="Times New Roman"/>
          <w:sz w:val="24"/>
          <w:szCs w:val="24"/>
        </w:rPr>
        <w:t xml:space="preserve"> </w:t>
      </w:r>
      <w:r w:rsidR="008A2239">
        <w:rPr>
          <w:rFonts w:ascii="Times New Roman" w:hAnsi="Times New Roman" w:cs="Times New Roman"/>
          <w:sz w:val="24"/>
          <w:szCs w:val="24"/>
        </w:rPr>
        <w:t>the</w:t>
      </w:r>
      <w:r w:rsidR="008A2239" w:rsidRPr="00792652">
        <w:rPr>
          <w:rFonts w:ascii="Times New Roman" w:hAnsi="Times New Roman" w:cs="Times New Roman"/>
          <w:sz w:val="24"/>
          <w:szCs w:val="24"/>
        </w:rPr>
        <w:t xml:space="preserve"> </w:t>
      </w:r>
      <w:r w:rsidR="00C713FA" w:rsidRPr="00792652">
        <w:rPr>
          <w:rFonts w:ascii="Times New Roman" w:hAnsi="Times New Roman" w:cs="Times New Roman"/>
          <w:sz w:val="24"/>
          <w:szCs w:val="24"/>
        </w:rPr>
        <w:t xml:space="preserve">inflection point </w:t>
      </w:r>
      <w:r w:rsidR="006D62FC" w:rsidRPr="00792652">
        <w:rPr>
          <w:rFonts w:ascii="Times New Roman" w:hAnsi="Times New Roman" w:cs="Times New Roman"/>
          <w:sz w:val="24"/>
          <w:szCs w:val="24"/>
        </w:rPr>
        <w:t>using</w:t>
      </w:r>
      <w:r w:rsidR="003C29A5" w:rsidRPr="00792652">
        <w:rPr>
          <w:rFonts w:ascii="Times New Roman" w:hAnsi="Times New Roman" w:cs="Times New Roman"/>
          <w:sz w:val="24"/>
          <w:szCs w:val="24"/>
        </w:rPr>
        <w:t xml:space="preserve"> </w:t>
      </w:r>
      <w:r w:rsidR="00813FA4" w:rsidRPr="00792652">
        <w:rPr>
          <w:rFonts w:ascii="Times New Roman" w:hAnsi="Times New Roman" w:cs="Times New Roman"/>
          <w:sz w:val="24"/>
          <w:szCs w:val="24"/>
        </w:rPr>
        <w:t>the</w:t>
      </w:r>
      <w:r w:rsidR="009D23BD">
        <w:rPr>
          <w:rFonts w:ascii="Times New Roman" w:hAnsi="Times New Roman" w:cs="Times New Roman"/>
          <w:sz w:val="24"/>
          <w:szCs w:val="24"/>
        </w:rPr>
        <w:t xml:space="preserve"> </w:t>
      </w:r>
      <w:r w:rsidRPr="00792652">
        <w:rPr>
          <w:rFonts w:ascii="Times New Roman" w:hAnsi="Times New Roman" w:cs="Times New Roman"/>
          <w:sz w:val="24"/>
          <w:szCs w:val="24"/>
        </w:rPr>
        <w:t xml:space="preserve">derivative of </w:t>
      </w:r>
      <w:r w:rsidR="005D1A6F" w:rsidRPr="00010EC1">
        <w:rPr>
          <w:rFonts w:ascii="Times New Roman" w:hAnsi="Times New Roman" w:cs="Times New Roman"/>
          <w:i/>
          <w:sz w:val="24"/>
          <w:szCs w:val="24"/>
        </w:rPr>
        <w:t>B</w:t>
      </w:r>
      <w:r w:rsidR="005D1A6F">
        <w:rPr>
          <w:rFonts w:ascii="Times New Roman" w:hAnsi="Times New Roman" w:cs="Times New Roman"/>
          <w:sz w:val="24"/>
          <w:szCs w:val="24"/>
        </w:rPr>
        <w:t>(</w:t>
      </w:r>
      <w:r w:rsidR="005D1A6F" w:rsidRPr="00010EC1">
        <w:rPr>
          <w:rFonts w:ascii="Times New Roman" w:hAnsi="Times New Roman" w:cs="Times New Roman"/>
          <w:i/>
          <w:sz w:val="24"/>
          <w:szCs w:val="24"/>
        </w:rPr>
        <w:t>z</w:t>
      </w:r>
      <w:r w:rsidR="005D1A6F">
        <w:rPr>
          <w:rFonts w:ascii="Times New Roman" w:hAnsi="Times New Roman" w:cs="Times New Roman"/>
          <w:sz w:val="24"/>
          <w:szCs w:val="24"/>
        </w:rPr>
        <w:t>) and five adjustable parameters.</w:t>
      </w:r>
      <w:r w:rsidR="00BD6F95">
        <w:rPr>
          <w:rFonts w:ascii="Times New Roman" w:hAnsi="Times New Roman" w:cs="Times New Roman"/>
          <w:sz w:val="24"/>
          <w:szCs w:val="24"/>
        </w:rPr>
        <w:t xml:space="preserve"> </w:t>
      </w:r>
      <w:r w:rsidR="0027485C">
        <w:rPr>
          <w:rFonts w:ascii="Times New Roman" w:hAnsi="Times New Roman" w:cs="Times New Roman"/>
          <w:sz w:val="24"/>
          <w:szCs w:val="24"/>
        </w:rPr>
        <w:t xml:space="preserve">Recently, based on Emeis et al. (2007), </w:t>
      </w:r>
      <w:r w:rsidR="00BD6F95">
        <w:rPr>
          <w:rFonts w:ascii="Times New Roman" w:hAnsi="Times New Roman" w:cs="Times New Roman"/>
          <w:sz w:val="24"/>
          <w:szCs w:val="24"/>
        </w:rPr>
        <w:t xml:space="preserve">Kotthaus and Grimmond (2018a) </w:t>
      </w:r>
      <w:r w:rsidR="0027485C">
        <w:rPr>
          <w:rFonts w:ascii="Times New Roman" w:hAnsi="Times New Roman" w:cs="Times New Roman"/>
          <w:sz w:val="24"/>
          <w:szCs w:val="24"/>
        </w:rPr>
        <w:t>propos</w:t>
      </w:r>
      <w:r w:rsidR="00BD6F95">
        <w:rPr>
          <w:rFonts w:ascii="Times New Roman" w:hAnsi="Times New Roman" w:cs="Times New Roman"/>
          <w:sz w:val="24"/>
          <w:szCs w:val="24"/>
        </w:rPr>
        <w:t>ed a</w:t>
      </w:r>
      <w:r w:rsidR="0027485C">
        <w:rPr>
          <w:rFonts w:ascii="Times New Roman" w:hAnsi="Times New Roman" w:cs="Times New Roman"/>
          <w:sz w:val="24"/>
          <w:szCs w:val="24"/>
        </w:rPr>
        <w:t>n</w:t>
      </w:r>
      <w:r w:rsidR="00BD6F95">
        <w:rPr>
          <w:rFonts w:ascii="Times New Roman" w:hAnsi="Times New Roman" w:cs="Times New Roman"/>
          <w:sz w:val="24"/>
          <w:szCs w:val="24"/>
        </w:rPr>
        <w:t xml:space="preserve"> algorithm</w:t>
      </w:r>
      <w:r w:rsidR="008B6BD9">
        <w:rPr>
          <w:rFonts w:ascii="Times New Roman" w:hAnsi="Times New Roman" w:cs="Times New Roman"/>
          <w:sz w:val="24"/>
          <w:szCs w:val="24"/>
        </w:rPr>
        <w:t xml:space="preserve"> </w:t>
      </w:r>
      <w:r w:rsidR="0027485C">
        <w:rPr>
          <w:rFonts w:ascii="Times New Roman" w:hAnsi="Times New Roman" w:cs="Times New Roman"/>
          <w:sz w:val="24"/>
          <w:szCs w:val="24"/>
        </w:rPr>
        <w:t>to</w:t>
      </w:r>
      <w:r w:rsidR="00BD6F95">
        <w:rPr>
          <w:rFonts w:ascii="Times New Roman" w:hAnsi="Times New Roman" w:cs="Times New Roman"/>
          <w:sz w:val="24"/>
          <w:szCs w:val="24"/>
        </w:rPr>
        <w:t xml:space="preserve"> </w:t>
      </w:r>
      <w:r w:rsidR="00E5076D">
        <w:rPr>
          <w:rFonts w:ascii="Times New Roman" w:hAnsi="Times New Roman" w:cs="Times New Roman"/>
          <w:sz w:val="24"/>
          <w:szCs w:val="24"/>
        </w:rPr>
        <w:t>retrieve</w:t>
      </w:r>
      <w:r w:rsidR="00BD6F95">
        <w:rPr>
          <w:rFonts w:ascii="Times New Roman" w:hAnsi="Times New Roman" w:cs="Times New Roman"/>
          <w:sz w:val="24"/>
          <w:szCs w:val="24"/>
        </w:rPr>
        <w:t xml:space="preserve"> </w:t>
      </w:r>
      <w:r w:rsidR="00BD6F95" w:rsidRPr="009F0D5C">
        <w:rPr>
          <w:rFonts w:ascii="Times New Roman" w:hAnsi="Times New Roman" w:cs="Times New Roman"/>
          <w:i/>
          <w:sz w:val="24"/>
          <w:szCs w:val="24"/>
        </w:rPr>
        <w:t>Z</w:t>
      </w:r>
      <w:r w:rsidR="00BD6F95">
        <w:rPr>
          <w:rFonts w:ascii="Times New Roman" w:hAnsi="Times New Roman" w:cs="Times New Roman"/>
          <w:sz w:val="24"/>
          <w:szCs w:val="24"/>
          <w:vertAlign w:val="subscript"/>
        </w:rPr>
        <w:t>ML</w:t>
      </w:r>
      <w:r w:rsidR="00BD6F95">
        <w:rPr>
          <w:rFonts w:ascii="Times New Roman" w:hAnsi="Times New Roman" w:cs="Times New Roman"/>
          <w:sz w:val="24"/>
          <w:szCs w:val="24"/>
        </w:rPr>
        <w:t xml:space="preserve"> </w:t>
      </w:r>
      <w:r w:rsidR="00E5076D">
        <w:rPr>
          <w:rFonts w:ascii="Times New Roman" w:hAnsi="Times New Roman" w:cs="Times New Roman"/>
          <w:sz w:val="24"/>
          <w:szCs w:val="24"/>
        </w:rPr>
        <w:t xml:space="preserve">from a ceilometer </w:t>
      </w:r>
      <w:r w:rsidR="008B6BD9">
        <w:rPr>
          <w:rFonts w:ascii="Times New Roman" w:hAnsi="Times New Roman" w:cs="Times New Roman"/>
          <w:sz w:val="24"/>
          <w:szCs w:val="24"/>
        </w:rPr>
        <w:t xml:space="preserve">by </w:t>
      </w:r>
      <w:r w:rsidR="00BD6F95">
        <w:rPr>
          <w:rFonts w:ascii="Times New Roman" w:hAnsi="Times New Roman" w:cs="Times New Roman"/>
          <w:sz w:val="24"/>
          <w:szCs w:val="24"/>
        </w:rPr>
        <w:t>considering cloud</w:t>
      </w:r>
      <w:r w:rsidR="008B6BD9">
        <w:rPr>
          <w:rFonts w:ascii="Times New Roman" w:hAnsi="Times New Roman" w:cs="Times New Roman"/>
          <w:sz w:val="24"/>
          <w:szCs w:val="24"/>
        </w:rPr>
        <w:t xml:space="preserve"> to reduce false layer </w:t>
      </w:r>
      <w:r w:rsidR="008B6BD9" w:rsidRPr="007E6FD1">
        <w:rPr>
          <w:rFonts w:ascii="Times New Roman" w:hAnsi="Times New Roman" w:cs="Times New Roman"/>
          <w:noProof/>
          <w:sz w:val="24"/>
          <w:szCs w:val="24"/>
        </w:rPr>
        <w:t>selection</w:t>
      </w:r>
      <w:r w:rsidR="00BD6F95" w:rsidRPr="007E6FD1">
        <w:rPr>
          <w:rFonts w:ascii="Times New Roman" w:hAnsi="Times New Roman" w:cs="Times New Roman"/>
          <w:noProof/>
          <w:sz w:val="24"/>
          <w:szCs w:val="24"/>
        </w:rPr>
        <w:t>.</w:t>
      </w:r>
      <w:r w:rsidR="005D1A6F">
        <w:rPr>
          <w:rFonts w:ascii="Times New Roman" w:hAnsi="Times New Roman" w:cs="Times New Roman"/>
          <w:sz w:val="24"/>
          <w:szCs w:val="24"/>
        </w:rPr>
        <w:t xml:space="preserve"> </w:t>
      </w:r>
      <w:r w:rsidR="00E5076D">
        <w:rPr>
          <w:rFonts w:ascii="Times New Roman" w:hAnsi="Times New Roman" w:cs="Times New Roman"/>
          <w:sz w:val="24"/>
          <w:szCs w:val="24"/>
        </w:rPr>
        <w:t>Here</w:t>
      </w:r>
      <w:ins w:id="24" w:author="만든 이" w:date="2018-11-29T11:35:00Z">
        <w:r w:rsidR="009E5868">
          <w:rPr>
            <w:rFonts w:ascii="Times New Roman" w:hAnsi="Times New Roman" w:cs="Times New Roman"/>
            <w:sz w:val="24"/>
            <w:szCs w:val="24"/>
          </w:rPr>
          <w:t>,</w:t>
        </w:r>
      </w:ins>
      <w:r w:rsidR="00E5076D">
        <w:rPr>
          <w:rFonts w:ascii="Times New Roman" w:hAnsi="Times New Roman" w:cs="Times New Roman"/>
          <w:sz w:val="24"/>
          <w:szCs w:val="24"/>
        </w:rPr>
        <w:t xml:space="preserve"> we extend the gradient method by Emeis et al. (2007) by focusing on parameter optimization for better filtering of ceilometer noise. </w:t>
      </w:r>
      <w:r w:rsidR="00606894">
        <w:rPr>
          <w:rFonts w:ascii="Times New Roman" w:hAnsi="Times New Roman" w:cs="Times New Roman"/>
          <w:sz w:val="24"/>
          <w:szCs w:val="24"/>
        </w:rPr>
        <w:t xml:space="preserve">It </w:t>
      </w:r>
      <w:r w:rsidR="00606894" w:rsidRPr="007E6FD1">
        <w:rPr>
          <w:rFonts w:ascii="Times New Roman" w:hAnsi="Times New Roman" w:cs="Times New Roman"/>
          <w:noProof/>
          <w:sz w:val="24"/>
          <w:szCs w:val="24"/>
        </w:rPr>
        <w:t>is also based</w:t>
      </w:r>
      <w:r w:rsidR="00606894">
        <w:rPr>
          <w:rFonts w:ascii="Times New Roman" w:hAnsi="Times New Roman" w:cs="Times New Roman"/>
          <w:sz w:val="24"/>
          <w:szCs w:val="24"/>
        </w:rPr>
        <w:t xml:space="preserve"> on the </w:t>
      </w:r>
      <w:r w:rsidR="009D23BD">
        <w:rPr>
          <w:rFonts w:ascii="Times New Roman" w:hAnsi="Times New Roman" w:cs="Times New Roman"/>
          <w:sz w:val="24"/>
          <w:szCs w:val="24"/>
        </w:rPr>
        <w:t xml:space="preserve">first and </w:t>
      </w:r>
      <w:r w:rsidR="00606894">
        <w:rPr>
          <w:rFonts w:ascii="Times New Roman" w:hAnsi="Times New Roman" w:cs="Times New Roman"/>
          <w:sz w:val="24"/>
          <w:szCs w:val="24"/>
        </w:rPr>
        <w:t>second derivative, but only three parameters</w:t>
      </w:r>
      <w:r w:rsidR="00831DDD">
        <w:rPr>
          <w:rFonts w:ascii="Times New Roman" w:hAnsi="Times New Roman" w:cs="Times New Roman"/>
          <w:sz w:val="24"/>
          <w:szCs w:val="24"/>
        </w:rPr>
        <w:t xml:space="preserve"> need to be adjusted</w:t>
      </w:r>
      <w:r w:rsidR="005D1A6F" w:rsidRPr="005D1A6F">
        <w:rPr>
          <w:rFonts w:ascii="Times New Roman" w:hAnsi="Times New Roman" w:cs="Times New Roman"/>
          <w:sz w:val="24"/>
          <w:szCs w:val="24"/>
        </w:rPr>
        <w:t>.</w:t>
      </w:r>
    </w:p>
    <w:p w14:paraId="7E937ACD" w14:textId="7D5BFAEA" w:rsidR="006305D8" w:rsidRPr="00376FAE" w:rsidRDefault="005D1A6F" w:rsidP="00B07C21">
      <w:pPr>
        <w:spacing w:after="120" w:line="360" w:lineRule="auto"/>
        <w:rPr>
          <w:rFonts w:ascii="Times New Roman" w:hAnsi="Times New Roman" w:cs="Times New Roman"/>
          <w:sz w:val="24"/>
          <w:szCs w:val="24"/>
        </w:rPr>
      </w:pPr>
      <w:r w:rsidRPr="005D1A6F">
        <w:rPr>
          <w:rFonts w:ascii="Times-Roman" w:hAnsi="Times-Roman"/>
          <w:color w:val="000000"/>
          <w:sz w:val="24"/>
          <w:szCs w:val="24"/>
        </w:rPr>
        <w:t xml:space="preserve">In </w:t>
      </w:r>
      <w:r w:rsidRPr="00606894">
        <w:rPr>
          <w:rFonts w:ascii="Times New Roman" w:hAnsi="Times New Roman" w:cs="Times New Roman"/>
          <w:color w:val="000000"/>
          <w:sz w:val="24"/>
          <w:szCs w:val="24"/>
        </w:rPr>
        <w:t xml:space="preserve">brief, </w:t>
      </w:r>
      <w:r w:rsidR="00606894" w:rsidRPr="00606894">
        <w:rPr>
          <w:rFonts w:ascii="Times New Roman" w:hAnsi="Times New Roman" w:cs="Times New Roman"/>
          <w:color w:val="000000"/>
          <w:sz w:val="24"/>
          <w:szCs w:val="24"/>
        </w:rPr>
        <w:t xml:space="preserve">the </w:t>
      </w:r>
      <w:r w:rsidRPr="00606894">
        <w:rPr>
          <w:rFonts w:ascii="Times New Roman" w:hAnsi="Times New Roman" w:cs="Times New Roman"/>
          <w:color w:val="000000"/>
          <w:sz w:val="24"/>
          <w:szCs w:val="24"/>
        </w:rPr>
        <w:t xml:space="preserve">algorithm proposed by </w:t>
      </w:r>
      <w:r w:rsidRPr="0038356C">
        <w:rPr>
          <w:rFonts w:ascii="Times New Roman" w:hAnsi="Times New Roman" w:cs="Times New Roman"/>
          <w:color w:val="000000"/>
          <w:sz w:val="24"/>
          <w:szCs w:val="24"/>
        </w:rPr>
        <w:t>Emeis et al.</w:t>
      </w:r>
      <w:r w:rsidRPr="00606894">
        <w:rPr>
          <w:rFonts w:ascii="Times New Roman" w:hAnsi="Times New Roman" w:cs="Times New Roman"/>
          <w:color w:val="000000"/>
          <w:sz w:val="24"/>
          <w:szCs w:val="24"/>
        </w:rPr>
        <w:t xml:space="preserve"> </w:t>
      </w:r>
      <w:r w:rsidR="007C1BE6">
        <w:rPr>
          <w:rFonts w:ascii="Times New Roman" w:hAnsi="Times New Roman" w:cs="Times New Roman"/>
          <w:color w:val="000000"/>
          <w:sz w:val="24"/>
          <w:szCs w:val="24"/>
        </w:rPr>
        <w:t>(</w:t>
      </w:r>
      <w:r w:rsidRPr="00606894">
        <w:rPr>
          <w:rFonts w:ascii="Times New Roman" w:hAnsi="Times New Roman" w:cs="Times New Roman"/>
          <w:color w:val="000000"/>
          <w:sz w:val="24"/>
          <w:szCs w:val="24"/>
        </w:rPr>
        <w:t>2007</w:t>
      </w:r>
      <w:r w:rsidR="007C1BE6">
        <w:rPr>
          <w:rFonts w:ascii="Times New Roman" w:hAnsi="Times New Roman" w:cs="Times New Roman"/>
          <w:color w:val="000000"/>
          <w:sz w:val="24"/>
          <w:szCs w:val="24"/>
        </w:rPr>
        <w:t>)</w:t>
      </w:r>
      <w:r w:rsidR="00606894" w:rsidRPr="00606894">
        <w:rPr>
          <w:rFonts w:ascii="Times New Roman" w:hAnsi="Times New Roman" w:cs="Times New Roman"/>
          <w:color w:val="000000"/>
          <w:sz w:val="24"/>
          <w:szCs w:val="24"/>
        </w:rPr>
        <w:t xml:space="preserve"> is as follow</w:t>
      </w:r>
      <w:r w:rsidR="006B0A92">
        <w:rPr>
          <w:rFonts w:ascii="Times New Roman" w:hAnsi="Times New Roman" w:cs="Times New Roman"/>
          <w:color w:val="000000"/>
          <w:sz w:val="24"/>
          <w:szCs w:val="24"/>
        </w:rPr>
        <w:t>s</w:t>
      </w:r>
      <w:r w:rsidR="00606894" w:rsidRPr="00606894">
        <w:rPr>
          <w:rFonts w:ascii="Times New Roman" w:hAnsi="Times New Roman" w:cs="Times New Roman"/>
          <w:color w:val="000000"/>
          <w:sz w:val="24"/>
          <w:szCs w:val="24"/>
        </w:rPr>
        <w:t>.</w:t>
      </w:r>
      <w:r w:rsidR="00606894">
        <w:rPr>
          <w:rFonts w:ascii="Times New Roman" w:hAnsi="Times New Roman" w:cs="Times New Roman"/>
          <w:color w:val="000000"/>
          <w:sz w:val="24"/>
          <w:szCs w:val="24"/>
        </w:rPr>
        <w:t xml:space="preserve"> </w:t>
      </w:r>
      <w:r w:rsidR="00606894" w:rsidRPr="007E6FD1">
        <w:rPr>
          <w:rFonts w:ascii="Times New Roman" w:hAnsi="Times New Roman" w:cs="Times New Roman"/>
          <w:noProof/>
          <w:color w:val="000000"/>
          <w:sz w:val="24"/>
          <w:szCs w:val="24"/>
        </w:rPr>
        <w:t>P</w:t>
      </w:r>
      <w:r w:rsidRPr="007E6FD1">
        <w:rPr>
          <w:rFonts w:ascii="Times New Roman" w:hAnsi="Times New Roman" w:cs="Times New Roman"/>
          <w:noProof/>
          <w:color w:val="000000"/>
          <w:sz w:val="24"/>
          <w:szCs w:val="24"/>
        </w:rPr>
        <w:t>rior to</w:t>
      </w:r>
      <w:r w:rsidRPr="00606894">
        <w:rPr>
          <w:rFonts w:ascii="Times New Roman" w:hAnsi="Times New Roman" w:cs="Times New Roman"/>
          <w:color w:val="000000"/>
          <w:sz w:val="24"/>
          <w:szCs w:val="24"/>
        </w:rPr>
        <w:t xml:space="preserve"> the determination of </w:t>
      </w:r>
      <w:r w:rsidR="00606894">
        <w:rPr>
          <w:rFonts w:ascii="Times New Roman" w:hAnsi="Times New Roman" w:cs="Times New Roman"/>
          <w:color w:val="000000"/>
          <w:sz w:val="24"/>
          <w:szCs w:val="24"/>
        </w:rPr>
        <w:t>the inflection point,</w:t>
      </w:r>
      <w:r w:rsidRPr="00606894">
        <w:rPr>
          <w:rFonts w:ascii="Times New Roman" w:hAnsi="Times New Roman" w:cs="Times New Roman"/>
          <w:color w:val="000000"/>
          <w:sz w:val="24"/>
          <w:szCs w:val="24"/>
        </w:rPr>
        <w:t xml:space="preserve"> the overlap and range </w:t>
      </w:r>
      <w:r w:rsidR="00606894">
        <w:rPr>
          <w:rFonts w:ascii="Times New Roman" w:hAnsi="Times New Roman" w:cs="Times New Roman"/>
          <w:color w:val="000000"/>
          <w:sz w:val="24"/>
          <w:szCs w:val="24"/>
        </w:rPr>
        <w:t>of</w:t>
      </w:r>
      <w:r w:rsidR="00606894" w:rsidRPr="00606894">
        <w:rPr>
          <w:rFonts w:ascii="Times New Roman" w:hAnsi="Times New Roman" w:cs="Times New Roman"/>
          <w:i/>
          <w:sz w:val="24"/>
          <w:szCs w:val="24"/>
        </w:rPr>
        <w:t xml:space="preserve"> </w:t>
      </w:r>
      <w:bookmarkStart w:id="25" w:name="OLE_LINK26"/>
      <w:bookmarkStart w:id="26" w:name="OLE_LINK27"/>
      <w:r w:rsidR="00606894" w:rsidRPr="00010EC1">
        <w:rPr>
          <w:rFonts w:ascii="Times New Roman" w:hAnsi="Times New Roman" w:cs="Times New Roman"/>
          <w:i/>
          <w:sz w:val="24"/>
          <w:szCs w:val="24"/>
        </w:rPr>
        <w:t>B</w:t>
      </w:r>
      <w:r w:rsidR="00606894">
        <w:rPr>
          <w:rFonts w:ascii="Times New Roman" w:hAnsi="Times New Roman" w:cs="Times New Roman"/>
          <w:sz w:val="24"/>
          <w:szCs w:val="24"/>
        </w:rPr>
        <w:t>(</w:t>
      </w:r>
      <w:r w:rsidR="00606894" w:rsidRPr="00010EC1">
        <w:rPr>
          <w:rFonts w:ascii="Times New Roman" w:hAnsi="Times New Roman" w:cs="Times New Roman"/>
          <w:i/>
          <w:sz w:val="24"/>
          <w:szCs w:val="24"/>
        </w:rPr>
        <w:t>z</w:t>
      </w:r>
      <w:r w:rsidR="00606894">
        <w:rPr>
          <w:rFonts w:ascii="Times New Roman" w:hAnsi="Times New Roman" w:cs="Times New Roman"/>
          <w:sz w:val="24"/>
          <w:szCs w:val="24"/>
        </w:rPr>
        <w:t xml:space="preserve">) </w:t>
      </w:r>
      <w:bookmarkEnd w:id="25"/>
      <w:bookmarkEnd w:id="26"/>
      <w:r w:rsidR="00606894">
        <w:rPr>
          <w:rFonts w:ascii="Times New Roman" w:hAnsi="Times New Roman" w:cs="Times New Roman"/>
          <w:color w:val="000000"/>
          <w:sz w:val="24"/>
          <w:szCs w:val="24"/>
        </w:rPr>
        <w:t>are</w:t>
      </w:r>
      <w:r w:rsidRPr="00606894">
        <w:rPr>
          <w:rFonts w:ascii="Times New Roman" w:hAnsi="Times New Roman" w:cs="Times New Roman"/>
          <w:color w:val="000000"/>
          <w:sz w:val="24"/>
          <w:szCs w:val="24"/>
        </w:rPr>
        <w:t xml:space="preserve"> averaged over time and height to suppress noise </w:t>
      </w:r>
      <w:r w:rsidRPr="00B07C21">
        <w:rPr>
          <w:rFonts w:ascii="Times New Roman" w:hAnsi="Times New Roman" w:cs="Times New Roman"/>
          <w:noProof/>
          <w:color w:val="000000"/>
          <w:sz w:val="24"/>
          <w:szCs w:val="24"/>
        </w:rPr>
        <w:t>artefacts</w:t>
      </w:r>
      <w:r w:rsidRPr="00606894">
        <w:rPr>
          <w:rFonts w:ascii="Times New Roman" w:hAnsi="Times New Roman" w:cs="Times New Roman"/>
          <w:color w:val="000000"/>
          <w:sz w:val="24"/>
          <w:szCs w:val="24"/>
        </w:rPr>
        <w:t>.</w:t>
      </w:r>
      <w:r w:rsidR="00527A78">
        <w:rPr>
          <w:rFonts w:ascii="Times New Roman" w:hAnsi="Times New Roman" w:cs="Times New Roman"/>
          <w:color w:val="000000"/>
          <w:sz w:val="24"/>
          <w:szCs w:val="24"/>
        </w:rPr>
        <w:t xml:space="preserve"> The noise artefacts</w:t>
      </w:r>
      <w:r w:rsidR="001C3D0D">
        <w:rPr>
          <w:rFonts w:ascii="Times New Roman" w:hAnsi="Times New Roman" w:cs="Times New Roman"/>
          <w:color w:val="000000"/>
          <w:sz w:val="24"/>
          <w:szCs w:val="24"/>
        </w:rPr>
        <w:t xml:space="preserve"> </w:t>
      </w:r>
      <w:r w:rsidR="00EF730F">
        <w:rPr>
          <w:rFonts w:ascii="Times New Roman" w:hAnsi="Times New Roman" w:cs="Times New Roman"/>
          <w:color w:val="000000"/>
          <w:sz w:val="24"/>
          <w:szCs w:val="24"/>
        </w:rPr>
        <w:t xml:space="preserve">are </w:t>
      </w:r>
      <w:r w:rsidR="00527A78">
        <w:rPr>
          <w:rFonts w:ascii="Times New Roman" w:hAnsi="Times New Roman" w:cs="Times New Roman"/>
          <w:color w:val="000000"/>
          <w:sz w:val="24"/>
          <w:szCs w:val="24"/>
        </w:rPr>
        <w:t>caused by ceilometer hardware (e.g., transmitter, electronic noise, and optical noise contaminated by sun)</w:t>
      </w:r>
      <w:r w:rsidR="00E5076D">
        <w:rPr>
          <w:rFonts w:ascii="Times New Roman" w:hAnsi="Times New Roman" w:cs="Times New Roman"/>
          <w:color w:val="000000"/>
          <w:sz w:val="24"/>
          <w:szCs w:val="24"/>
        </w:rPr>
        <w:t xml:space="preserve"> and</w:t>
      </w:r>
      <w:r w:rsidR="00527A78">
        <w:rPr>
          <w:rFonts w:ascii="Times New Roman" w:hAnsi="Times New Roman" w:cs="Times New Roman"/>
          <w:color w:val="000000"/>
          <w:sz w:val="24"/>
          <w:szCs w:val="24"/>
        </w:rPr>
        <w:t xml:space="preserve"> firmware, and cosmetic shift</w:t>
      </w:r>
      <w:r w:rsidR="00E5076D">
        <w:rPr>
          <w:rFonts w:ascii="Times New Roman" w:hAnsi="Times New Roman" w:cs="Times New Roman"/>
          <w:color w:val="000000"/>
          <w:sz w:val="24"/>
          <w:szCs w:val="24"/>
        </w:rPr>
        <w:t xml:space="preserve"> on the signal</w:t>
      </w:r>
      <w:r w:rsidR="00EF730F">
        <w:rPr>
          <w:rFonts w:ascii="Times New Roman" w:hAnsi="Times New Roman" w:cs="Times New Roman"/>
          <w:color w:val="000000"/>
          <w:sz w:val="24"/>
          <w:szCs w:val="24"/>
        </w:rPr>
        <w:t xml:space="preserve"> and </w:t>
      </w:r>
      <w:r w:rsidR="00E5076D">
        <w:rPr>
          <w:rFonts w:ascii="Times New Roman" w:hAnsi="Times New Roman" w:cs="Times New Roman"/>
          <w:color w:val="000000"/>
          <w:sz w:val="24"/>
          <w:szCs w:val="24"/>
        </w:rPr>
        <w:t xml:space="preserve">therefore </w:t>
      </w:r>
      <w:r w:rsidR="00EF730F">
        <w:rPr>
          <w:rFonts w:ascii="Times New Roman" w:hAnsi="Times New Roman" w:cs="Times New Roman"/>
          <w:color w:val="000000"/>
          <w:sz w:val="24"/>
          <w:szCs w:val="24"/>
        </w:rPr>
        <w:t xml:space="preserve">must be filtered properly to reduce </w:t>
      </w:r>
      <w:r w:rsidR="00953590">
        <w:rPr>
          <w:rFonts w:ascii="Times New Roman" w:hAnsi="Times New Roman" w:cs="Times New Roman"/>
          <w:color w:val="000000"/>
          <w:sz w:val="24"/>
          <w:szCs w:val="24"/>
        </w:rPr>
        <w:t xml:space="preserve">noise </w:t>
      </w:r>
      <w:r w:rsidR="00EF730F">
        <w:rPr>
          <w:rFonts w:ascii="Times New Roman" w:hAnsi="Times New Roman" w:cs="Times New Roman"/>
          <w:color w:val="000000"/>
          <w:sz w:val="24"/>
          <w:szCs w:val="24"/>
        </w:rPr>
        <w:t xml:space="preserve">contamination of </w:t>
      </w:r>
      <w:r w:rsidR="00EF730F" w:rsidRPr="00010EC1">
        <w:rPr>
          <w:rFonts w:ascii="Times New Roman" w:hAnsi="Times New Roman" w:cs="Times New Roman"/>
          <w:i/>
          <w:sz w:val="24"/>
          <w:szCs w:val="24"/>
        </w:rPr>
        <w:t>B</w:t>
      </w:r>
      <w:r w:rsidR="00EF730F">
        <w:rPr>
          <w:rFonts w:ascii="Times New Roman" w:hAnsi="Times New Roman" w:cs="Times New Roman"/>
          <w:sz w:val="24"/>
          <w:szCs w:val="24"/>
        </w:rPr>
        <w:t>(</w:t>
      </w:r>
      <w:r w:rsidR="00EF730F" w:rsidRPr="00010EC1">
        <w:rPr>
          <w:rFonts w:ascii="Times New Roman" w:hAnsi="Times New Roman" w:cs="Times New Roman"/>
          <w:i/>
          <w:sz w:val="24"/>
          <w:szCs w:val="24"/>
        </w:rPr>
        <w:t>z</w:t>
      </w:r>
      <w:r w:rsidR="00EF730F">
        <w:rPr>
          <w:rFonts w:ascii="Times New Roman" w:hAnsi="Times New Roman" w:cs="Times New Roman"/>
          <w:sz w:val="24"/>
          <w:szCs w:val="24"/>
        </w:rPr>
        <w:t>)</w:t>
      </w:r>
      <w:r w:rsidR="001C3D0D">
        <w:rPr>
          <w:rFonts w:ascii="Times New Roman" w:hAnsi="Times New Roman" w:cs="Times New Roman"/>
          <w:color w:val="000000"/>
          <w:sz w:val="24"/>
          <w:szCs w:val="24"/>
        </w:rPr>
        <w:t>.</w:t>
      </w:r>
      <w:r w:rsidRPr="00606894">
        <w:rPr>
          <w:rFonts w:ascii="Times New Roman" w:hAnsi="Times New Roman" w:cs="Times New Roman"/>
          <w:color w:val="000000"/>
          <w:sz w:val="24"/>
          <w:szCs w:val="24"/>
        </w:rPr>
        <w:t xml:space="preserve"> The</w:t>
      </w:r>
      <w:r w:rsidR="00606894">
        <w:rPr>
          <w:rFonts w:ascii="Times New Roman" w:hAnsi="Times New Roman" w:cs="Times New Roman"/>
          <w:color w:val="000000"/>
          <w:sz w:val="24"/>
          <w:szCs w:val="24"/>
        </w:rPr>
        <w:t>n,</w:t>
      </w:r>
      <w:r w:rsidRPr="00606894">
        <w:rPr>
          <w:rFonts w:ascii="Times New Roman" w:hAnsi="Times New Roman" w:cs="Times New Roman"/>
          <w:color w:val="000000"/>
          <w:sz w:val="24"/>
          <w:szCs w:val="24"/>
        </w:rPr>
        <w:t xml:space="preserve">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00606894" w:rsidRPr="00606894">
        <w:rPr>
          <w:rFonts w:ascii="Times New Roman" w:hAnsi="Times New Roman" w:cs="Times New Roman"/>
          <w:color w:val="000000"/>
          <w:sz w:val="24"/>
          <w:szCs w:val="24"/>
        </w:rPr>
        <w:t xml:space="preserve"> </w:t>
      </w:r>
      <w:r w:rsidR="00606894">
        <w:rPr>
          <w:rFonts w:ascii="Times New Roman" w:hAnsi="Times New Roman" w:cs="Times New Roman"/>
          <w:color w:val="000000"/>
          <w:sz w:val="24"/>
          <w:szCs w:val="24"/>
        </w:rPr>
        <w:t xml:space="preserve">is </w:t>
      </w:r>
      <w:r w:rsidR="008F65A3">
        <w:rPr>
          <w:rFonts w:ascii="Times New Roman" w:hAnsi="Times New Roman" w:cs="Times New Roman"/>
          <w:color w:val="000000"/>
          <w:sz w:val="24"/>
          <w:szCs w:val="24"/>
        </w:rPr>
        <w:t>determined,</w:t>
      </w:r>
      <w:r w:rsidRPr="00606894">
        <w:rPr>
          <w:rFonts w:ascii="Times New Roman" w:hAnsi="Times New Roman" w:cs="Times New Roman"/>
          <w:color w:val="000000"/>
          <w:sz w:val="24"/>
          <w:szCs w:val="24"/>
        </w:rPr>
        <w:t xml:space="preserve"> </w:t>
      </w:r>
      <w:r w:rsidR="008F65A3">
        <w:rPr>
          <w:rFonts w:ascii="Times New Roman" w:hAnsi="Times New Roman" w:cs="Times New Roman"/>
          <w:color w:val="000000"/>
          <w:sz w:val="24"/>
          <w:szCs w:val="24"/>
        </w:rPr>
        <w:t>firstly</w:t>
      </w:r>
      <w:r w:rsidR="00606894">
        <w:rPr>
          <w:rFonts w:ascii="Times New Roman" w:hAnsi="Times New Roman" w:cs="Times New Roman"/>
          <w:color w:val="000000"/>
          <w:sz w:val="24"/>
          <w:szCs w:val="24"/>
        </w:rPr>
        <w:t xml:space="preserve"> </w:t>
      </w:r>
      <w:r w:rsidR="008F65A3">
        <w:rPr>
          <w:rFonts w:ascii="Times New Roman" w:hAnsi="Times New Roman" w:cs="Times New Roman"/>
          <w:color w:val="000000"/>
          <w:sz w:val="24"/>
          <w:szCs w:val="24"/>
        </w:rPr>
        <w:t>within a vertical moving average window (</w:t>
      </w:r>
      <w:r w:rsidR="008F65A3" w:rsidRPr="007E6FD1">
        <w:rPr>
          <w:rFonts w:ascii="Times New Roman" w:hAnsi="Times New Roman" w:cs="Times New Roman"/>
          <w:i/>
          <w:noProof/>
          <w:color w:val="000000"/>
          <w:sz w:val="24"/>
          <w:szCs w:val="24"/>
        </w:rPr>
        <w:t>w</w:t>
      </w:r>
      <w:r w:rsidR="008F65A3" w:rsidRPr="007E6FD1">
        <w:rPr>
          <w:rFonts w:ascii="Times New Roman" w:hAnsi="Times New Roman" w:cs="Times New Roman"/>
          <w:noProof/>
          <w:color w:val="000000"/>
          <w:sz w:val="24"/>
          <w:szCs w:val="24"/>
          <w:vertAlign w:val="subscript"/>
        </w:rPr>
        <w:t>v</w:t>
      </w:r>
      <w:r w:rsidR="008F65A3">
        <w:rPr>
          <w:rFonts w:ascii="Times New Roman" w:hAnsi="Times New Roman" w:cs="Times New Roman"/>
          <w:color w:val="000000"/>
          <w:sz w:val="24"/>
          <w:szCs w:val="24"/>
        </w:rPr>
        <w:t>) from 140 m to</w:t>
      </w:r>
      <w:r w:rsidR="008F65A3" w:rsidRPr="00606894">
        <w:rPr>
          <w:rFonts w:ascii="Times New Roman" w:hAnsi="Times New Roman" w:cs="Times New Roman"/>
          <w:color w:val="000000"/>
          <w:sz w:val="24"/>
          <w:szCs w:val="24"/>
        </w:rPr>
        <w:t xml:space="preserve"> 500 m </w:t>
      </w:r>
      <w:r w:rsidR="008F65A3">
        <w:rPr>
          <w:rFonts w:ascii="Times New Roman" w:hAnsi="Times New Roman" w:cs="Times New Roman"/>
          <w:color w:val="000000"/>
          <w:sz w:val="24"/>
          <w:szCs w:val="24"/>
        </w:rPr>
        <w:t>at vertical intervals (</w:t>
      </w:r>
      <w:r w:rsidR="008F65A3" w:rsidRPr="00606894">
        <w:rPr>
          <w:rFonts w:ascii="Times New Roman" w:eastAsia="MS Gothic" w:hAnsi="Times New Roman" w:cs="Times New Roman"/>
          <w:color w:val="000000"/>
          <w:sz w:val="24"/>
          <w:szCs w:val="24"/>
        </w:rPr>
        <w:t>∆</w:t>
      </w:r>
      <w:r w:rsidR="008F65A3" w:rsidRPr="008F65A3">
        <w:rPr>
          <w:rFonts w:ascii="Times New Roman" w:hAnsi="Times New Roman" w:cs="Times New Roman"/>
          <w:i/>
          <w:color w:val="000000"/>
          <w:sz w:val="24"/>
          <w:szCs w:val="24"/>
        </w:rPr>
        <w:t>z</w:t>
      </w:r>
      <w:r w:rsidR="008F65A3">
        <w:rPr>
          <w:rFonts w:ascii="Times New Roman" w:hAnsi="Times New Roman" w:cs="Times New Roman"/>
          <w:color w:val="000000"/>
          <w:sz w:val="24"/>
          <w:szCs w:val="24"/>
        </w:rPr>
        <w:t xml:space="preserve">) </w:t>
      </w:r>
      <w:r w:rsidR="008F65A3" w:rsidRPr="00606894">
        <w:rPr>
          <w:rFonts w:ascii="Times New Roman" w:hAnsi="Times New Roman" w:cs="Times New Roman"/>
          <w:color w:val="000000"/>
          <w:sz w:val="24"/>
          <w:szCs w:val="24"/>
        </w:rPr>
        <w:t>of 80 m</w:t>
      </w:r>
      <w:r w:rsidR="008F65A3">
        <w:rPr>
          <w:rFonts w:ascii="Times New Roman" w:hAnsi="Times New Roman" w:cs="Times New Roman"/>
          <w:color w:val="000000"/>
          <w:sz w:val="24"/>
          <w:szCs w:val="24"/>
        </w:rPr>
        <w:t xml:space="preserve"> </w:t>
      </w:r>
      <w:r w:rsidRPr="00606894">
        <w:rPr>
          <w:rFonts w:ascii="Times New Roman" w:hAnsi="Times New Roman" w:cs="Times New Roman"/>
          <w:color w:val="000000"/>
          <w:sz w:val="24"/>
          <w:szCs w:val="24"/>
        </w:rPr>
        <w:t xml:space="preserve">over </w:t>
      </w:r>
      <w:r w:rsidR="008F65A3">
        <w:rPr>
          <w:rFonts w:ascii="Times New Roman" w:hAnsi="Times New Roman" w:cs="Times New Roman"/>
          <w:color w:val="000000"/>
          <w:sz w:val="24"/>
          <w:szCs w:val="24"/>
        </w:rPr>
        <w:t>averaging periods (</w:t>
      </w:r>
      <w:r w:rsidR="008F65A3" w:rsidRPr="008F65A3">
        <w:rPr>
          <w:rFonts w:ascii="Times New Roman" w:hAnsi="Times New Roman" w:cs="Times New Roman"/>
          <w:i/>
          <w:color w:val="000000"/>
          <w:sz w:val="24"/>
          <w:szCs w:val="24"/>
        </w:rPr>
        <w:t>w</w:t>
      </w:r>
      <w:r w:rsidR="008F65A3">
        <w:rPr>
          <w:rFonts w:ascii="Times New Roman" w:hAnsi="Times New Roman" w:cs="Times New Roman"/>
          <w:color w:val="000000"/>
          <w:sz w:val="24"/>
          <w:szCs w:val="24"/>
          <w:vertAlign w:val="subscript"/>
        </w:rPr>
        <w:t>t</w:t>
      </w:r>
      <w:r w:rsidR="008F65A3">
        <w:rPr>
          <w:rFonts w:ascii="Times New Roman" w:hAnsi="Times New Roman" w:cs="Times New Roman"/>
          <w:color w:val="000000"/>
          <w:sz w:val="24"/>
          <w:szCs w:val="24"/>
        </w:rPr>
        <w:t xml:space="preserve">) of </w:t>
      </w:r>
      <w:r w:rsidRPr="00606894">
        <w:rPr>
          <w:rFonts w:ascii="Times New Roman" w:hAnsi="Times New Roman" w:cs="Times New Roman"/>
          <w:color w:val="000000"/>
          <w:sz w:val="24"/>
          <w:szCs w:val="24"/>
        </w:rPr>
        <w:t>15 min</w:t>
      </w:r>
      <w:r w:rsidR="008F65A3">
        <w:rPr>
          <w:rFonts w:ascii="Times New Roman" w:hAnsi="Times New Roman" w:cs="Times New Roman"/>
          <w:color w:val="000000"/>
          <w:sz w:val="24"/>
          <w:szCs w:val="24"/>
        </w:rPr>
        <w:t>.</w:t>
      </w:r>
      <w:r w:rsidRPr="00606894">
        <w:rPr>
          <w:rFonts w:ascii="Times New Roman" w:hAnsi="Times New Roman" w:cs="Times New Roman"/>
          <w:color w:val="000000"/>
          <w:sz w:val="24"/>
          <w:szCs w:val="24"/>
        </w:rPr>
        <w:t xml:space="preserve"> </w:t>
      </w:r>
      <w:r w:rsidR="008F65A3">
        <w:rPr>
          <w:rFonts w:ascii="Times New Roman" w:hAnsi="Times New Roman" w:cs="Times New Roman"/>
          <w:color w:val="000000"/>
          <w:sz w:val="24"/>
          <w:szCs w:val="24"/>
        </w:rPr>
        <w:t>Then, i</w:t>
      </w:r>
      <w:r w:rsidRPr="00606894">
        <w:rPr>
          <w:rFonts w:ascii="Times New Roman" w:hAnsi="Times New Roman" w:cs="Times New Roman"/>
          <w:color w:val="000000"/>
          <w:sz w:val="24"/>
          <w:szCs w:val="24"/>
        </w:rPr>
        <w:t xml:space="preserve">n </w:t>
      </w:r>
      <w:r w:rsidR="008F65A3">
        <w:rPr>
          <w:rFonts w:ascii="Times New Roman" w:hAnsi="Times New Roman" w:cs="Times New Roman"/>
          <w:color w:val="000000"/>
          <w:sz w:val="24"/>
          <w:szCs w:val="24"/>
        </w:rPr>
        <w:t>a</w:t>
      </w:r>
      <w:r w:rsidRPr="00606894">
        <w:rPr>
          <w:rFonts w:ascii="Times New Roman" w:hAnsi="Times New Roman" w:cs="Times New Roman"/>
          <w:color w:val="000000"/>
          <w:sz w:val="24"/>
          <w:szCs w:val="24"/>
        </w:rPr>
        <w:t xml:space="preserve"> layer between 500 </w:t>
      </w:r>
      <w:r w:rsidR="005B0EB5">
        <w:rPr>
          <w:rFonts w:ascii="Times New Roman" w:hAnsi="Times New Roman" w:cs="Times New Roman"/>
          <w:color w:val="000000"/>
          <w:sz w:val="24"/>
          <w:szCs w:val="24"/>
        </w:rPr>
        <w:t xml:space="preserve">m </w:t>
      </w:r>
      <w:r w:rsidRPr="00606894">
        <w:rPr>
          <w:rFonts w:ascii="Times New Roman" w:hAnsi="Times New Roman" w:cs="Times New Roman"/>
          <w:color w:val="000000"/>
          <w:sz w:val="24"/>
          <w:szCs w:val="24"/>
        </w:rPr>
        <w:t>and 2000</w:t>
      </w:r>
      <w:r w:rsidR="005B0EB5">
        <w:rPr>
          <w:rFonts w:ascii="Times New Roman" w:hAnsi="Times New Roman" w:cs="Times New Roman"/>
          <w:color w:val="000000"/>
          <w:sz w:val="24"/>
          <w:szCs w:val="24"/>
        </w:rPr>
        <w:t xml:space="preserve"> m</w:t>
      </w:r>
      <w:r w:rsidR="008F65A3">
        <w:rPr>
          <w:rFonts w:ascii="Times New Roman" w:hAnsi="Times New Roman" w:cs="Times New Roman"/>
          <w:color w:val="000000"/>
          <w:sz w:val="24"/>
          <w:szCs w:val="24"/>
        </w:rPr>
        <w:t xml:space="preserve"> using </w:t>
      </w:r>
      <w:r w:rsidR="008F65A3" w:rsidRPr="00606894">
        <w:rPr>
          <w:rFonts w:ascii="Times New Roman" w:eastAsia="MS Gothic" w:hAnsi="Times New Roman" w:cs="Times New Roman"/>
          <w:color w:val="000000"/>
          <w:sz w:val="24"/>
          <w:szCs w:val="24"/>
        </w:rPr>
        <w:t>∆</w:t>
      </w:r>
      <w:r w:rsidR="008F65A3" w:rsidRPr="008F65A3">
        <w:rPr>
          <w:rFonts w:ascii="Times New Roman" w:hAnsi="Times New Roman" w:cs="Times New Roman"/>
          <w:i/>
          <w:color w:val="000000"/>
          <w:sz w:val="24"/>
          <w:szCs w:val="24"/>
        </w:rPr>
        <w:t>z</w:t>
      </w:r>
      <w:r w:rsidR="008F65A3">
        <w:rPr>
          <w:rFonts w:ascii="Times New Roman" w:hAnsi="Times New Roman" w:cs="Times New Roman"/>
          <w:color w:val="000000"/>
          <w:sz w:val="24"/>
          <w:szCs w:val="24"/>
        </w:rPr>
        <w:t xml:space="preserve"> of </w:t>
      </w:r>
      <w:r w:rsidRPr="00606894">
        <w:rPr>
          <w:rFonts w:ascii="Times New Roman" w:hAnsi="Times New Roman" w:cs="Times New Roman"/>
          <w:color w:val="000000"/>
          <w:sz w:val="24"/>
          <w:szCs w:val="24"/>
        </w:rPr>
        <w:t xml:space="preserve">160 m. </w:t>
      </w:r>
      <w:r w:rsidR="008F65A3" w:rsidRPr="008F65A3">
        <w:rPr>
          <w:rFonts w:ascii="Times-Roman" w:hAnsi="Times-Roman"/>
          <w:color w:val="000000"/>
          <w:sz w:val="24"/>
          <w:szCs w:val="24"/>
        </w:rPr>
        <w:t xml:space="preserve">The minimum </w:t>
      </w:r>
      <w:ins w:id="27" w:author="만든 이" w:date="2018-11-29T10:43:00Z">
        <w:r w:rsidR="004520C8">
          <w:rPr>
            <w:rFonts w:ascii="Times-Roman" w:hAnsi="Times-Roman"/>
            <w:color w:val="000000"/>
            <w:sz w:val="24"/>
            <w:szCs w:val="24"/>
          </w:rPr>
          <w:t xml:space="preserve">threshold </w:t>
        </w:r>
      </w:ins>
      <w:r w:rsidR="00824967">
        <w:rPr>
          <w:rFonts w:ascii="Times-Roman" w:hAnsi="Times-Roman"/>
          <w:color w:val="000000"/>
          <w:sz w:val="24"/>
          <w:szCs w:val="24"/>
        </w:rPr>
        <w:t xml:space="preserve">value of </w:t>
      </w:r>
      <w:r w:rsidR="00824967" w:rsidRPr="00010EC1">
        <w:rPr>
          <w:rFonts w:ascii="Times New Roman" w:hAnsi="Times New Roman" w:cs="Times New Roman"/>
          <w:i/>
          <w:sz w:val="24"/>
          <w:szCs w:val="24"/>
        </w:rPr>
        <w:t>B</w:t>
      </w:r>
      <w:r w:rsidR="00824967">
        <w:rPr>
          <w:rFonts w:ascii="Times New Roman" w:hAnsi="Times New Roman" w:cs="Times New Roman"/>
          <w:sz w:val="24"/>
          <w:szCs w:val="24"/>
        </w:rPr>
        <w:t>(</w:t>
      </w:r>
      <w:r w:rsidR="00824967" w:rsidRPr="00010EC1">
        <w:rPr>
          <w:rFonts w:ascii="Times New Roman" w:hAnsi="Times New Roman" w:cs="Times New Roman"/>
          <w:i/>
          <w:sz w:val="24"/>
          <w:szCs w:val="24"/>
        </w:rPr>
        <w:t>z</w:t>
      </w:r>
      <w:r w:rsidR="00824967">
        <w:rPr>
          <w:rFonts w:ascii="Times New Roman" w:hAnsi="Times New Roman" w:cs="Times New Roman"/>
          <w:sz w:val="24"/>
          <w:szCs w:val="24"/>
        </w:rPr>
        <w:t>) (</w:t>
      </w:r>
      <w:r w:rsidR="00824967" w:rsidRPr="00824967">
        <w:rPr>
          <w:rFonts w:ascii="Times New Roman" w:hAnsi="Times New Roman" w:cs="Times New Roman"/>
          <w:i/>
          <w:sz w:val="24"/>
          <w:szCs w:val="24"/>
        </w:rPr>
        <w:t>B</w:t>
      </w:r>
      <w:r w:rsidR="00824967" w:rsidRPr="00824967">
        <w:rPr>
          <w:rFonts w:ascii="Times New Roman" w:hAnsi="Times New Roman" w:cs="Times New Roman"/>
          <w:sz w:val="24"/>
          <w:szCs w:val="24"/>
          <w:vertAlign w:val="subscript"/>
        </w:rPr>
        <w:t>min</w:t>
      </w:r>
      <w:r w:rsidR="00824967">
        <w:rPr>
          <w:rFonts w:ascii="Times New Roman" w:hAnsi="Times New Roman" w:cs="Times New Roman"/>
          <w:sz w:val="24"/>
          <w:szCs w:val="24"/>
        </w:rPr>
        <w:t>)</w:t>
      </w:r>
      <w:r w:rsidR="00824967">
        <w:rPr>
          <w:rFonts w:ascii="Times-Roman" w:hAnsi="Times-Roman"/>
          <w:color w:val="000000"/>
          <w:sz w:val="24"/>
          <w:szCs w:val="24"/>
        </w:rPr>
        <w:t xml:space="preserve"> and </w:t>
      </w:r>
      <w:r w:rsidR="006305D8">
        <w:rPr>
          <w:rFonts w:ascii="Times-Roman" w:hAnsi="Times-Roman"/>
          <w:color w:val="000000"/>
          <w:sz w:val="24"/>
          <w:szCs w:val="24"/>
        </w:rPr>
        <w:t xml:space="preserve">maximum </w:t>
      </w:r>
      <w:ins w:id="28" w:author="만든 이" w:date="2018-11-29T10:43:00Z">
        <w:r w:rsidR="004520C8">
          <w:rPr>
            <w:rFonts w:ascii="Times-Roman" w:hAnsi="Times-Roman"/>
            <w:color w:val="000000"/>
            <w:sz w:val="24"/>
            <w:szCs w:val="24"/>
          </w:rPr>
          <w:t xml:space="preserve">threshold </w:t>
        </w:r>
      </w:ins>
      <w:r w:rsidR="006305D8">
        <w:rPr>
          <w:rFonts w:ascii="Times-Roman" w:hAnsi="Times-Roman"/>
          <w:color w:val="000000"/>
          <w:sz w:val="24"/>
          <w:szCs w:val="24"/>
        </w:rPr>
        <w:t xml:space="preserve">value of the first derivative </w:t>
      </w:r>
      <w:r w:rsidR="006305D8" w:rsidRPr="00EF1C6F">
        <w:rPr>
          <w:rFonts w:ascii="Times New Roman" w:hAnsi="Times New Roman" w:cs="Times New Roman"/>
          <w:color w:val="000000"/>
          <w:sz w:val="24"/>
          <w:szCs w:val="24"/>
        </w:rPr>
        <w:t>(</w:t>
      </w:r>
      <w:r w:rsidR="00EF1C6F" w:rsidRPr="001C65E4">
        <w:rPr>
          <w:rFonts w:ascii="Times New Roman" w:hAnsi="Times New Roman" w:cs="Times New Roman"/>
          <w:color w:val="000000"/>
          <w:sz w:val="24"/>
          <w:szCs w:val="24"/>
        </w:rPr>
        <w:t>∂</w:t>
      </w:r>
      <w:r w:rsidR="00824967" w:rsidRPr="00EF1C6F">
        <w:rPr>
          <w:rFonts w:ascii="Times New Roman" w:hAnsi="Times New Roman" w:cs="Times New Roman" w:hint="eastAsia"/>
          <w:i/>
          <w:color w:val="000000"/>
          <w:sz w:val="24"/>
          <w:szCs w:val="24"/>
        </w:rPr>
        <w:t>B</w:t>
      </w:r>
      <w:r w:rsidR="00824967" w:rsidRPr="00EF1C6F">
        <w:rPr>
          <w:rFonts w:ascii="Times New Roman" w:hAnsi="Times New Roman" w:cs="Times New Roman" w:hint="eastAsia"/>
          <w:color w:val="000000"/>
          <w:sz w:val="24"/>
          <w:szCs w:val="24"/>
        </w:rPr>
        <w:t>/</w:t>
      </w:r>
      <w:r w:rsidR="00EF1C6F" w:rsidRPr="001C65E4">
        <w:rPr>
          <w:rFonts w:ascii="Times New Roman" w:hAnsi="Times New Roman" w:cs="Times New Roman"/>
          <w:color w:val="000000"/>
          <w:sz w:val="24"/>
          <w:szCs w:val="24"/>
        </w:rPr>
        <w:t>∂</w:t>
      </w:r>
      <w:r w:rsidR="00824967" w:rsidRPr="00EF1C6F">
        <w:rPr>
          <w:rFonts w:ascii="Times New Roman" w:hAnsi="Times New Roman" w:cs="Times New Roman" w:hint="eastAsia"/>
          <w:i/>
          <w:color w:val="000000"/>
          <w:sz w:val="24"/>
          <w:szCs w:val="24"/>
        </w:rPr>
        <w:t>z</w:t>
      </w:r>
      <w:r w:rsidR="006305D8" w:rsidRPr="00EF1C6F">
        <w:rPr>
          <w:rFonts w:ascii="Times New Roman" w:hAnsi="Times New Roman" w:cs="Times New Roman" w:hint="eastAsia"/>
          <w:color w:val="000000"/>
          <w:sz w:val="24"/>
          <w:szCs w:val="24"/>
        </w:rPr>
        <w:t>)</w:t>
      </w:r>
      <w:ins w:id="29" w:author="만든 이" w:date="2018-11-29T11:38:00Z">
        <w:r w:rsidR="00024A0C" w:rsidRPr="00320DC1">
          <w:rPr>
            <w:rFonts w:ascii="Times New Roman" w:hAnsi="Times New Roman" w:cs="Times New Roman"/>
            <w:color w:val="000000"/>
            <w:sz w:val="24"/>
            <w:szCs w:val="24"/>
            <w:vertAlign w:val="subscript"/>
            <w:rPrChange w:id="30" w:author="만든 이" w:date="2018-11-29T11:38:00Z">
              <w:rPr>
                <w:rFonts w:ascii="Times New Roman" w:hAnsi="Times New Roman" w:cs="Times New Roman"/>
                <w:color w:val="000000"/>
                <w:sz w:val="24"/>
                <w:szCs w:val="24"/>
              </w:rPr>
            </w:rPrChange>
          </w:rPr>
          <w:t>max</w:t>
        </w:r>
      </w:ins>
      <w:r w:rsidR="006305D8">
        <w:rPr>
          <w:rFonts w:ascii="CMMI8" w:hAnsi="CMMI8"/>
          <w:color w:val="000000"/>
          <w:sz w:val="24"/>
          <w:szCs w:val="24"/>
        </w:rPr>
        <w:t xml:space="preserve"> </w:t>
      </w:r>
      <w:r w:rsidR="008F65A3" w:rsidRPr="008F65A3">
        <w:rPr>
          <w:rFonts w:ascii="Times-Roman" w:hAnsi="Times-Roman"/>
          <w:color w:val="000000"/>
          <w:sz w:val="24"/>
          <w:szCs w:val="24"/>
        </w:rPr>
        <w:t xml:space="preserve">below a lifted inversion </w:t>
      </w:r>
      <w:r w:rsidR="00824967">
        <w:rPr>
          <w:rFonts w:ascii="Times-Roman" w:hAnsi="Times-Roman"/>
          <w:color w:val="000000"/>
          <w:sz w:val="24"/>
          <w:szCs w:val="24"/>
        </w:rPr>
        <w:t>must be</w:t>
      </w:r>
      <w:r w:rsidR="008F65A3" w:rsidRPr="008F65A3">
        <w:rPr>
          <w:rFonts w:ascii="Times-Roman" w:hAnsi="Times-Roman"/>
          <w:color w:val="000000"/>
          <w:sz w:val="24"/>
          <w:szCs w:val="24"/>
        </w:rPr>
        <w:t xml:space="preserve"> </w:t>
      </w:r>
      <w:r w:rsidR="008F65A3" w:rsidRPr="008F65A3">
        <w:rPr>
          <w:rFonts w:ascii="CMR10" w:hAnsi="CMR10"/>
          <w:color w:val="000000"/>
          <w:sz w:val="24"/>
          <w:szCs w:val="24"/>
        </w:rPr>
        <w:t xml:space="preserve">200 </w:t>
      </w:r>
      <w:r w:rsidR="00824967">
        <w:rPr>
          <w:rFonts w:ascii="Cambria" w:hAnsi="Cambria"/>
          <w:color w:val="000000"/>
          <w:sz w:val="24"/>
          <w:szCs w:val="24"/>
        </w:rPr>
        <w:t>×</w:t>
      </w:r>
      <w:r w:rsidR="008F65A3" w:rsidRPr="008F65A3">
        <w:rPr>
          <w:rFonts w:ascii="CMSY10" w:hAnsi="CMSY10"/>
          <w:color w:val="000000"/>
          <w:sz w:val="24"/>
          <w:szCs w:val="24"/>
        </w:rPr>
        <w:t xml:space="preserve"> </w:t>
      </w:r>
      <w:r w:rsidR="008F65A3" w:rsidRPr="008F65A3">
        <w:rPr>
          <w:rFonts w:ascii="CMR10" w:hAnsi="CMR10"/>
          <w:color w:val="000000"/>
          <w:sz w:val="24"/>
          <w:szCs w:val="24"/>
        </w:rPr>
        <w:t>10</w:t>
      </w:r>
      <w:r w:rsidR="00824967">
        <w:rPr>
          <w:rFonts w:ascii="Times-Roman" w:hAnsi="Times-Roman"/>
          <w:color w:val="000000"/>
          <w:sz w:val="24"/>
          <w:szCs w:val="24"/>
          <w:vertAlign w:val="superscript"/>
        </w:rPr>
        <w:t>-9</w:t>
      </w:r>
      <w:r w:rsidR="00824967" w:rsidRPr="00824967">
        <w:rPr>
          <w:rFonts w:ascii="Times-Roman" w:hAnsi="Times-Roman"/>
          <w:color w:val="000000"/>
          <w:sz w:val="24"/>
          <w:szCs w:val="24"/>
        </w:rPr>
        <w:t xml:space="preserve"> </w:t>
      </w:r>
      <w:r w:rsidR="00124D16" w:rsidRPr="008F65A3">
        <w:rPr>
          <w:rFonts w:ascii="Times-Roman" w:hAnsi="Times-Roman"/>
          <w:color w:val="000000"/>
          <w:sz w:val="24"/>
          <w:szCs w:val="24"/>
        </w:rPr>
        <w:t>m</w:t>
      </w:r>
      <w:r w:rsidR="00124D16" w:rsidRPr="00341907">
        <w:rPr>
          <w:rFonts w:ascii="Times-Roman" w:hAnsi="Times-Roman"/>
          <w:color w:val="000000"/>
          <w:sz w:val="24"/>
          <w:szCs w:val="24"/>
          <w:vertAlign w:val="superscript"/>
        </w:rPr>
        <w:t>-1</w:t>
      </w:r>
      <w:r w:rsidR="00124D16">
        <w:rPr>
          <w:rFonts w:ascii="CMR8" w:hAnsi="CMR8"/>
          <w:color w:val="000000"/>
          <w:sz w:val="24"/>
          <w:szCs w:val="24"/>
        </w:rPr>
        <w:t xml:space="preserve"> </w:t>
      </w:r>
      <w:r w:rsidR="00124D16" w:rsidRPr="007E6FD1">
        <w:rPr>
          <w:rFonts w:ascii="Times-Roman" w:hAnsi="Times-Roman"/>
          <w:noProof/>
          <w:color w:val="000000"/>
          <w:sz w:val="24"/>
          <w:szCs w:val="24"/>
        </w:rPr>
        <w:t>sr</w:t>
      </w:r>
      <w:r w:rsidR="00124D16" w:rsidRPr="00341907">
        <w:rPr>
          <w:rFonts w:ascii="Times-Roman" w:hAnsi="Times-Roman"/>
          <w:color w:val="000000"/>
          <w:sz w:val="24"/>
          <w:szCs w:val="24"/>
          <w:vertAlign w:val="superscript"/>
        </w:rPr>
        <w:t>-1</w:t>
      </w:r>
      <w:r w:rsidR="00124D16">
        <w:rPr>
          <w:rFonts w:ascii="Times-Roman" w:hAnsi="Times-Roman"/>
          <w:color w:val="000000"/>
          <w:sz w:val="24"/>
          <w:szCs w:val="24"/>
        </w:rPr>
        <w:t xml:space="preserve"> and &lt;</w:t>
      </w:r>
      <w:r w:rsidR="00124D16" w:rsidRPr="008F65A3">
        <w:rPr>
          <w:rFonts w:ascii="Times-Roman" w:hAnsi="Times-Roman"/>
          <w:color w:val="000000"/>
          <w:sz w:val="24"/>
          <w:szCs w:val="24"/>
        </w:rPr>
        <w:t xml:space="preserve"> </w:t>
      </w:r>
      <w:r w:rsidR="00124D16" w:rsidRPr="008F65A3">
        <w:rPr>
          <w:rFonts w:ascii="CMSY10" w:hAnsi="CMSY10"/>
          <w:color w:val="000000"/>
          <w:sz w:val="24"/>
          <w:szCs w:val="24"/>
        </w:rPr>
        <w:t>-</w:t>
      </w:r>
      <w:r w:rsidR="00124D16" w:rsidRPr="008F65A3">
        <w:rPr>
          <w:rFonts w:ascii="CMR10" w:hAnsi="CMR10"/>
          <w:color w:val="000000"/>
          <w:sz w:val="24"/>
          <w:szCs w:val="24"/>
        </w:rPr>
        <w:t>0</w:t>
      </w:r>
      <w:r w:rsidR="00124D16" w:rsidRPr="008F65A3">
        <w:rPr>
          <w:rFonts w:ascii="CMMI10" w:hAnsi="CMMI10"/>
          <w:color w:val="000000"/>
          <w:sz w:val="24"/>
          <w:szCs w:val="24"/>
        </w:rPr>
        <w:t>.</w:t>
      </w:r>
      <w:r w:rsidR="00124D16" w:rsidRPr="008F65A3">
        <w:rPr>
          <w:rFonts w:ascii="CMR10" w:hAnsi="CMR10"/>
          <w:color w:val="000000"/>
          <w:sz w:val="24"/>
          <w:szCs w:val="24"/>
        </w:rPr>
        <w:t xml:space="preserve">30 </w:t>
      </w:r>
      <w:r w:rsidR="00124D16">
        <w:rPr>
          <w:rFonts w:ascii="Cambria" w:hAnsi="Cambria"/>
          <w:color w:val="000000"/>
          <w:sz w:val="24"/>
          <w:szCs w:val="24"/>
        </w:rPr>
        <w:t>×</w:t>
      </w:r>
      <w:r w:rsidR="00124D16" w:rsidRPr="008F65A3">
        <w:rPr>
          <w:rFonts w:ascii="CMSY10" w:hAnsi="CMSY10"/>
          <w:color w:val="000000"/>
          <w:sz w:val="24"/>
          <w:szCs w:val="24"/>
        </w:rPr>
        <w:t xml:space="preserve"> </w:t>
      </w:r>
      <w:r w:rsidR="00124D16" w:rsidRPr="008F65A3">
        <w:rPr>
          <w:rFonts w:ascii="CMR10" w:hAnsi="CMR10"/>
          <w:color w:val="000000"/>
          <w:sz w:val="24"/>
          <w:szCs w:val="24"/>
        </w:rPr>
        <w:t>10</w:t>
      </w:r>
      <w:r w:rsidR="00124D16">
        <w:rPr>
          <w:rFonts w:ascii="Times-Roman" w:hAnsi="Times-Roman"/>
          <w:color w:val="000000"/>
          <w:sz w:val="24"/>
          <w:szCs w:val="24"/>
          <w:vertAlign w:val="superscript"/>
        </w:rPr>
        <w:t>-9</w:t>
      </w:r>
      <w:r w:rsidR="00124D16" w:rsidRPr="00824967">
        <w:rPr>
          <w:rFonts w:ascii="Times-Roman" w:hAnsi="Times-Roman"/>
          <w:color w:val="000000"/>
          <w:sz w:val="24"/>
          <w:szCs w:val="24"/>
        </w:rPr>
        <w:t xml:space="preserve"> </w:t>
      </w:r>
      <w:r w:rsidR="00124D16" w:rsidRPr="008F65A3">
        <w:rPr>
          <w:rFonts w:ascii="Times-Roman" w:hAnsi="Times-Roman"/>
          <w:color w:val="000000"/>
          <w:sz w:val="24"/>
          <w:szCs w:val="24"/>
        </w:rPr>
        <w:t>m</w:t>
      </w:r>
      <w:r w:rsidR="00124D16">
        <w:rPr>
          <w:rFonts w:ascii="Times-Roman" w:hAnsi="Times-Roman"/>
          <w:color w:val="000000"/>
          <w:sz w:val="24"/>
          <w:szCs w:val="24"/>
          <w:vertAlign w:val="superscript"/>
        </w:rPr>
        <w:t>-2</w:t>
      </w:r>
      <w:r w:rsidR="00124D16">
        <w:rPr>
          <w:rFonts w:ascii="CMR8" w:hAnsi="CMR8"/>
          <w:color w:val="000000"/>
          <w:sz w:val="24"/>
          <w:szCs w:val="24"/>
        </w:rPr>
        <w:t xml:space="preserve"> </w:t>
      </w:r>
      <w:r w:rsidR="00124D16" w:rsidRPr="007E6FD1">
        <w:rPr>
          <w:rFonts w:ascii="Times-Roman" w:hAnsi="Times-Roman"/>
          <w:noProof/>
          <w:color w:val="000000"/>
          <w:sz w:val="24"/>
          <w:szCs w:val="24"/>
        </w:rPr>
        <w:t>sr</w:t>
      </w:r>
      <w:r w:rsidR="00124D16" w:rsidRPr="00341907">
        <w:rPr>
          <w:rFonts w:ascii="Times-Roman" w:hAnsi="Times-Roman"/>
          <w:color w:val="000000"/>
          <w:sz w:val="24"/>
          <w:szCs w:val="24"/>
          <w:vertAlign w:val="superscript"/>
        </w:rPr>
        <w:t>-1</w:t>
      </w:r>
      <w:r w:rsidR="00124D16">
        <w:rPr>
          <w:rFonts w:ascii="Times-Roman" w:hAnsi="Times-Roman"/>
          <w:color w:val="000000"/>
          <w:sz w:val="24"/>
          <w:szCs w:val="24"/>
        </w:rPr>
        <w:t xml:space="preserve"> </w:t>
      </w:r>
      <w:r w:rsidR="00124D16" w:rsidRPr="008F65A3">
        <w:rPr>
          <w:rFonts w:ascii="Times-Roman" w:hAnsi="Times-Roman"/>
          <w:color w:val="000000"/>
          <w:sz w:val="24"/>
          <w:szCs w:val="24"/>
        </w:rPr>
        <w:t>in the lower layer</w:t>
      </w:r>
      <w:r w:rsidR="00124D16">
        <w:rPr>
          <w:rFonts w:ascii="Times-Roman" w:hAnsi="Times-Roman"/>
          <w:color w:val="000000"/>
          <w:sz w:val="24"/>
          <w:szCs w:val="24"/>
        </w:rPr>
        <w:t xml:space="preserve">, and </w:t>
      </w:r>
      <w:r w:rsidR="00124D16" w:rsidRPr="008F65A3">
        <w:rPr>
          <w:rFonts w:ascii="CMR10" w:hAnsi="CMR10"/>
          <w:color w:val="000000"/>
          <w:sz w:val="24"/>
          <w:szCs w:val="24"/>
        </w:rPr>
        <w:t xml:space="preserve">250 </w:t>
      </w:r>
      <w:r w:rsidR="00124D16">
        <w:rPr>
          <w:rFonts w:ascii="Cambria" w:hAnsi="Cambria"/>
          <w:color w:val="000000"/>
          <w:sz w:val="24"/>
          <w:szCs w:val="24"/>
        </w:rPr>
        <w:t>×</w:t>
      </w:r>
      <w:r w:rsidR="00124D16" w:rsidRPr="008F65A3">
        <w:rPr>
          <w:rFonts w:ascii="CMSY10" w:hAnsi="CMSY10"/>
          <w:color w:val="000000"/>
          <w:sz w:val="24"/>
          <w:szCs w:val="24"/>
        </w:rPr>
        <w:t xml:space="preserve"> </w:t>
      </w:r>
      <w:r w:rsidR="00124D16" w:rsidRPr="008F65A3">
        <w:rPr>
          <w:rFonts w:ascii="CMR10" w:hAnsi="CMR10"/>
          <w:color w:val="000000"/>
          <w:sz w:val="24"/>
          <w:szCs w:val="24"/>
        </w:rPr>
        <w:t>10</w:t>
      </w:r>
      <w:r w:rsidR="00124D16">
        <w:rPr>
          <w:rFonts w:ascii="Times-Roman" w:hAnsi="Times-Roman"/>
          <w:color w:val="000000"/>
          <w:sz w:val="24"/>
          <w:szCs w:val="24"/>
          <w:vertAlign w:val="superscript"/>
        </w:rPr>
        <w:t>-9</w:t>
      </w:r>
      <w:r w:rsidR="00124D16" w:rsidRPr="00824967">
        <w:rPr>
          <w:rFonts w:ascii="Times-Roman" w:hAnsi="Times-Roman"/>
          <w:color w:val="000000"/>
          <w:sz w:val="24"/>
          <w:szCs w:val="24"/>
        </w:rPr>
        <w:t xml:space="preserve"> </w:t>
      </w:r>
      <w:r w:rsidR="00124D16" w:rsidRPr="008F65A3">
        <w:rPr>
          <w:rFonts w:ascii="Times-Roman" w:hAnsi="Times-Roman"/>
          <w:color w:val="000000"/>
          <w:sz w:val="24"/>
          <w:szCs w:val="24"/>
        </w:rPr>
        <w:t>m</w:t>
      </w:r>
      <w:r w:rsidR="00124D16" w:rsidRPr="00341907">
        <w:rPr>
          <w:rFonts w:ascii="Times-Roman" w:hAnsi="Times-Roman"/>
          <w:color w:val="000000"/>
          <w:sz w:val="24"/>
          <w:szCs w:val="24"/>
          <w:vertAlign w:val="superscript"/>
        </w:rPr>
        <w:t>-1</w:t>
      </w:r>
      <w:r w:rsidR="00124D16">
        <w:rPr>
          <w:rFonts w:ascii="CMR8" w:hAnsi="CMR8"/>
          <w:color w:val="000000"/>
          <w:sz w:val="24"/>
          <w:szCs w:val="24"/>
        </w:rPr>
        <w:t xml:space="preserve"> </w:t>
      </w:r>
      <w:r w:rsidR="00124D16" w:rsidRPr="007E6FD1">
        <w:rPr>
          <w:rFonts w:ascii="Times-Roman" w:hAnsi="Times-Roman"/>
          <w:noProof/>
          <w:color w:val="000000"/>
          <w:sz w:val="24"/>
          <w:szCs w:val="24"/>
        </w:rPr>
        <w:t>sr</w:t>
      </w:r>
      <w:r w:rsidR="00124D16" w:rsidRPr="00341907">
        <w:rPr>
          <w:rFonts w:ascii="Times-Roman" w:hAnsi="Times-Roman"/>
          <w:color w:val="000000"/>
          <w:sz w:val="24"/>
          <w:szCs w:val="24"/>
          <w:vertAlign w:val="superscript"/>
        </w:rPr>
        <w:t>-1</w:t>
      </w:r>
      <w:r w:rsidR="00124D16" w:rsidRPr="008F65A3">
        <w:rPr>
          <w:rFonts w:ascii="CMR8" w:hAnsi="CMR8"/>
          <w:color w:val="000000"/>
          <w:sz w:val="24"/>
          <w:szCs w:val="24"/>
        </w:rPr>
        <w:t xml:space="preserve"> </w:t>
      </w:r>
      <w:r w:rsidR="00124D16">
        <w:rPr>
          <w:rFonts w:ascii="CMR8" w:hAnsi="CMR8"/>
          <w:color w:val="000000"/>
          <w:sz w:val="24"/>
          <w:szCs w:val="24"/>
        </w:rPr>
        <w:t xml:space="preserve">and </w:t>
      </w:r>
      <w:r w:rsidR="00124D16">
        <w:rPr>
          <w:rFonts w:ascii="Times-Roman" w:hAnsi="Times-Roman"/>
          <w:color w:val="000000"/>
          <w:sz w:val="24"/>
          <w:szCs w:val="24"/>
        </w:rPr>
        <w:t>&lt;</w:t>
      </w:r>
      <w:r w:rsidR="00124D16" w:rsidRPr="008F65A3">
        <w:rPr>
          <w:rFonts w:ascii="Times-Roman" w:hAnsi="Times-Roman"/>
          <w:color w:val="000000"/>
          <w:sz w:val="24"/>
          <w:szCs w:val="24"/>
        </w:rPr>
        <w:t xml:space="preserve"> </w:t>
      </w:r>
      <w:r w:rsidR="00124D16" w:rsidRPr="008F65A3">
        <w:rPr>
          <w:rFonts w:ascii="CMSY10" w:hAnsi="CMSY10"/>
          <w:color w:val="000000"/>
          <w:sz w:val="24"/>
          <w:szCs w:val="24"/>
        </w:rPr>
        <w:t>-</w:t>
      </w:r>
      <w:r w:rsidR="00124D16" w:rsidRPr="008F65A3">
        <w:rPr>
          <w:rFonts w:ascii="CMR10" w:hAnsi="CMR10"/>
          <w:color w:val="000000"/>
          <w:sz w:val="24"/>
          <w:szCs w:val="24"/>
        </w:rPr>
        <w:t>0</w:t>
      </w:r>
      <w:r w:rsidR="00124D16" w:rsidRPr="008F65A3">
        <w:rPr>
          <w:rFonts w:ascii="CMMI10" w:hAnsi="CMMI10"/>
          <w:color w:val="000000"/>
          <w:sz w:val="24"/>
          <w:szCs w:val="24"/>
        </w:rPr>
        <w:t>.</w:t>
      </w:r>
      <w:r w:rsidR="00124D16">
        <w:rPr>
          <w:rFonts w:ascii="CMR10" w:hAnsi="CMR10"/>
          <w:color w:val="000000"/>
          <w:sz w:val="24"/>
          <w:szCs w:val="24"/>
        </w:rPr>
        <w:t>6</w:t>
      </w:r>
      <w:r w:rsidR="00124D16" w:rsidRPr="008F65A3">
        <w:rPr>
          <w:rFonts w:ascii="CMR10" w:hAnsi="CMR10"/>
          <w:color w:val="000000"/>
          <w:sz w:val="24"/>
          <w:szCs w:val="24"/>
        </w:rPr>
        <w:t xml:space="preserve">0 </w:t>
      </w:r>
      <w:r w:rsidR="00124D16">
        <w:rPr>
          <w:rFonts w:ascii="Cambria" w:hAnsi="Cambria"/>
          <w:color w:val="000000"/>
          <w:sz w:val="24"/>
          <w:szCs w:val="24"/>
        </w:rPr>
        <w:t>×</w:t>
      </w:r>
      <w:r w:rsidR="00124D16" w:rsidRPr="008F65A3">
        <w:rPr>
          <w:rFonts w:ascii="CMSY10" w:hAnsi="CMSY10"/>
          <w:color w:val="000000"/>
          <w:sz w:val="24"/>
          <w:szCs w:val="24"/>
        </w:rPr>
        <w:t xml:space="preserve"> </w:t>
      </w:r>
      <w:r w:rsidR="00124D16" w:rsidRPr="008F65A3">
        <w:rPr>
          <w:rFonts w:ascii="CMR10" w:hAnsi="CMR10"/>
          <w:color w:val="000000"/>
          <w:sz w:val="24"/>
          <w:szCs w:val="24"/>
        </w:rPr>
        <w:t>10</w:t>
      </w:r>
      <w:r w:rsidR="00124D16">
        <w:rPr>
          <w:rFonts w:ascii="Times-Roman" w:hAnsi="Times-Roman"/>
          <w:color w:val="000000"/>
          <w:sz w:val="24"/>
          <w:szCs w:val="24"/>
          <w:vertAlign w:val="superscript"/>
        </w:rPr>
        <w:t>-9</w:t>
      </w:r>
      <w:r w:rsidR="00124D16" w:rsidRPr="00824967">
        <w:rPr>
          <w:rFonts w:ascii="Times-Roman" w:hAnsi="Times-Roman"/>
          <w:color w:val="000000"/>
          <w:sz w:val="24"/>
          <w:szCs w:val="24"/>
        </w:rPr>
        <w:t xml:space="preserve"> </w:t>
      </w:r>
      <w:r w:rsidR="00124D16" w:rsidRPr="008F65A3">
        <w:rPr>
          <w:rFonts w:ascii="Times-Roman" w:hAnsi="Times-Roman"/>
          <w:color w:val="000000"/>
          <w:sz w:val="24"/>
          <w:szCs w:val="24"/>
        </w:rPr>
        <w:t>m</w:t>
      </w:r>
      <w:r w:rsidR="00124D16">
        <w:rPr>
          <w:rFonts w:ascii="Times-Roman" w:hAnsi="Times-Roman"/>
          <w:color w:val="000000"/>
          <w:sz w:val="24"/>
          <w:szCs w:val="24"/>
          <w:vertAlign w:val="superscript"/>
        </w:rPr>
        <w:t>-2</w:t>
      </w:r>
      <w:r w:rsidR="00124D16">
        <w:rPr>
          <w:rFonts w:ascii="CMR8" w:hAnsi="CMR8"/>
          <w:color w:val="000000"/>
          <w:sz w:val="24"/>
          <w:szCs w:val="24"/>
        </w:rPr>
        <w:t xml:space="preserve"> </w:t>
      </w:r>
      <w:r w:rsidR="00124D16" w:rsidRPr="007E6FD1">
        <w:rPr>
          <w:rFonts w:ascii="Times-Roman" w:hAnsi="Times-Roman"/>
          <w:noProof/>
          <w:color w:val="000000"/>
          <w:sz w:val="24"/>
          <w:szCs w:val="24"/>
        </w:rPr>
        <w:t>sr</w:t>
      </w:r>
      <w:r w:rsidR="00124D16" w:rsidRPr="00341907">
        <w:rPr>
          <w:rFonts w:ascii="Times-Roman" w:hAnsi="Times-Roman"/>
          <w:color w:val="000000"/>
          <w:sz w:val="24"/>
          <w:szCs w:val="24"/>
          <w:vertAlign w:val="superscript"/>
        </w:rPr>
        <w:t>-1</w:t>
      </w:r>
      <w:r w:rsidR="00124D16">
        <w:rPr>
          <w:rFonts w:ascii="Times-Roman" w:hAnsi="Times-Roman"/>
          <w:color w:val="000000"/>
          <w:sz w:val="24"/>
          <w:szCs w:val="24"/>
        </w:rPr>
        <w:t xml:space="preserve"> </w:t>
      </w:r>
      <w:r w:rsidR="00124D16" w:rsidRPr="008F65A3">
        <w:rPr>
          <w:rFonts w:ascii="Times-Roman" w:hAnsi="Times-Roman"/>
          <w:color w:val="000000"/>
          <w:sz w:val="24"/>
          <w:szCs w:val="24"/>
        </w:rPr>
        <w:t xml:space="preserve">in the </w:t>
      </w:r>
      <w:r w:rsidR="00124D16" w:rsidRPr="00376FAE">
        <w:rPr>
          <w:rFonts w:ascii="Times-Roman" w:hAnsi="Times-Roman"/>
          <w:color w:val="000000"/>
          <w:sz w:val="24"/>
          <w:szCs w:val="24"/>
        </w:rPr>
        <w:t>upper layer</w:t>
      </w:r>
      <w:r w:rsidR="00F677DD" w:rsidRPr="00376FAE">
        <w:rPr>
          <w:rFonts w:ascii="Times-Roman" w:hAnsi="Times-Roman"/>
          <w:color w:val="000000"/>
          <w:sz w:val="24"/>
          <w:szCs w:val="24"/>
        </w:rPr>
        <w:t>.</w:t>
      </w:r>
      <w:r w:rsidR="006305D8" w:rsidRPr="00376FAE">
        <w:rPr>
          <w:rFonts w:ascii="Times-Roman" w:hAnsi="Times-Roman"/>
          <w:color w:val="000000"/>
          <w:sz w:val="24"/>
          <w:szCs w:val="24"/>
        </w:rPr>
        <w:t xml:space="preserve"> The first and second derivatives</w:t>
      </w:r>
      <w:r w:rsidR="002B42BB" w:rsidRPr="00376FAE">
        <w:rPr>
          <w:rFonts w:ascii="Times-Roman" w:hAnsi="Times-Roman"/>
          <w:color w:val="000000"/>
          <w:sz w:val="24"/>
          <w:szCs w:val="24"/>
        </w:rPr>
        <w:t xml:space="preserve"> (</w:t>
      </w:r>
      <w:r w:rsidR="002B42BB" w:rsidRPr="00376FAE">
        <w:rPr>
          <w:rFonts w:ascii="CMMI10" w:hAnsi="CMMI10"/>
          <w:color w:val="000000"/>
          <w:sz w:val="24"/>
          <w:szCs w:val="24"/>
        </w:rPr>
        <w:t>∂</w:t>
      </w:r>
      <w:r w:rsidR="002B42BB" w:rsidRPr="00376FAE">
        <w:rPr>
          <w:rFonts w:ascii="CMMI10" w:hAnsi="CMMI10"/>
          <w:color w:val="000000"/>
          <w:sz w:val="24"/>
          <w:szCs w:val="24"/>
          <w:vertAlign w:val="superscript"/>
        </w:rPr>
        <w:t>2</w:t>
      </w:r>
      <w:r w:rsidR="002B42BB" w:rsidRPr="00376FAE">
        <w:rPr>
          <w:rFonts w:ascii="CMMI10" w:hAnsi="CMMI10"/>
          <w:i/>
          <w:color w:val="000000"/>
          <w:sz w:val="24"/>
          <w:szCs w:val="24"/>
        </w:rPr>
        <w:t>B</w:t>
      </w:r>
      <w:r w:rsidR="002B42BB" w:rsidRPr="00376FAE">
        <w:rPr>
          <w:rFonts w:ascii="CMMI10" w:hAnsi="CMMI10"/>
          <w:color w:val="000000"/>
          <w:sz w:val="24"/>
          <w:szCs w:val="24"/>
        </w:rPr>
        <w:t>/∂</w:t>
      </w:r>
      <w:r w:rsidR="002B42BB" w:rsidRPr="00376FAE">
        <w:rPr>
          <w:rFonts w:ascii="CMMI10" w:hAnsi="CMMI10"/>
          <w:i/>
          <w:color w:val="000000"/>
          <w:sz w:val="24"/>
          <w:szCs w:val="24"/>
        </w:rPr>
        <w:t>z</w:t>
      </w:r>
      <w:r w:rsidR="002B42BB" w:rsidRPr="00376FAE">
        <w:rPr>
          <w:rFonts w:ascii="CMMI10" w:hAnsi="CMMI10"/>
          <w:i/>
          <w:color w:val="000000"/>
          <w:sz w:val="24"/>
          <w:szCs w:val="24"/>
          <w:vertAlign w:val="superscript"/>
        </w:rPr>
        <w:t>2</w:t>
      </w:r>
      <w:r w:rsidR="002B42BB" w:rsidRPr="00376FAE">
        <w:rPr>
          <w:rFonts w:ascii="Times-Roman" w:hAnsi="Times-Roman"/>
          <w:color w:val="000000"/>
          <w:sz w:val="24"/>
          <w:szCs w:val="24"/>
        </w:rPr>
        <w:t xml:space="preserve">) </w:t>
      </w:r>
      <w:r w:rsidR="006305D8" w:rsidRPr="00376FAE">
        <w:rPr>
          <w:rFonts w:ascii="Times-Roman" w:hAnsi="Times-Roman"/>
          <w:color w:val="000000"/>
          <w:sz w:val="24"/>
          <w:szCs w:val="24"/>
        </w:rPr>
        <w:t>are</w:t>
      </w:r>
      <w:r w:rsidR="006305D8" w:rsidRPr="00376FAE">
        <w:rPr>
          <w:rFonts w:ascii="CMMI10" w:hAnsi="CMMI10"/>
          <w:color w:val="000000"/>
          <w:sz w:val="24"/>
          <w:szCs w:val="24"/>
        </w:rPr>
        <w:t xml:space="preserve"> </w:t>
      </w:r>
      <w:r w:rsidR="006305D8" w:rsidRPr="003A32A0">
        <w:rPr>
          <w:rFonts w:ascii="Times New Roman" w:hAnsi="Times New Roman" w:cs="Times New Roman" w:hint="eastAsia"/>
          <w:color w:val="000000"/>
          <w:sz w:val="24"/>
          <w:szCs w:val="24"/>
        </w:rPr>
        <w:t xml:space="preserve">calculated </w:t>
      </w:r>
      <w:r w:rsidR="00376FAE" w:rsidRPr="003A32A0">
        <w:rPr>
          <w:rFonts w:ascii="Times New Roman" w:hAnsi="Times New Roman" w:cs="Times New Roman" w:hint="eastAsia"/>
          <w:color w:val="000000"/>
          <w:sz w:val="24"/>
          <w:szCs w:val="24"/>
        </w:rPr>
        <w:t xml:space="preserve">by </w:t>
      </w:r>
      <w:r w:rsidR="006B0A92">
        <w:rPr>
          <w:rFonts w:ascii="Times New Roman" w:hAnsi="Times New Roman" w:cs="Times New Roman"/>
          <w:color w:val="000000"/>
          <w:sz w:val="24"/>
          <w:szCs w:val="24"/>
        </w:rPr>
        <w:t>Eqs.</w:t>
      </w:r>
      <w:r w:rsidR="006B0A92" w:rsidRPr="003A32A0">
        <w:rPr>
          <w:rFonts w:ascii="Times New Roman" w:hAnsi="Times New Roman" w:cs="Times New Roman" w:hint="eastAsia"/>
          <w:color w:val="000000"/>
          <w:sz w:val="24"/>
          <w:szCs w:val="24"/>
        </w:rPr>
        <w:t xml:space="preserve"> </w:t>
      </w:r>
      <w:r w:rsidR="006305D8" w:rsidRPr="003A32A0">
        <w:rPr>
          <w:rFonts w:ascii="Times New Roman" w:hAnsi="Times New Roman" w:cs="Times New Roman" w:hint="eastAsia"/>
          <w:color w:val="000000"/>
          <w:sz w:val="24"/>
          <w:szCs w:val="24"/>
        </w:rPr>
        <w:t>1 and 2.</w:t>
      </w:r>
      <w:r w:rsidR="006305D8" w:rsidRPr="00357F02">
        <w:rPr>
          <w:rFonts w:ascii="CMMI10" w:hAnsi="CMMI10"/>
          <w:color w:val="000000"/>
          <w:sz w:val="24"/>
          <w:szCs w:val="24"/>
        </w:rPr>
        <w:t xml:space="preserve"> </w:t>
      </w:r>
      <w:r w:rsidR="006305D8" w:rsidRPr="00357F02">
        <w:rPr>
          <w:rFonts w:ascii="Times New Roman" w:hAnsi="Times New Roman" w:cs="Times New Roman"/>
          <w:i/>
          <w:sz w:val="24"/>
          <w:szCs w:val="24"/>
        </w:rPr>
        <w:t>B</w:t>
      </w:r>
      <w:r w:rsidR="006305D8" w:rsidRPr="00357F02">
        <w:rPr>
          <w:rFonts w:ascii="Times New Roman" w:hAnsi="Times New Roman" w:cs="Times New Roman"/>
          <w:sz w:val="24"/>
          <w:szCs w:val="24"/>
          <w:vertAlign w:val="subscript"/>
        </w:rPr>
        <w:t>min</w:t>
      </w:r>
      <w:r w:rsidR="006305D8" w:rsidRPr="00376FAE">
        <w:rPr>
          <w:rFonts w:ascii="Times-Roman" w:hAnsi="Times-Roman"/>
          <w:color w:val="000000"/>
          <w:sz w:val="24"/>
          <w:szCs w:val="24"/>
        </w:rPr>
        <w:t xml:space="preserve"> </w:t>
      </w:r>
      <w:r w:rsidR="002B42BB" w:rsidRPr="00376FAE">
        <w:rPr>
          <w:rFonts w:ascii="Times-Roman" w:hAnsi="Times-Roman"/>
          <w:color w:val="000000"/>
          <w:sz w:val="24"/>
          <w:szCs w:val="24"/>
        </w:rPr>
        <w:t xml:space="preserve">occurs when </w:t>
      </w:r>
      <w:r w:rsidR="006305D8" w:rsidRPr="00376FAE">
        <w:rPr>
          <w:rFonts w:ascii="CMMI10" w:hAnsi="CMMI10"/>
          <w:color w:val="000000"/>
          <w:sz w:val="24"/>
          <w:szCs w:val="24"/>
        </w:rPr>
        <w:t>∂</w:t>
      </w:r>
      <w:r w:rsidR="006305D8" w:rsidRPr="00376FAE">
        <w:rPr>
          <w:rFonts w:ascii="CMMI10" w:hAnsi="CMMI10"/>
          <w:color w:val="000000"/>
          <w:sz w:val="24"/>
          <w:szCs w:val="24"/>
          <w:vertAlign w:val="superscript"/>
        </w:rPr>
        <w:t>2</w:t>
      </w:r>
      <w:r w:rsidR="006305D8" w:rsidRPr="00376FAE">
        <w:rPr>
          <w:rFonts w:ascii="CMMI10" w:hAnsi="CMMI10"/>
          <w:i/>
          <w:color w:val="000000"/>
          <w:sz w:val="24"/>
          <w:szCs w:val="24"/>
        </w:rPr>
        <w:t>B</w:t>
      </w:r>
      <w:r w:rsidR="006305D8" w:rsidRPr="00376FAE">
        <w:rPr>
          <w:rFonts w:ascii="CMMI10" w:hAnsi="CMMI10"/>
          <w:color w:val="000000"/>
          <w:sz w:val="24"/>
          <w:szCs w:val="24"/>
        </w:rPr>
        <w:t>/∂</w:t>
      </w:r>
      <w:r w:rsidR="006305D8" w:rsidRPr="00376FAE">
        <w:rPr>
          <w:rFonts w:ascii="CMMI10" w:hAnsi="CMMI10"/>
          <w:i/>
          <w:color w:val="000000"/>
          <w:sz w:val="24"/>
          <w:szCs w:val="24"/>
        </w:rPr>
        <w:t>z</w:t>
      </w:r>
      <w:r w:rsidR="006305D8" w:rsidRPr="00376FAE">
        <w:rPr>
          <w:rFonts w:ascii="CMMI10" w:hAnsi="CMMI10"/>
          <w:i/>
          <w:color w:val="000000"/>
          <w:sz w:val="24"/>
          <w:szCs w:val="24"/>
          <w:vertAlign w:val="superscript"/>
        </w:rPr>
        <w:t>2</w:t>
      </w:r>
      <w:r w:rsidR="006305D8" w:rsidRPr="00376FAE">
        <w:rPr>
          <w:rFonts w:ascii="Times-Roman" w:hAnsi="Times-Roman"/>
          <w:color w:val="000000"/>
          <w:sz w:val="24"/>
          <w:szCs w:val="24"/>
        </w:rPr>
        <w:t xml:space="preserve"> </w:t>
      </w:r>
      <w:r w:rsidR="006305D8" w:rsidRPr="00376FAE">
        <w:rPr>
          <w:rFonts w:ascii="Times New Roman" w:hAnsi="Times New Roman" w:cs="Times New Roman"/>
          <w:sz w:val="24"/>
          <w:szCs w:val="24"/>
        </w:rPr>
        <w:t>passes from positive to negative values</w:t>
      </w:r>
      <w:r w:rsidR="002B42BB" w:rsidRPr="00DE29F9">
        <w:rPr>
          <w:rFonts w:ascii="Times New Roman" w:hAnsi="Times New Roman" w:cs="Times New Roman"/>
          <w:sz w:val="24"/>
          <w:szCs w:val="24"/>
        </w:rPr>
        <w:t xml:space="preserve">, and if the conditions regarding </w:t>
      </w:r>
      <w:r w:rsidR="002B42BB" w:rsidRPr="00DE29F9">
        <w:rPr>
          <w:rFonts w:ascii="Times New Roman" w:hAnsi="Times New Roman" w:cs="Times New Roman"/>
          <w:i/>
          <w:sz w:val="24"/>
          <w:szCs w:val="24"/>
        </w:rPr>
        <w:t>B</w:t>
      </w:r>
      <w:r w:rsidR="002B42BB" w:rsidRPr="00357F02">
        <w:rPr>
          <w:rFonts w:ascii="Times New Roman" w:hAnsi="Times New Roman" w:cs="Times New Roman"/>
          <w:sz w:val="24"/>
          <w:szCs w:val="24"/>
          <w:vertAlign w:val="subscript"/>
        </w:rPr>
        <w:t>min</w:t>
      </w:r>
      <w:r w:rsidR="002B42BB" w:rsidRPr="00357F02">
        <w:rPr>
          <w:rFonts w:ascii="Times New Roman" w:hAnsi="Times New Roman" w:cs="Times New Roman"/>
          <w:sz w:val="24"/>
          <w:szCs w:val="24"/>
        </w:rPr>
        <w:t xml:space="preserve"> and </w:t>
      </w:r>
      <w:r w:rsidR="002B42BB" w:rsidRPr="00357F02">
        <w:rPr>
          <w:rFonts w:ascii="CMMI10" w:hAnsi="CMMI10"/>
          <w:color w:val="000000"/>
          <w:sz w:val="24"/>
          <w:szCs w:val="24"/>
        </w:rPr>
        <w:t>∂</w:t>
      </w:r>
      <w:r w:rsidR="002B42BB" w:rsidRPr="00357F02">
        <w:rPr>
          <w:rFonts w:ascii="CMMI10" w:hAnsi="CMMI10"/>
          <w:i/>
          <w:color w:val="000000"/>
          <w:sz w:val="24"/>
          <w:szCs w:val="24"/>
        </w:rPr>
        <w:t>B</w:t>
      </w:r>
      <w:r w:rsidR="002B42BB" w:rsidRPr="00357F02">
        <w:rPr>
          <w:rFonts w:ascii="CMMI10" w:hAnsi="CMMI10"/>
          <w:color w:val="000000"/>
          <w:sz w:val="24"/>
          <w:szCs w:val="24"/>
        </w:rPr>
        <w:t>/∂</w:t>
      </w:r>
      <w:r w:rsidR="002B42BB" w:rsidRPr="00357F02">
        <w:rPr>
          <w:rFonts w:ascii="CMMI10" w:hAnsi="CMMI10"/>
          <w:i/>
          <w:color w:val="000000"/>
          <w:sz w:val="24"/>
          <w:szCs w:val="24"/>
        </w:rPr>
        <w:t>z</w:t>
      </w:r>
      <w:r w:rsidR="002B42BB" w:rsidRPr="00357F02">
        <w:rPr>
          <w:rFonts w:ascii="Times New Roman" w:hAnsi="Times New Roman" w:cs="Times New Roman"/>
          <w:sz w:val="24"/>
          <w:szCs w:val="24"/>
        </w:rPr>
        <w:t xml:space="preserve"> stated above </w:t>
      </w:r>
      <w:r w:rsidR="002B42BB" w:rsidRPr="007E6FD1">
        <w:rPr>
          <w:rFonts w:ascii="Times New Roman" w:hAnsi="Times New Roman" w:cs="Times New Roman"/>
          <w:noProof/>
          <w:sz w:val="24"/>
          <w:szCs w:val="24"/>
        </w:rPr>
        <w:t>are met</w:t>
      </w:r>
      <w:r w:rsidR="002B42BB" w:rsidRPr="00357F02">
        <w:rPr>
          <w:rFonts w:ascii="Times New Roman" w:hAnsi="Times New Roman" w:cs="Times New Roman"/>
          <w:sz w:val="24"/>
          <w:szCs w:val="24"/>
        </w:rPr>
        <w:t xml:space="preserve">, the height of </w:t>
      </w:r>
      <w:r w:rsidR="002B42BB" w:rsidRPr="00357F02">
        <w:rPr>
          <w:rFonts w:ascii="Times New Roman" w:hAnsi="Times New Roman" w:cs="Times New Roman"/>
          <w:i/>
          <w:sz w:val="24"/>
          <w:szCs w:val="24"/>
        </w:rPr>
        <w:t>B</w:t>
      </w:r>
      <w:r w:rsidR="002B42BB" w:rsidRPr="00357F02">
        <w:rPr>
          <w:rFonts w:ascii="Times New Roman" w:hAnsi="Times New Roman" w:cs="Times New Roman"/>
          <w:sz w:val="24"/>
          <w:szCs w:val="24"/>
          <w:vertAlign w:val="subscript"/>
        </w:rPr>
        <w:t>min</w:t>
      </w:r>
      <w:r w:rsidR="002B42BB" w:rsidRPr="00376FAE">
        <w:rPr>
          <w:rFonts w:ascii="Times-Roman" w:hAnsi="Times-Roman"/>
          <w:color w:val="000000"/>
          <w:sz w:val="24"/>
          <w:szCs w:val="24"/>
        </w:rPr>
        <w:t xml:space="preserve"> </w:t>
      </w:r>
      <w:r w:rsidR="000A1472">
        <w:rPr>
          <w:rFonts w:ascii="Times-Roman" w:hAnsi="Times-Roman"/>
          <w:color w:val="000000"/>
          <w:sz w:val="24"/>
          <w:szCs w:val="24"/>
        </w:rPr>
        <w:t>will correspond</w:t>
      </w:r>
      <w:r w:rsidR="002B42BB" w:rsidRPr="00376FAE">
        <w:rPr>
          <w:rFonts w:ascii="Times-Roman" w:hAnsi="Times-Roman"/>
          <w:color w:val="000000"/>
          <w:sz w:val="24"/>
          <w:szCs w:val="24"/>
        </w:rPr>
        <w:t xml:space="preserve"> </w:t>
      </w:r>
      <w:r w:rsidR="00204073">
        <w:rPr>
          <w:rFonts w:ascii="Times-Roman" w:hAnsi="Times-Roman"/>
          <w:color w:val="000000"/>
          <w:sz w:val="24"/>
          <w:szCs w:val="24"/>
        </w:rPr>
        <w:t xml:space="preserve">then </w:t>
      </w:r>
      <w:r w:rsidR="002B42BB" w:rsidRPr="00376FAE">
        <w:rPr>
          <w:rFonts w:ascii="Times-Roman" w:hAnsi="Times-Roman"/>
          <w:color w:val="000000"/>
          <w:sz w:val="24"/>
          <w:szCs w:val="24"/>
        </w:rPr>
        <w:t xml:space="preserve">to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00EF2F83">
        <w:rPr>
          <w:rFonts w:ascii="Times New Roman" w:hAnsi="Times New Roman" w:cs="Times New Roman"/>
          <w:sz w:val="24"/>
          <w:szCs w:val="24"/>
        </w:rPr>
        <w:t xml:space="preserve">. </w:t>
      </w:r>
      <w:r w:rsidR="00676F93" w:rsidRPr="00376FAE">
        <w:rPr>
          <w:rFonts w:ascii="Times New Roman" w:hAnsi="Times New Roman" w:cs="Times New Roman"/>
          <w:sz w:val="24"/>
          <w:szCs w:val="24"/>
        </w:rPr>
        <w:t xml:space="preserve">For details see </w:t>
      </w:r>
      <w:r w:rsidR="00676F93" w:rsidRPr="0038356C">
        <w:rPr>
          <w:rFonts w:ascii="Times New Roman" w:hAnsi="Times New Roman" w:cs="Times New Roman"/>
          <w:sz w:val="24"/>
          <w:szCs w:val="24"/>
        </w:rPr>
        <w:t>Emeis et al.</w:t>
      </w:r>
      <w:r w:rsidR="00676F93" w:rsidRPr="00376FAE">
        <w:rPr>
          <w:rFonts w:ascii="Times New Roman" w:hAnsi="Times New Roman" w:cs="Times New Roman"/>
          <w:sz w:val="24"/>
          <w:szCs w:val="24"/>
        </w:rPr>
        <w:t xml:space="preserve"> </w:t>
      </w:r>
      <w:r w:rsidR="007F1EE3">
        <w:rPr>
          <w:rFonts w:ascii="Times New Roman" w:hAnsi="Times New Roman" w:cs="Times New Roman"/>
          <w:sz w:val="24"/>
          <w:szCs w:val="24"/>
        </w:rPr>
        <w:t>(</w:t>
      </w:r>
      <w:r w:rsidR="00676F93" w:rsidRPr="00376FAE">
        <w:rPr>
          <w:rFonts w:ascii="Times New Roman" w:hAnsi="Times New Roman" w:cs="Times New Roman"/>
          <w:sz w:val="24"/>
          <w:szCs w:val="24"/>
        </w:rPr>
        <w:t>2007</w:t>
      </w:r>
      <w:r w:rsidR="006B0A92">
        <w:rPr>
          <w:rFonts w:ascii="Times New Roman" w:hAnsi="Times New Roman" w:cs="Times New Roman"/>
          <w:sz w:val="24"/>
          <w:szCs w:val="24"/>
        </w:rPr>
        <w:t>,</w:t>
      </w:r>
      <w:r w:rsidR="00676F93" w:rsidRPr="00376FAE">
        <w:rPr>
          <w:rFonts w:ascii="Times New Roman" w:hAnsi="Times New Roman" w:cs="Times New Roman"/>
          <w:sz w:val="24"/>
          <w:szCs w:val="24"/>
        </w:rPr>
        <w:t xml:space="preserve"> 2008</w:t>
      </w:r>
      <w:r w:rsidR="007F1EE3">
        <w:rPr>
          <w:rFonts w:ascii="Times New Roman" w:hAnsi="Times New Roman" w:cs="Times New Roman"/>
          <w:sz w:val="24"/>
          <w:szCs w:val="24"/>
        </w:rPr>
        <w:t>)</w:t>
      </w:r>
      <w:r w:rsidR="00676F93" w:rsidRPr="00376FAE">
        <w:rPr>
          <w:rFonts w:ascii="Times New Roman" w:hAnsi="Times New Roman" w:cs="Times New Roman"/>
          <w:sz w:val="24"/>
          <w:szCs w:val="24"/>
        </w:rPr>
        <w:t>.</w:t>
      </w:r>
    </w:p>
    <w:p w14:paraId="51047222" w14:textId="5793D802" w:rsidR="005522D3" w:rsidRDefault="005522D3" w:rsidP="00DE29F9">
      <w:pPr>
        <w:spacing w:after="120" w:line="360" w:lineRule="auto"/>
        <w:rPr>
          <w:rFonts w:ascii="Times-Roman" w:hAnsi="Times-Roman"/>
          <w:color w:val="000000"/>
          <w:sz w:val="24"/>
          <w:szCs w:val="24"/>
        </w:rPr>
      </w:pPr>
    </w:p>
    <w:p w14:paraId="1AB1A66E" w14:textId="08E18CC7" w:rsidR="00F677DD" w:rsidRDefault="00772A9E" w:rsidP="00DE29F9">
      <w:pPr>
        <w:spacing w:after="120" w:line="360" w:lineRule="auto"/>
        <w:rPr>
          <w:rFonts w:ascii="Times-Roman" w:hAnsi="Times-Roman"/>
          <w:color w:val="000000"/>
          <w:sz w:val="24"/>
          <w:szCs w:val="24"/>
        </w:rPr>
      </w:pPr>
      <m:oMath>
        <m:sSub>
          <m:sSubPr>
            <m:ctrlPr>
              <w:rPr>
                <w:rFonts w:ascii="Cambria Math" w:hAnsi="Cambria Math"/>
                <w:i/>
                <w:color w:val="000000"/>
                <w:sz w:val="24"/>
                <w:szCs w:val="24"/>
              </w:rPr>
            </m:ctrlPr>
          </m:sSubPr>
          <m:e>
            <m:d>
              <m:dPr>
                <m:begChr m:val=""/>
                <m:endChr m:val="|"/>
                <m:ctrlPr>
                  <w:rPr>
                    <w:rFonts w:ascii="Cambria Math" w:hAnsi="Cambria Math"/>
                    <w:color w:val="000000"/>
                    <w:sz w:val="24"/>
                    <w:szCs w:val="24"/>
                  </w:rPr>
                </m:ctrlPr>
              </m:dPr>
              <m:e>
                <m:f>
                  <m:fPr>
                    <m:ctrlPr>
                      <w:rPr>
                        <w:rFonts w:ascii="Cambria Math" w:hAnsi="Cambria Math"/>
                        <w:color w:val="000000"/>
                        <w:sz w:val="24"/>
                        <w:szCs w:val="24"/>
                      </w:rPr>
                    </m:ctrlPr>
                  </m:fPr>
                  <m:num>
                    <m:r>
                      <w:rPr>
                        <w:rFonts w:ascii="Cambria Math" w:hAnsi="Cambria Math"/>
                        <w:color w:val="000000"/>
                        <w:sz w:val="24"/>
                        <w:szCs w:val="24"/>
                      </w:rPr>
                      <m:t>∂B</m:t>
                    </m:r>
                  </m:num>
                  <m:den>
                    <m:r>
                      <w:rPr>
                        <w:rFonts w:ascii="Cambria Math" w:hAnsi="Cambria Math"/>
                        <w:color w:val="000000"/>
                        <w:sz w:val="24"/>
                        <w:szCs w:val="24"/>
                      </w:rPr>
                      <m:t>∂z</m:t>
                    </m:r>
                  </m:den>
                </m:f>
              </m:e>
            </m:d>
          </m:e>
          <m:sub>
            <m:r>
              <w:rPr>
                <w:rFonts w:ascii="Cambria Math" w:hAnsi="Cambria Math"/>
                <w:color w:val="000000"/>
                <w:sz w:val="24"/>
                <w:szCs w:val="24"/>
              </w:rPr>
              <m:t>z</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B</m:t>
            </m:r>
            <m:d>
              <m:dPr>
                <m:ctrlPr>
                  <w:rPr>
                    <w:rFonts w:ascii="Cambria Math" w:hAnsi="Cambria Math"/>
                    <w:i/>
                    <w:color w:val="000000"/>
                    <w:sz w:val="24"/>
                    <w:szCs w:val="24"/>
                  </w:rPr>
                </m:ctrlPr>
              </m:dPr>
              <m:e>
                <m:r>
                  <w:rPr>
                    <w:rFonts w:ascii="Cambria Math" w:hAnsi="Cambria Math"/>
                    <w:color w:val="000000"/>
                    <w:sz w:val="24"/>
                    <w:szCs w:val="24"/>
                  </w:rPr>
                  <m:t>z+</m:t>
                </m:r>
                <m:f>
                  <m:fPr>
                    <m:ctrlPr>
                      <w:rPr>
                        <w:rFonts w:ascii="Cambria Math" w:hAnsi="Cambria Math"/>
                        <w:i/>
                        <w:color w:val="000000"/>
                        <w:sz w:val="24"/>
                        <w:szCs w:val="24"/>
                      </w:rPr>
                    </m:ctrlPr>
                  </m:fPr>
                  <m:num>
                    <m:r>
                      <w:rPr>
                        <w:rFonts w:ascii="Cambria Math" w:hAnsi="Cambria Math"/>
                        <w:color w:val="000000"/>
                        <w:sz w:val="24"/>
                        <w:szCs w:val="24"/>
                      </w:rPr>
                      <m:t>∆z</m:t>
                    </m:r>
                  </m:num>
                  <m:den>
                    <m:r>
                      <w:rPr>
                        <w:rFonts w:ascii="Cambria Math" w:hAnsi="Cambria Math"/>
                        <w:color w:val="000000"/>
                        <w:sz w:val="24"/>
                        <w:szCs w:val="24"/>
                      </w:rPr>
                      <m:t>2</m:t>
                    </m:r>
                  </m:den>
                </m:f>
              </m:e>
            </m:d>
            <m:r>
              <w:rPr>
                <w:rFonts w:ascii="Cambria Math" w:hAnsi="Cambria Math"/>
                <w:color w:val="000000"/>
                <w:sz w:val="24"/>
                <w:szCs w:val="24"/>
              </w:rPr>
              <m:t>-B</m:t>
            </m:r>
            <m:d>
              <m:dPr>
                <m:ctrlPr>
                  <w:rPr>
                    <w:rFonts w:ascii="Cambria Math" w:hAnsi="Cambria Math"/>
                    <w:i/>
                    <w:color w:val="000000"/>
                    <w:sz w:val="24"/>
                    <w:szCs w:val="24"/>
                  </w:rPr>
                </m:ctrlPr>
              </m:dPr>
              <m:e>
                <m:r>
                  <w:rPr>
                    <w:rFonts w:ascii="Cambria Math" w:hAnsi="Cambria Math"/>
                    <w:color w:val="000000"/>
                    <w:sz w:val="24"/>
                    <w:szCs w:val="24"/>
                  </w:rPr>
                  <m:t>z-</m:t>
                </m:r>
                <m:f>
                  <m:fPr>
                    <m:ctrlPr>
                      <w:rPr>
                        <w:rFonts w:ascii="Cambria Math" w:hAnsi="Cambria Math"/>
                        <w:i/>
                        <w:color w:val="000000"/>
                        <w:sz w:val="24"/>
                        <w:szCs w:val="24"/>
                      </w:rPr>
                    </m:ctrlPr>
                  </m:fPr>
                  <m:num>
                    <m:r>
                      <w:rPr>
                        <w:rFonts w:ascii="Cambria Math" w:hAnsi="Cambria Math"/>
                        <w:color w:val="000000"/>
                        <w:sz w:val="24"/>
                        <w:szCs w:val="24"/>
                      </w:rPr>
                      <m:t>∆z</m:t>
                    </m:r>
                  </m:num>
                  <m:den>
                    <m:r>
                      <w:rPr>
                        <w:rFonts w:ascii="Cambria Math" w:hAnsi="Cambria Math"/>
                        <w:color w:val="000000"/>
                        <w:sz w:val="24"/>
                        <w:szCs w:val="24"/>
                      </w:rPr>
                      <m:t>2</m:t>
                    </m:r>
                  </m:den>
                </m:f>
              </m:e>
            </m:d>
          </m:num>
          <m:den>
            <m:r>
              <w:rPr>
                <w:rFonts w:ascii="Cambria Math" w:hAnsi="Cambria Math"/>
                <w:color w:val="000000"/>
                <w:sz w:val="24"/>
                <w:szCs w:val="24"/>
              </w:rPr>
              <m:t>∆z</m:t>
            </m:r>
          </m:den>
        </m:f>
      </m:oMath>
      <w:r w:rsidR="00B71832">
        <w:rPr>
          <w:rFonts w:ascii="Times-Roman" w:hAnsi="Times-Roman"/>
          <w:color w:val="000000"/>
          <w:sz w:val="24"/>
          <w:szCs w:val="24"/>
        </w:rPr>
        <w:t xml:space="preserve"> </w:t>
      </w:r>
      <w:r w:rsidR="00B71832">
        <w:rPr>
          <w:rFonts w:ascii="Times-Roman" w:hAnsi="Times-Roman"/>
          <w:color w:val="000000"/>
          <w:sz w:val="24"/>
          <w:szCs w:val="24"/>
        </w:rPr>
        <w:tab/>
      </w:r>
      <w:r w:rsidR="00B71832">
        <w:rPr>
          <w:rFonts w:ascii="Times-Roman" w:hAnsi="Times-Roman"/>
          <w:color w:val="000000"/>
          <w:sz w:val="24"/>
          <w:szCs w:val="24"/>
        </w:rPr>
        <w:tab/>
      </w:r>
      <w:r w:rsidR="00F677DD">
        <w:rPr>
          <w:rFonts w:ascii="Times-Roman" w:hAnsi="Times-Roman"/>
          <w:color w:val="000000"/>
          <w:sz w:val="24"/>
          <w:szCs w:val="24"/>
        </w:rPr>
        <w:t>(1)</w:t>
      </w:r>
    </w:p>
    <w:p w14:paraId="6B496061" w14:textId="6DE433F9" w:rsidR="005522D3" w:rsidRDefault="005522D3" w:rsidP="00DE29F9">
      <w:pPr>
        <w:spacing w:after="120" w:line="360" w:lineRule="auto"/>
        <w:rPr>
          <w:rFonts w:ascii="Times-Roman" w:hAnsi="Times-Roman"/>
          <w:color w:val="000000"/>
          <w:sz w:val="24"/>
          <w:szCs w:val="24"/>
        </w:rPr>
      </w:pPr>
    </w:p>
    <w:p w14:paraId="6B92D065" w14:textId="6566BF41" w:rsidR="006305D8" w:rsidRPr="00F677DD" w:rsidRDefault="00772A9E" w:rsidP="00DE29F9">
      <w:pPr>
        <w:spacing w:after="120" w:line="360" w:lineRule="auto"/>
        <w:rPr>
          <w:rFonts w:ascii="Times-Roman" w:hAnsi="Times-Roman"/>
          <w:color w:val="000000"/>
          <w:sz w:val="24"/>
          <w:szCs w:val="24"/>
        </w:rPr>
      </w:pPr>
      <m:oMath>
        <m:sSub>
          <m:sSubPr>
            <m:ctrlPr>
              <w:rPr>
                <w:rFonts w:ascii="Cambria Math" w:hAnsi="Cambria Math"/>
                <w:i/>
                <w:color w:val="000000"/>
                <w:sz w:val="24"/>
                <w:szCs w:val="24"/>
              </w:rPr>
            </m:ctrlPr>
          </m:sSubPr>
          <m:e>
            <m:d>
              <m:dPr>
                <m:begChr m:val=""/>
                <m:endChr m:val="|"/>
                <m:ctrlPr>
                  <w:rPr>
                    <w:rFonts w:ascii="Cambria Math" w:hAnsi="Cambria Math"/>
                    <w:color w:val="000000"/>
                    <w:sz w:val="24"/>
                    <w:szCs w:val="24"/>
                  </w:rPr>
                </m:ctrlPr>
              </m:dPr>
              <m:e>
                <m:f>
                  <m:fPr>
                    <m:ctrlPr>
                      <w:rPr>
                        <w:rFonts w:ascii="Cambria Math" w:hAnsi="Cambria Math"/>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m:t>
                        </m:r>
                      </m:e>
                      <m:sup>
                        <m:r>
                          <w:rPr>
                            <w:rFonts w:ascii="Cambria Math" w:hAnsi="Cambria Math"/>
                            <w:color w:val="000000"/>
                            <w:sz w:val="24"/>
                            <w:szCs w:val="24"/>
                          </w:rPr>
                          <m:t>2</m:t>
                        </m:r>
                      </m:sup>
                    </m:sSup>
                    <m:r>
                      <w:rPr>
                        <w:rFonts w:ascii="Cambria Math" w:hAnsi="Cambria Math"/>
                        <w:color w:val="000000"/>
                        <w:sz w:val="24"/>
                        <w:szCs w:val="24"/>
                      </w:rPr>
                      <m:t>B</m:t>
                    </m:r>
                  </m:num>
                  <m:den>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den>
                </m:f>
              </m:e>
            </m:d>
          </m:e>
          <m:sub>
            <m:r>
              <w:rPr>
                <w:rFonts w:ascii="Cambria Math" w:hAnsi="Cambria Math"/>
                <w:color w:val="000000"/>
                <w:sz w:val="24"/>
                <w:szCs w:val="24"/>
              </w:rPr>
              <m:t>z</m:t>
            </m:r>
          </m:sub>
        </m:sSub>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d>
                  <m:dPr>
                    <m:begChr m:val=""/>
                    <m:endChr m:val="|"/>
                    <m:ctrlPr>
                      <w:rPr>
                        <w:rFonts w:ascii="Cambria Math" w:hAnsi="Cambria Math"/>
                        <w:color w:val="000000"/>
                        <w:sz w:val="24"/>
                        <w:szCs w:val="24"/>
                      </w:rPr>
                    </m:ctrlPr>
                  </m:dPr>
                  <m:e>
                    <m:f>
                      <m:fPr>
                        <m:ctrlPr>
                          <w:rPr>
                            <w:rFonts w:ascii="Cambria Math" w:hAnsi="Cambria Math"/>
                            <w:color w:val="000000"/>
                            <w:sz w:val="24"/>
                            <w:szCs w:val="24"/>
                          </w:rPr>
                        </m:ctrlPr>
                      </m:fPr>
                      <m:num>
                        <m:r>
                          <w:rPr>
                            <w:rFonts w:ascii="Cambria Math" w:hAnsi="Cambria Math"/>
                            <w:color w:val="000000"/>
                            <w:sz w:val="24"/>
                            <w:szCs w:val="24"/>
                          </w:rPr>
                          <m:t>∂B</m:t>
                        </m:r>
                      </m:num>
                      <m:den>
                        <m:r>
                          <w:rPr>
                            <w:rFonts w:ascii="Cambria Math" w:hAnsi="Cambria Math"/>
                            <w:color w:val="000000"/>
                            <w:sz w:val="24"/>
                            <w:szCs w:val="24"/>
                          </w:rPr>
                          <m:t>∂z</m:t>
                        </m:r>
                      </m:den>
                    </m:f>
                  </m:e>
                </m:d>
              </m:e>
              <m:sub>
                <m:r>
                  <w:rPr>
                    <w:rFonts w:ascii="Cambria Math" w:hAnsi="Cambria Math"/>
                    <w:color w:val="000000"/>
                    <w:sz w:val="24"/>
                    <w:szCs w:val="24"/>
                  </w:rPr>
                  <m:t>z+</m:t>
                </m:r>
                <m:f>
                  <m:fPr>
                    <m:ctrlPr>
                      <w:rPr>
                        <w:rFonts w:ascii="Cambria Math" w:hAnsi="Cambria Math"/>
                        <w:i/>
                        <w:color w:val="000000"/>
                        <w:sz w:val="24"/>
                        <w:szCs w:val="24"/>
                      </w:rPr>
                    </m:ctrlPr>
                  </m:fPr>
                  <m:num>
                    <m:r>
                      <w:rPr>
                        <w:rFonts w:ascii="Cambria Math" w:hAnsi="Cambria Math"/>
                        <w:color w:val="000000"/>
                        <w:sz w:val="24"/>
                        <w:szCs w:val="24"/>
                      </w:rPr>
                      <m:t>∆z</m:t>
                    </m:r>
                  </m:num>
                  <m:den>
                    <m:r>
                      <w:rPr>
                        <w:rFonts w:ascii="Cambria Math" w:hAnsi="Cambria Math"/>
                        <w:color w:val="000000"/>
                        <w:sz w:val="24"/>
                        <w:szCs w:val="24"/>
                      </w:rPr>
                      <m:t>2</m:t>
                    </m:r>
                  </m:den>
                </m:f>
              </m:sub>
            </m:sSub>
            <m:r>
              <w:rPr>
                <w:rFonts w:ascii="Cambria Math" w:hAnsi="Cambria Math"/>
                <w:color w:val="000000"/>
                <w:sz w:val="24"/>
                <w:szCs w:val="24"/>
              </w:rPr>
              <m:t>-</m:t>
            </m:r>
            <m:sSub>
              <m:sSubPr>
                <m:ctrlPr>
                  <w:rPr>
                    <w:rFonts w:ascii="Cambria Math" w:hAnsi="Cambria Math"/>
                    <w:i/>
                    <w:color w:val="000000"/>
                    <w:sz w:val="24"/>
                    <w:szCs w:val="24"/>
                  </w:rPr>
                </m:ctrlPr>
              </m:sSubPr>
              <m:e>
                <m:d>
                  <m:dPr>
                    <m:begChr m:val=""/>
                    <m:endChr m:val="|"/>
                    <m:ctrlPr>
                      <w:rPr>
                        <w:rFonts w:ascii="Cambria Math" w:hAnsi="Cambria Math"/>
                        <w:color w:val="000000"/>
                        <w:sz w:val="24"/>
                        <w:szCs w:val="24"/>
                      </w:rPr>
                    </m:ctrlPr>
                  </m:dPr>
                  <m:e>
                    <m:f>
                      <m:fPr>
                        <m:ctrlPr>
                          <w:rPr>
                            <w:rFonts w:ascii="Cambria Math" w:hAnsi="Cambria Math"/>
                            <w:color w:val="000000"/>
                            <w:sz w:val="24"/>
                            <w:szCs w:val="24"/>
                          </w:rPr>
                        </m:ctrlPr>
                      </m:fPr>
                      <m:num>
                        <m:r>
                          <w:rPr>
                            <w:rFonts w:ascii="Cambria Math" w:hAnsi="Cambria Math"/>
                            <w:color w:val="000000"/>
                            <w:sz w:val="24"/>
                            <w:szCs w:val="24"/>
                          </w:rPr>
                          <m:t>∂B</m:t>
                        </m:r>
                      </m:num>
                      <m:den>
                        <m:r>
                          <w:rPr>
                            <w:rFonts w:ascii="Cambria Math" w:hAnsi="Cambria Math"/>
                            <w:color w:val="000000"/>
                            <w:sz w:val="24"/>
                            <w:szCs w:val="24"/>
                          </w:rPr>
                          <m:t>∂z</m:t>
                        </m:r>
                      </m:den>
                    </m:f>
                  </m:e>
                </m:d>
              </m:e>
              <m:sub>
                <m:r>
                  <w:rPr>
                    <w:rFonts w:ascii="Cambria Math" w:hAnsi="Cambria Math"/>
                    <w:color w:val="000000"/>
                    <w:sz w:val="24"/>
                    <w:szCs w:val="24"/>
                  </w:rPr>
                  <m:t>z-</m:t>
                </m:r>
                <m:f>
                  <m:fPr>
                    <m:ctrlPr>
                      <w:rPr>
                        <w:rFonts w:ascii="Cambria Math" w:hAnsi="Cambria Math"/>
                        <w:i/>
                        <w:color w:val="000000"/>
                        <w:sz w:val="24"/>
                        <w:szCs w:val="24"/>
                      </w:rPr>
                    </m:ctrlPr>
                  </m:fPr>
                  <m:num>
                    <m:r>
                      <w:rPr>
                        <w:rFonts w:ascii="Cambria Math" w:hAnsi="Cambria Math"/>
                        <w:color w:val="000000"/>
                        <w:sz w:val="24"/>
                        <w:szCs w:val="24"/>
                      </w:rPr>
                      <m:t>∆z</m:t>
                    </m:r>
                  </m:num>
                  <m:den>
                    <m:r>
                      <w:rPr>
                        <w:rFonts w:ascii="Cambria Math" w:hAnsi="Cambria Math"/>
                        <w:color w:val="000000"/>
                        <w:sz w:val="24"/>
                        <w:szCs w:val="24"/>
                      </w:rPr>
                      <m:t>2</m:t>
                    </m:r>
                  </m:den>
                </m:f>
              </m:sub>
            </m:sSub>
          </m:num>
          <m:den>
            <m:r>
              <w:rPr>
                <w:rFonts w:ascii="Cambria Math" w:hAnsi="Cambria Math"/>
                <w:color w:val="000000"/>
                <w:sz w:val="24"/>
                <w:szCs w:val="24"/>
              </w:rPr>
              <m:t>∆z</m:t>
            </m:r>
          </m:den>
        </m:f>
      </m:oMath>
      <w:r w:rsidR="005522D3">
        <w:rPr>
          <w:rFonts w:ascii="Times-Roman" w:hAnsi="Times-Roman"/>
          <w:color w:val="000000"/>
          <w:sz w:val="24"/>
          <w:szCs w:val="24"/>
        </w:rPr>
        <w:t xml:space="preserve"> </w:t>
      </w:r>
      <w:r w:rsidR="00B71832">
        <w:rPr>
          <w:rFonts w:ascii="Times-Roman" w:hAnsi="Times-Roman"/>
          <w:color w:val="000000"/>
          <w:sz w:val="24"/>
          <w:szCs w:val="24"/>
        </w:rPr>
        <w:tab/>
      </w:r>
      <w:r w:rsidR="00B71832">
        <w:rPr>
          <w:rFonts w:ascii="Times-Roman" w:hAnsi="Times-Roman"/>
          <w:color w:val="000000"/>
          <w:sz w:val="24"/>
          <w:szCs w:val="24"/>
        </w:rPr>
        <w:tab/>
      </w:r>
      <w:r w:rsidR="006305D8">
        <w:rPr>
          <w:rFonts w:ascii="Times-Roman" w:hAnsi="Times-Roman"/>
          <w:color w:val="000000"/>
          <w:sz w:val="24"/>
          <w:szCs w:val="24"/>
        </w:rPr>
        <w:t>(2)</w:t>
      </w:r>
    </w:p>
    <w:p w14:paraId="191D6ADE" w14:textId="77777777" w:rsidR="00AE41C1" w:rsidRDefault="00AE41C1" w:rsidP="00376FAE">
      <w:pPr>
        <w:spacing w:after="120" w:line="360" w:lineRule="auto"/>
        <w:rPr>
          <w:rFonts w:ascii="Times New Roman" w:hAnsi="Times New Roman" w:cs="Times New Roman"/>
          <w:sz w:val="24"/>
          <w:szCs w:val="24"/>
        </w:rPr>
      </w:pPr>
    </w:p>
    <w:p w14:paraId="30DA5019" w14:textId="20987223" w:rsidR="00F72565" w:rsidRDefault="00376FAE" w:rsidP="00376FAE">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variations to the method of </w:t>
      </w:r>
      <w:r w:rsidRPr="0038356C">
        <w:rPr>
          <w:rFonts w:ascii="Times New Roman" w:hAnsi="Times New Roman" w:cs="Times New Roman"/>
          <w:sz w:val="24"/>
          <w:szCs w:val="24"/>
        </w:rPr>
        <w:t>Emeis et al.</w:t>
      </w:r>
      <w:r>
        <w:rPr>
          <w:rFonts w:ascii="Times New Roman" w:hAnsi="Times New Roman" w:cs="Times New Roman"/>
          <w:sz w:val="24"/>
          <w:szCs w:val="24"/>
        </w:rPr>
        <w:t xml:space="preserve"> </w:t>
      </w:r>
      <w:r w:rsidR="007F1EE3">
        <w:rPr>
          <w:rFonts w:ascii="Times New Roman" w:hAnsi="Times New Roman" w:cs="Times New Roman"/>
          <w:sz w:val="24"/>
          <w:szCs w:val="24"/>
        </w:rPr>
        <w:t>(</w:t>
      </w:r>
      <w:r>
        <w:rPr>
          <w:rFonts w:ascii="Times New Roman" w:hAnsi="Times New Roman" w:cs="Times New Roman"/>
          <w:sz w:val="24"/>
          <w:szCs w:val="24"/>
        </w:rPr>
        <w:t>2007</w:t>
      </w:r>
      <w:r w:rsidR="007F1EE3">
        <w:rPr>
          <w:rFonts w:ascii="Times New Roman" w:hAnsi="Times New Roman" w:cs="Times New Roman"/>
          <w:sz w:val="24"/>
          <w:szCs w:val="24"/>
        </w:rPr>
        <w:t>)</w:t>
      </w:r>
      <w:r w:rsidR="00FE11BD">
        <w:rPr>
          <w:rFonts w:ascii="Times New Roman" w:hAnsi="Times New Roman" w:cs="Times New Roman"/>
          <w:sz w:val="24"/>
          <w:szCs w:val="24"/>
        </w:rPr>
        <w:t xml:space="preserve"> (hereafter, EE07)</w:t>
      </w:r>
      <w:r>
        <w:rPr>
          <w:rFonts w:ascii="Times New Roman" w:hAnsi="Times New Roman" w:cs="Times New Roman"/>
          <w:sz w:val="24"/>
          <w:szCs w:val="24"/>
        </w:rPr>
        <w:t xml:space="preserve"> proposed here aim to reduce potential overestimations of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Pr>
          <w:rFonts w:ascii="Times New Roman" w:hAnsi="Times New Roman" w:cs="Times New Roman"/>
          <w:sz w:val="24"/>
          <w:szCs w:val="24"/>
        </w:rPr>
        <w:t xml:space="preserve"> and the number of parameters that need to be adjusted</w:t>
      </w:r>
      <w:r w:rsidR="0038356C">
        <w:rPr>
          <w:rFonts w:ascii="Times New Roman" w:hAnsi="Times New Roman" w:cs="Times New Roman"/>
          <w:sz w:val="24"/>
          <w:szCs w:val="24"/>
        </w:rPr>
        <w:t xml:space="preserve"> together</w:t>
      </w:r>
      <w:r>
        <w:rPr>
          <w:rFonts w:ascii="Times New Roman" w:hAnsi="Times New Roman" w:cs="Times New Roman"/>
          <w:sz w:val="24"/>
          <w:szCs w:val="24"/>
        </w:rPr>
        <w:t>.</w:t>
      </w:r>
      <w:r w:rsidR="00F02ED2">
        <w:rPr>
          <w:rFonts w:ascii="Times New Roman" w:hAnsi="Times New Roman" w:cs="Times New Roman" w:hint="eastAsia"/>
          <w:sz w:val="24"/>
          <w:szCs w:val="24"/>
        </w:rPr>
        <w:t xml:space="preserve"> Adjustable parameters </w:t>
      </w:r>
      <w:r w:rsidR="00E5076D">
        <w:rPr>
          <w:rFonts w:ascii="Times New Roman" w:hAnsi="Times New Roman" w:cs="Times New Roman"/>
          <w:sz w:val="24"/>
          <w:szCs w:val="24"/>
        </w:rPr>
        <w:t xml:space="preserve">are related to </w:t>
      </w:r>
      <w:ins w:id="31" w:author="만든 이" w:date="2018-11-29T09:21:00Z">
        <w:r w:rsidR="007B446E">
          <w:rPr>
            <w:rFonts w:ascii="Times New Roman" w:hAnsi="Times New Roman" w:cs="Times New Roman" w:hint="eastAsia"/>
            <w:sz w:val="24"/>
            <w:szCs w:val="24"/>
          </w:rPr>
          <w:t xml:space="preserve">spatial </w:t>
        </w:r>
        <w:r w:rsidR="007B446E">
          <w:rPr>
            <w:rFonts w:ascii="Times New Roman" w:hAnsi="Times New Roman" w:cs="Times New Roman"/>
            <w:sz w:val="24"/>
            <w:szCs w:val="24"/>
          </w:rPr>
          <w:t xml:space="preserve">and </w:t>
        </w:r>
      </w:ins>
      <w:r w:rsidR="00F02ED2">
        <w:rPr>
          <w:rFonts w:ascii="Times New Roman" w:hAnsi="Times New Roman" w:cs="Times New Roman" w:hint="eastAsia"/>
          <w:sz w:val="24"/>
          <w:szCs w:val="24"/>
        </w:rPr>
        <w:t xml:space="preserve">temporal </w:t>
      </w:r>
      <w:del w:id="32" w:author="만든 이" w:date="2018-11-29T09:21:00Z">
        <w:r w:rsidR="00F02ED2" w:rsidDel="007B446E">
          <w:rPr>
            <w:rFonts w:ascii="Times New Roman" w:hAnsi="Times New Roman" w:cs="Times New Roman" w:hint="eastAsia"/>
            <w:sz w:val="24"/>
            <w:szCs w:val="24"/>
          </w:rPr>
          <w:delText xml:space="preserve">and spatial </w:delText>
        </w:r>
      </w:del>
      <w:r w:rsidR="00F02ED2">
        <w:rPr>
          <w:rFonts w:ascii="Times New Roman" w:hAnsi="Times New Roman" w:cs="Times New Roman" w:hint="eastAsia"/>
          <w:sz w:val="24"/>
          <w:szCs w:val="24"/>
        </w:rPr>
        <w:t xml:space="preserve">averages </w:t>
      </w:r>
      <w:r w:rsidR="00953590">
        <w:rPr>
          <w:rFonts w:ascii="Times New Roman" w:hAnsi="Times New Roman" w:cs="Times New Roman"/>
          <w:noProof/>
          <w:sz w:val="24"/>
          <w:szCs w:val="24"/>
        </w:rPr>
        <w:t xml:space="preserve">both </w:t>
      </w:r>
      <w:r w:rsidR="00F02ED2">
        <w:rPr>
          <w:rFonts w:ascii="Times New Roman" w:hAnsi="Times New Roman" w:cs="Times New Roman" w:hint="eastAsia"/>
          <w:sz w:val="24"/>
          <w:szCs w:val="24"/>
        </w:rPr>
        <w:t xml:space="preserve">to </w:t>
      </w:r>
      <w:r w:rsidR="00E5076D">
        <w:rPr>
          <w:rFonts w:ascii="Times New Roman" w:hAnsi="Times New Roman" w:cs="Times New Roman"/>
          <w:sz w:val="24"/>
          <w:szCs w:val="24"/>
        </w:rPr>
        <w:t>filter</w:t>
      </w:r>
      <w:r w:rsidR="00F02ED2">
        <w:rPr>
          <w:rFonts w:ascii="Times New Roman" w:hAnsi="Times New Roman" w:cs="Times New Roman" w:hint="eastAsia"/>
          <w:sz w:val="24"/>
          <w:szCs w:val="24"/>
        </w:rPr>
        <w:t xml:space="preserve"> </w:t>
      </w:r>
      <w:r w:rsidR="00953590">
        <w:rPr>
          <w:rFonts w:ascii="Times New Roman" w:hAnsi="Times New Roman" w:cs="Times New Roman"/>
          <w:sz w:val="24"/>
          <w:szCs w:val="24"/>
        </w:rPr>
        <w:t xml:space="preserve">out </w:t>
      </w:r>
      <w:r w:rsidR="00E5076D">
        <w:rPr>
          <w:rFonts w:ascii="Times New Roman" w:hAnsi="Times New Roman" w:cs="Times New Roman"/>
          <w:sz w:val="24"/>
          <w:szCs w:val="24"/>
        </w:rPr>
        <w:t xml:space="preserve">ceilometer-reported </w:t>
      </w:r>
      <w:r w:rsidR="00F02ED2">
        <w:rPr>
          <w:rFonts w:ascii="Times New Roman" w:hAnsi="Times New Roman" w:cs="Times New Roman" w:hint="eastAsia"/>
          <w:sz w:val="24"/>
          <w:szCs w:val="24"/>
        </w:rPr>
        <w:t xml:space="preserve">noise and </w:t>
      </w:r>
      <w:r w:rsidR="002F5FC9">
        <w:rPr>
          <w:rFonts w:ascii="Times New Roman" w:hAnsi="Times New Roman" w:cs="Times New Roman"/>
          <w:sz w:val="24"/>
          <w:szCs w:val="24"/>
        </w:rPr>
        <w:t xml:space="preserve">to </w:t>
      </w:r>
      <w:r w:rsidR="00F02ED2">
        <w:rPr>
          <w:rFonts w:ascii="Times New Roman" w:hAnsi="Times New Roman" w:cs="Times New Roman" w:hint="eastAsia"/>
          <w:sz w:val="24"/>
          <w:szCs w:val="24"/>
        </w:rPr>
        <w:t xml:space="preserve">preserve </w:t>
      </w:r>
      <w:r w:rsidR="00F02ED2" w:rsidRPr="007E6FD1">
        <w:rPr>
          <w:rFonts w:ascii="Times New Roman" w:hAnsi="Times New Roman" w:cs="Times New Roman" w:hint="eastAsia"/>
          <w:noProof/>
          <w:sz w:val="24"/>
          <w:szCs w:val="24"/>
        </w:rPr>
        <w:t>meaningful</w:t>
      </w:r>
      <w:r w:rsidR="00F02ED2">
        <w:rPr>
          <w:rFonts w:ascii="Times New Roman" w:hAnsi="Times New Roman" w:cs="Times New Roman" w:hint="eastAsia"/>
          <w:sz w:val="24"/>
          <w:szCs w:val="24"/>
        </w:rPr>
        <w:t xml:space="preserve"> signal.</w:t>
      </w:r>
      <w:r>
        <w:rPr>
          <w:rFonts w:ascii="Times New Roman" w:hAnsi="Times New Roman" w:cs="Times New Roman"/>
          <w:sz w:val="24"/>
          <w:szCs w:val="24"/>
        </w:rPr>
        <w:t xml:space="preserve"> Through comparisons against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Pr>
          <w:rFonts w:ascii="Times New Roman" w:hAnsi="Times New Roman" w:cs="Times New Roman"/>
          <w:sz w:val="24"/>
          <w:szCs w:val="24"/>
        </w:rPr>
        <w:t xml:space="preserve"> retrieved from radiosonde </w:t>
      </w:r>
      <w:r w:rsidRPr="007E6FD1">
        <w:rPr>
          <w:rFonts w:ascii="Times New Roman" w:hAnsi="Times New Roman" w:cs="Times New Roman"/>
          <w:noProof/>
          <w:sz w:val="24"/>
          <w:szCs w:val="24"/>
        </w:rPr>
        <w:t>data</w:t>
      </w:r>
      <w:r w:rsidR="00B07C21">
        <w:rPr>
          <w:rFonts w:ascii="Times New Roman" w:hAnsi="Times New Roman" w:cs="Times New Roman"/>
          <w:noProof/>
          <w:sz w:val="24"/>
          <w:szCs w:val="24"/>
        </w:rPr>
        <w:t xml:space="preserve"> measured during 0500-2300 local standard time (LST) on 29 December 2016</w:t>
      </w:r>
      <w:r w:rsidR="009766AF">
        <w:rPr>
          <w:rFonts w:ascii="Times New Roman" w:hAnsi="Times New Roman" w:cs="Times New Roman"/>
          <w:noProof/>
          <w:sz w:val="24"/>
          <w:szCs w:val="24"/>
        </w:rPr>
        <w:t xml:space="preserve"> (see section 2.3 for detail)</w:t>
      </w:r>
      <w:r w:rsidR="007E6FD1">
        <w:rPr>
          <w:rFonts w:ascii="Times New Roman" w:hAnsi="Times New Roman" w:cs="Times New Roman"/>
          <w:noProof/>
          <w:sz w:val="24"/>
          <w:szCs w:val="24"/>
        </w:rPr>
        <w:t>,</w:t>
      </w:r>
      <w:r>
        <w:rPr>
          <w:rFonts w:ascii="Times New Roman" w:hAnsi="Times New Roman" w:cs="Times New Roman"/>
          <w:sz w:val="24"/>
          <w:szCs w:val="24"/>
        </w:rPr>
        <w:t xml:space="preserve"> we optimized such parameters, </w:t>
      </w:r>
      <w:r w:rsidRPr="003121CE">
        <w:rPr>
          <w:rFonts w:ascii="Times New Roman" w:hAnsi="Times New Roman" w:cs="Times New Roman"/>
          <w:i/>
          <w:noProof/>
          <w:color w:val="000000" w:themeColor="text1"/>
          <w:sz w:val="24"/>
          <w:szCs w:val="24"/>
        </w:rPr>
        <w:t>w</w:t>
      </w:r>
      <w:r w:rsidRPr="003121CE">
        <w:rPr>
          <w:rFonts w:ascii="Times New Roman" w:hAnsi="Times New Roman" w:cs="Times New Roman"/>
          <w:noProof/>
          <w:color w:val="000000" w:themeColor="text1"/>
          <w:sz w:val="24"/>
          <w:szCs w:val="24"/>
          <w:vertAlign w:val="subscript"/>
        </w:rPr>
        <w:t>v</w:t>
      </w:r>
      <w:r>
        <w:rPr>
          <w:rFonts w:ascii="Times New Roman" w:hAnsi="Times New Roman" w:cs="Times New Roman"/>
          <w:color w:val="000000" w:themeColor="text1"/>
          <w:sz w:val="24"/>
          <w:szCs w:val="24"/>
        </w:rPr>
        <w:t xml:space="preserve">, </w:t>
      </w:r>
      <w:r w:rsidRPr="0058114E">
        <w:rPr>
          <w:rFonts w:ascii="Times New Roman" w:hAnsi="Times New Roman" w:cs="Times New Roman"/>
          <w:i/>
          <w:color w:val="000000" w:themeColor="text1"/>
          <w:sz w:val="24"/>
          <w:szCs w:val="24"/>
        </w:rPr>
        <w:t>w</w:t>
      </w:r>
      <w:r w:rsidRPr="0058114E">
        <w:rPr>
          <w:rFonts w:ascii="Times New Roman" w:hAnsi="Times New Roman" w:cs="Times New Roman"/>
          <w:color w:val="000000" w:themeColor="text1"/>
          <w:sz w:val="24"/>
          <w:szCs w:val="24"/>
          <w:vertAlign w:val="subscript"/>
        </w:rPr>
        <w:t>t</w:t>
      </w:r>
      <w:r>
        <w:rPr>
          <w:rFonts w:ascii="Times New Roman" w:hAnsi="Times New Roman" w:cs="Times New Roman"/>
          <w:color w:val="000000" w:themeColor="text1"/>
          <w:sz w:val="24"/>
          <w:szCs w:val="24"/>
        </w:rPr>
        <w:t xml:space="preserve"> and </w:t>
      </w:r>
      <w:r w:rsidRPr="00606894">
        <w:rPr>
          <w:rFonts w:ascii="Times New Roman" w:eastAsia="MS Gothic" w:hAnsi="Times New Roman" w:cs="Times New Roman"/>
          <w:color w:val="000000"/>
          <w:sz w:val="24"/>
          <w:szCs w:val="24"/>
        </w:rPr>
        <w:t>∆</w:t>
      </w:r>
      <w:r w:rsidRPr="008F65A3">
        <w:rPr>
          <w:rFonts w:ascii="Times New Roman" w:hAnsi="Times New Roman" w:cs="Times New Roman"/>
          <w:i/>
          <w:color w:val="000000"/>
          <w:sz w:val="24"/>
          <w:szCs w:val="24"/>
        </w:rPr>
        <w:t>z</w:t>
      </w:r>
      <w:r>
        <w:rPr>
          <w:rFonts w:ascii="Times New Roman" w:hAnsi="Times New Roman" w:cs="Times New Roman"/>
          <w:i/>
          <w:color w:val="000000"/>
          <w:sz w:val="24"/>
          <w:szCs w:val="24"/>
        </w:rPr>
        <w:t>.</w:t>
      </w:r>
      <w:r>
        <w:rPr>
          <w:rFonts w:ascii="Times New Roman" w:hAnsi="Times New Roman" w:cs="Times New Roman"/>
          <w:color w:val="000000"/>
          <w:sz w:val="24"/>
          <w:szCs w:val="24"/>
        </w:rPr>
        <w:t xml:space="preserve"> </w:t>
      </w:r>
      <w:r w:rsidR="009D23BD">
        <w:rPr>
          <w:rFonts w:ascii="Times New Roman" w:hAnsi="Times New Roman" w:cs="Times New Roman"/>
          <w:color w:val="000000"/>
          <w:sz w:val="24"/>
          <w:szCs w:val="24"/>
        </w:rPr>
        <w:t xml:space="preserve">The </w:t>
      </w:r>
      <w:r w:rsidR="009D23BD" w:rsidRPr="007E6FD1">
        <w:rPr>
          <w:rFonts w:ascii="Times New Roman" w:hAnsi="Times New Roman" w:cs="Times New Roman"/>
          <w:noProof/>
          <w:color w:val="000000"/>
          <w:sz w:val="24"/>
          <w:szCs w:val="24"/>
        </w:rPr>
        <w:t>parameters</w:t>
      </w:r>
      <w:r w:rsidR="009D23BD">
        <w:rPr>
          <w:rFonts w:ascii="Times New Roman" w:hAnsi="Times New Roman" w:cs="Times New Roman"/>
          <w:color w:val="000000"/>
          <w:sz w:val="24"/>
          <w:szCs w:val="24"/>
        </w:rPr>
        <w:t xml:space="preserve"> </w:t>
      </w:r>
      <w:r w:rsidRPr="007E6FD1">
        <w:rPr>
          <w:rFonts w:ascii="Times New Roman" w:hAnsi="Times New Roman" w:cs="Times New Roman"/>
          <w:noProof/>
          <w:color w:val="000000"/>
          <w:sz w:val="24"/>
          <w:szCs w:val="24"/>
        </w:rPr>
        <w:t>were optimized</w:t>
      </w:r>
      <w:r>
        <w:rPr>
          <w:rFonts w:ascii="Times New Roman" w:hAnsi="Times New Roman" w:cs="Times New Roman"/>
          <w:color w:val="000000"/>
          <w:sz w:val="24"/>
          <w:szCs w:val="24"/>
        </w:rPr>
        <w:t xml:space="preserve"> for daytime</w:t>
      </w:r>
      <w:r w:rsidR="00AD033B" w:rsidRPr="00B07DD5">
        <w:rPr>
          <w:rFonts w:ascii="Times New Roman" w:hAnsi="Times New Roman"/>
          <w:sz w:val="24"/>
        </w:rPr>
        <w:t xml:space="preserve"> </w:t>
      </w:r>
      <w:r>
        <w:rPr>
          <w:rFonts w:ascii="Times New Roman" w:hAnsi="Times New Roman" w:cs="Times New Roman"/>
          <w:sz w:val="24"/>
          <w:szCs w:val="24"/>
        </w:rPr>
        <w:t>and night</w:t>
      </w:r>
      <w:del w:id="33" w:author="만든 이" w:date="2018-11-29T09:43:00Z">
        <w:r w:rsidR="006B0A92" w:rsidDel="00825564">
          <w:rPr>
            <w:rFonts w:ascii="Times New Roman" w:hAnsi="Times New Roman" w:cs="Times New Roman"/>
            <w:sz w:val="24"/>
            <w:szCs w:val="24"/>
          </w:rPr>
          <w:delText>-</w:delText>
        </w:r>
      </w:del>
      <w:r>
        <w:rPr>
          <w:rFonts w:ascii="Times New Roman" w:hAnsi="Times New Roman" w:cs="Times New Roman"/>
          <w:sz w:val="24"/>
          <w:szCs w:val="24"/>
        </w:rPr>
        <w:t>time</w:t>
      </w:r>
      <w:r w:rsidR="00527464">
        <w:rPr>
          <w:rFonts w:ascii="Times New Roman" w:hAnsi="Times New Roman" w:cs="Times New Roman"/>
          <w:sz w:val="24"/>
          <w:szCs w:val="24"/>
        </w:rPr>
        <w:t xml:space="preserve"> separately</w:t>
      </w:r>
      <w:r w:rsidR="00AD033B">
        <w:rPr>
          <w:rFonts w:ascii="Times New Roman" w:hAnsi="Times New Roman" w:cs="Times New Roman"/>
          <w:sz w:val="24"/>
          <w:szCs w:val="24"/>
        </w:rPr>
        <w:t xml:space="preserve"> </w:t>
      </w:r>
      <w:r w:rsidR="00527464">
        <w:rPr>
          <w:rFonts w:ascii="Times New Roman" w:hAnsi="Times New Roman" w:cs="Times New Roman"/>
          <w:sz w:val="24"/>
          <w:szCs w:val="24"/>
        </w:rPr>
        <w:t>based on time of sunrise and sunset</w:t>
      </w:r>
      <w:r w:rsidR="001746EF">
        <w:rPr>
          <w:rFonts w:ascii="Times New Roman" w:hAnsi="Times New Roman" w:cs="Times New Roman"/>
          <w:sz w:val="24"/>
          <w:szCs w:val="24"/>
        </w:rPr>
        <w:t xml:space="preserve"> and these optimized parameters were evaluated in May 2016</w:t>
      </w:r>
      <w:r w:rsidR="002843B5">
        <w:rPr>
          <w:rFonts w:ascii="Times New Roman" w:hAnsi="Times New Roman" w:cs="Times New Roman"/>
          <w:sz w:val="24"/>
          <w:szCs w:val="24"/>
        </w:rPr>
        <w:t>.</w:t>
      </w:r>
      <w:r w:rsidR="001746EF">
        <w:rPr>
          <w:rFonts w:ascii="Times New Roman" w:hAnsi="Times New Roman" w:cs="Times New Roman"/>
          <w:sz w:val="24"/>
          <w:szCs w:val="24"/>
        </w:rPr>
        <w:t xml:space="preserve"> </w:t>
      </w:r>
      <w:r w:rsidR="002843B5" w:rsidRPr="0038356C">
        <w:rPr>
          <w:rFonts w:ascii="Times New Roman" w:hAnsi="Times New Roman" w:cs="Times New Roman"/>
          <w:sz w:val="24"/>
          <w:szCs w:val="24"/>
        </w:rPr>
        <w:t>Emeis et al.</w:t>
      </w:r>
      <w:r w:rsidR="002843B5">
        <w:rPr>
          <w:rFonts w:ascii="Times New Roman" w:hAnsi="Times New Roman" w:cs="Times New Roman"/>
          <w:sz w:val="24"/>
          <w:szCs w:val="24"/>
        </w:rPr>
        <w:t xml:space="preserve"> </w:t>
      </w:r>
      <w:r w:rsidR="007F1EE3">
        <w:rPr>
          <w:rFonts w:ascii="Times New Roman" w:hAnsi="Times New Roman" w:cs="Times New Roman"/>
          <w:sz w:val="24"/>
          <w:szCs w:val="24"/>
        </w:rPr>
        <w:t>(</w:t>
      </w:r>
      <w:r w:rsidR="002843B5">
        <w:rPr>
          <w:rFonts w:ascii="Times New Roman" w:hAnsi="Times New Roman" w:cs="Times New Roman"/>
          <w:sz w:val="24"/>
          <w:szCs w:val="24"/>
        </w:rPr>
        <w:t>2007</w:t>
      </w:r>
      <w:r w:rsidR="007F1EE3">
        <w:rPr>
          <w:rFonts w:ascii="Times New Roman" w:hAnsi="Times New Roman" w:cs="Times New Roman"/>
          <w:sz w:val="24"/>
          <w:szCs w:val="24"/>
        </w:rPr>
        <w:t>)</w:t>
      </w:r>
      <w:r w:rsidR="002843B5">
        <w:rPr>
          <w:rFonts w:ascii="Times New Roman" w:hAnsi="Times New Roman" w:cs="Times New Roman"/>
          <w:sz w:val="24"/>
          <w:szCs w:val="24"/>
        </w:rPr>
        <w:t xml:space="preserve"> use</w:t>
      </w:r>
      <w:ins w:id="34" w:author="만든 이" w:date="2018-11-29T09:24:00Z">
        <w:r w:rsidR="007B446E">
          <w:rPr>
            <w:rFonts w:ascii="Times New Roman" w:hAnsi="Times New Roman" w:cs="Times New Roman"/>
            <w:sz w:val="24"/>
            <w:szCs w:val="24"/>
          </w:rPr>
          <w:t>d</w:t>
        </w:r>
      </w:ins>
      <w:r w:rsidR="002843B5">
        <w:rPr>
          <w:rFonts w:ascii="Times New Roman" w:hAnsi="Times New Roman" w:cs="Times New Roman"/>
          <w:sz w:val="24"/>
          <w:szCs w:val="24"/>
        </w:rPr>
        <w:t xml:space="preserve"> </w:t>
      </w:r>
      <w:del w:id="35" w:author="만든 이" w:date="2018-11-29T10:45:00Z">
        <w:r w:rsidDel="004E1577">
          <w:rPr>
            <w:rFonts w:ascii="Times New Roman" w:hAnsi="Times New Roman" w:cs="Times New Roman"/>
            <w:sz w:val="24"/>
            <w:szCs w:val="24"/>
          </w:rPr>
          <w:delText>predefined threshold</w:delText>
        </w:r>
        <w:r w:rsidR="002843B5" w:rsidDel="004E1577">
          <w:rPr>
            <w:rFonts w:ascii="Times New Roman" w:hAnsi="Times New Roman" w:cs="Times New Roman"/>
            <w:sz w:val="24"/>
            <w:szCs w:val="24"/>
          </w:rPr>
          <w:delText xml:space="preserve">s of </w:delText>
        </w:r>
        <w:r w:rsidR="002843B5" w:rsidRPr="00010EC1" w:rsidDel="004E1577">
          <w:rPr>
            <w:rFonts w:ascii="Times New Roman" w:hAnsi="Times New Roman" w:cs="Times New Roman"/>
            <w:i/>
            <w:sz w:val="24"/>
            <w:szCs w:val="24"/>
          </w:rPr>
          <w:delText>B</w:delText>
        </w:r>
        <w:r w:rsidR="002843B5" w:rsidDel="004E1577">
          <w:rPr>
            <w:rFonts w:ascii="Times New Roman" w:hAnsi="Times New Roman" w:cs="Times New Roman"/>
            <w:sz w:val="24"/>
            <w:szCs w:val="24"/>
          </w:rPr>
          <w:delText>(</w:delText>
        </w:r>
        <w:r w:rsidR="002843B5" w:rsidRPr="00010EC1" w:rsidDel="004E1577">
          <w:rPr>
            <w:rFonts w:ascii="Times New Roman" w:hAnsi="Times New Roman" w:cs="Times New Roman"/>
            <w:i/>
            <w:sz w:val="24"/>
            <w:szCs w:val="24"/>
          </w:rPr>
          <w:delText>z</w:delText>
        </w:r>
        <w:r w:rsidR="002843B5" w:rsidDel="004E1577">
          <w:rPr>
            <w:rFonts w:ascii="Times New Roman" w:hAnsi="Times New Roman" w:cs="Times New Roman"/>
            <w:sz w:val="24"/>
            <w:szCs w:val="24"/>
          </w:rPr>
          <w:delText>)</w:delText>
        </w:r>
        <w:r w:rsidR="009D23BD" w:rsidDel="004E1577">
          <w:rPr>
            <w:rFonts w:ascii="Times New Roman" w:hAnsi="Times New Roman" w:cs="Times New Roman"/>
            <w:sz w:val="24"/>
            <w:szCs w:val="24"/>
          </w:rPr>
          <w:delText xml:space="preserve"> </w:delText>
        </w:r>
        <w:r w:rsidR="009D23BD" w:rsidRPr="001009D0" w:rsidDel="004E1577">
          <w:rPr>
            <w:rFonts w:ascii="Times New Roman" w:hAnsi="Times New Roman" w:cs="Times New Roman"/>
            <w:sz w:val="24"/>
            <w:szCs w:val="24"/>
          </w:rPr>
          <w:delText>(</w:delText>
        </w:r>
      </w:del>
      <w:r w:rsidR="009D23BD" w:rsidRPr="001009D0">
        <w:rPr>
          <w:rFonts w:ascii="Times New Roman" w:hAnsi="Times New Roman" w:cs="Times New Roman"/>
          <w:i/>
          <w:sz w:val="24"/>
          <w:szCs w:val="24"/>
        </w:rPr>
        <w:t>B</w:t>
      </w:r>
      <w:r w:rsidR="009D23BD" w:rsidRPr="001009D0">
        <w:rPr>
          <w:rFonts w:ascii="Times New Roman" w:hAnsi="Times New Roman" w:cs="Times New Roman"/>
          <w:sz w:val="24"/>
          <w:szCs w:val="24"/>
          <w:vertAlign w:val="subscript"/>
        </w:rPr>
        <w:t>min</w:t>
      </w:r>
      <w:del w:id="36" w:author="만든 이" w:date="2018-11-29T10:46:00Z">
        <w:r w:rsidR="009D23BD" w:rsidRPr="001009D0" w:rsidDel="004E1577">
          <w:rPr>
            <w:rFonts w:ascii="Times New Roman" w:hAnsi="Times New Roman" w:cs="Times New Roman"/>
            <w:sz w:val="24"/>
            <w:szCs w:val="24"/>
          </w:rPr>
          <w:delText>)</w:delText>
        </w:r>
      </w:del>
      <w:r w:rsidR="002843B5">
        <w:rPr>
          <w:rFonts w:ascii="Times New Roman" w:hAnsi="Times New Roman" w:cs="Times New Roman"/>
          <w:sz w:val="24"/>
          <w:szCs w:val="24"/>
        </w:rPr>
        <w:t xml:space="preserve"> </w:t>
      </w:r>
      <w:r w:rsidR="002843B5">
        <w:rPr>
          <w:rFonts w:ascii="Times-Roman" w:hAnsi="Times-Roman"/>
          <w:color w:val="000000"/>
          <w:sz w:val="24"/>
          <w:szCs w:val="24"/>
        </w:rPr>
        <w:t xml:space="preserve">and </w:t>
      </w:r>
      <w:del w:id="37" w:author="만든 이" w:date="2018-11-29T10:46:00Z">
        <w:r w:rsidR="002843B5" w:rsidRPr="008F65A3" w:rsidDel="004E1577">
          <w:rPr>
            <w:rFonts w:ascii="CMMI10" w:hAnsi="CMMI10"/>
            <w:color w:val="000000"/>
            <w:sz w:val="24"/>
            <w:szCs w:val="24"/>
          </w:rPr>
          <w:delText>∂</w:delText>
        </w:r>
        <w:r w:rsidR="002843B5" w:rsidRPr="00824967" w:rsidDel="004E1577">
          <w:rPr>
            <w:rFonts w:ascii="CMMI10" w:hAnsi="CMMI10"/>
            <w:i/>
            <w:color w:val="000000"/>
            <w:sz w:val="24"/>
            <w:szCs w:val="24"/>
          </w:rPr>
          <w:delText>B</w:delText>
        </w:r>
        <w:r w:rsidR="002843B5" w:rsidRPr="008F65A3" w:rsidDel="004E1577">
          <w:rPr>
            <w:rFonts w:ascii="CMMI10" w:hAnsi="CMMI10"/>
            <w:color w:val="000000"/>
            <w:sz w:val="24"/>
            <w:szCs w:val="24"/>
          </w:rPr>
          <w:delText>/∂</w:delText>
        </w:r>
        <w:r w:rsidR="002843B5" w:rsidRPr="00824967" w:rsidDel="004E1577">
          <w:rPr>
            <w:rFonts w:ascii="CMMI10" w:hAnsi="CMMI10"/>
            <w:i/>
            <w:color w:val="000000"/>
            <w:sz w:val="24"/>
            <w:szCs w:val="24"/>
          </w:rPr>
          <w:delText>z</w:delText>
        </w:r>
        <w:r w:rsidR="00F72565" w:rsidDel="004E1577">
          <w:rPr>
            <w:rFonts w:ascii="CMMI8" w:hAnsi="CMMI8"/>
            <w:color w:val="000000"/>
            <w:sz w:val="24"/>
            <w:szCs w:val="24"/>
          </w:rPr>
          <w:delText xml:space="preserve"> </w:delText>
        </w:r>
        <w:r w:rsidR="009D23BD" w:rsidRPr="00996599" w:rsidDel="004E1577">
          <w:rPr>
            <w:rFonts w:ascii="Times New Roman" w:hAnsi="Times New Roman" w:cs="Times New Roman"/>
            <w:color w:val="000000"/>
            <w:sz w:val="24"/>
            <w:szCs w:val="24"/>
          </w:rPr>
          <w:delText>(</w:delText>
        </w:r>
      </w:del>
      <w:r w:rsidR="009D23BD" w:rsidRPr="00996599">
        <w:rPr>
          <w:rFonts w:ascii="Times New Roman" w:hAnsi="Times New Roman" w:cs="Times New Roman"/>
          <w:color w:val="000000"/>
          <w:sz w:val="24"/>
          <w:szCs w:val="24"/>
        </w:rPr>
        <w:t>(</w:t>
      </w:r>
      <w:r w:rsidR="00EF1C6F" w:rsidRPr="001C65E4">
        <w:rPr>
          <w:rFonts w:ascii="Times New Roman" w:hAnsi="Times New Roman" w:cs="Times New Roman"/>
          <w:color w:val="000000"/>
          <w:sz w:val="24"/>
          <w:szCs w:val="24"/>
        </w:rPr>
        <w:t>∂</w:t>
      </w:r>
      <w:r w:rsidR="009D23BD" w:rsidRPr="00996599">
        <w:rPr>
          <w:rFonts w:ascii="Times New Roman" w:hAnsi="Times New Roman" w:cs="Times New Roman"/>
          <w:i/>
          <w:color w:val="000000"/>
          <w:sz w:val="24"/>
          <w:szCs w:val="24"/>
        </w:rPr>
        <w:t>B</w:t>
      </w:r>
      <w:r w:rsidR="009D23BD" w:rsidRPr="00996599">
        <w:rPr>
          <w:rFonts w:ascii="Times New Roman" w:hAnsi="Times New Roman" w:cs="Times New Roman"/>
          <w:color w:val="000000"/>
          <w:sz w:val="24"/>
          <w:szCs w:val="24"/>
        </w:rPr>
        <w:t>/</w:t>
      </w:r>
      <w:r w:rsidR="00EF1C6F" w:rsidRPr="001C65E4">
        <w:rPr>
          <w:rFonts w:ascii="Times New Roman" w:hAnsi="Times New Roman" w:cs="Times New Roman"/>
          <w:color w:val="000000"/>
          <w:sz w:val="24"/>
          <w:szCs w:val="24"/>
        </w:rPr>
        <w:t>∂</w:t>
      </w:r>
      <w:r w:rsidR="009D23BD" w:rsidRPr="00996599">
        <w:rPr>
          <w:rFonts w:ascii="Times New Roman" w:hAnsi="Times New Roman" w:cs="Times New Roman"/>
          <w:i/>
          <w:color w:val="000000"/>
          <w:sz w:val="24"/>
          <w:szCs w:val="24"/>
        </w:rPr>
        <w:t>z</w:t>
      </w:r>
      <w:r w:rsidR="009D23BD" w:rsidRPr="00996599">
        <w:rPr>
          <w:rFonts w:ascii="Times New Roman" w:hAnsi="Times New Roman" w:cs="Times New Roman"/>
          <w:color w:val="000000"/>
          <w:sz w:val="24"/>
          <w:szCs w:val="24"/>
        </w:rPr>
        <w:t>)</w:t>
      </w:r>
      <w:r w:rsidR="009D23BD" w:rsidRPr="00996599">
        <w:rPr>
          <w:rFonts w:ascii="Times New Roman" w:hAnsi="Times New Roman" w:cs="Times New Roman"/>
          <w:color w:val="000000"/>
          <w:sz w:val="24"/>
          <w:szCs w:val="24"/>
          <w:vertAlign w:val="subscript"/>
        </w:rPr>
        <w:t>max</w:t>
      </w:r>
      <w:del w:id="38" w:author="만든 이" w:date="2018-11-29T10:46:00Z">
        <w:r w:rsidR="009D23BD" w:rsidRPr="00996599" w:rsidDel="004E1577">
          <w:rPr>
            <w:rFonts w:ascii="Times New Roman" w:hAnsi="Times New Roman" w:cs="Times New Roman"/>
            <w:color w:val="000000"/>
            <w:sz w:val="24"/>
            <w:szCs w:val="24"/>
          </w:rPr>
          <w:delText>)</w:delText>
        </w:r>
      </w:del>
      <w:r w:rsidR="009D23BD">
        <w:rPr>
          <w:rFonts w:ascii="CMMI8" w:hAnsi="CMMI8"/>
          <w:color w:val="000000"/>
          <w:sz w:val="24"/>
          <w:szCs w:val="24"/>
        </w:rPr>
        <w:t xml:space="preserve"> </w:t>
      </w:r>
      <w:r>
        <w:rPr>
          <w:rFonts w:ascii="Times New Roman" w:hAnsi="Times New Roman" w:cs="Times New Roman"/>
          <w:sz w:val="24"/>
          <w:szCs w:val="24"/>
        </w:rPr>
        <w:t>to determine</w:t>
      </w:r>
      <w:r w:rsidR="00F72565">
        <w:rPr>
          <w:rFonts w:ascii="Times New Roman" w:hAnsi="Times New Roman" w:cs="Times New Roman"/>
          <w:sz w:val="24"/>
          <w:szCs w:val="24"/>
        </w:rPr>
        <w:t xml:space="preserve"> </w:t>
      </w:r>
      <w:r w:rsidR="00ED3B65" w:rsidRPr="007E6FD1">
        <w:rPr>
          <w:rFonts w:ascii="Times New Roman" w:hAnsi="Times New Roman" w:cs="Times New Roman"/>
          <w:i/>
          <w:noProof/>
          <w:sz w:val="24"/>
          <w:szCs w:val="24"/>
        </w:rPr>
        <w:t>Z</w:t>
      </w:r>
      <w:r w:rsidR="00ED3B65" w:rsidRPr="007E6FD1">
        <w:rPr>
          <w:rFonts w:ascii="Times New Roman" w:hAnsi="Times New Roman" w:cs="Times New Roman"/>
          <w:noProof/>
          <w:sz w:val="24"/>
          <w:szCs w:val="24"/>
          <w:vertAlign w:val="subscript"/>
        </w:rPr>
        <w:t>ML</w:t>
      </w:r>
      <w:r w:rsidR="00F72565">
        <w:rPr>
          <w:rFonts w:ascii="Times New Roman" w:hAnsi="Times New Roman" w:cs="Times New Roman"/>
          <w:sz w:val="24"/>
          <w:szCs w:val="24"/>
        </w:rPr>
        <w:t>;</w:t>
      </w:r>
      <w:r>
        <w:rPr>
          <w:rFonts w:ascii="Times New Roman" w:hAnsi="Times New Roman" w:cs="Times New Roman"/>
          <w:sz w:val="24"/>
          <w:szCs w:val="24"/>
        </w:rPr>
        <w:t xml:space="preserve"> here </w:t>
      </w:r>
      <w:r w:rsidRPr="00AC227D">
        <w:rPr>
          <w:rFonts w:ascii="Times New Roman" w:hAnsi="Times New Roman" w:cs="Times New Roman"/>
          <w:i/>
          <w:sz w:val="24"/>
          <w:szCs w:val="24"/>
        </w:rPr>
        <w:t>B</w:t>
      </w:r>
      <w:r w:rsidRPr="00AC227D">
        <w:rPr>
          <w:rFonts w:ascii="Times New Roman" w:hAnsi="Times New Roman" w:cs="Times New Roman"/>
          <w:sz w:val="24"/>
          <w:szCs w:val="24"/>
          <w:vertAlign w:val="subscript"/>
        </w:rPr>
        <w:t>min</w:t>
      </w:r>
      <w:r w:rsidRPr="00792652">
        <w:rPr>
          <w:rFonts w:ascii="Times New Roman" w:hAnsi="Times New Roman" w:cs="Times New Roman"/>
          <w:sz w:val="24"/>
          <w:szCs w:val="24"/>
        </w:rPr>
        <w:t xml:space="preserve"> </w:t>
      </w:r>
      <w:r>
        <w:rPr>
          <w:rFonts w:ascii="Times New Roman" w:hAnsi="Times New Roman" w:cs="Times New Roman"/>
          <w:sz w:val="24"/>
          <w:szCs w:val="24"/>
        </w:rPr>
        <w:t>i</w:t>
      </w:r>
      <w:r w:rsidRPr="00792652">
        <w:rPr>
          <w:rFonts w:ascii="Times New Roman" w:hAnsi="Times New Roman" w:cs="Times New Roman"/>
          <w:sz w:val="24"/>
          <w:szCs w:val="24"/>
        </w:rPr>
        <w:t xml:space="preserve">s estimated </w:t>
      </w:r>
      <w:r w:rsidRPr="007E6FD1">
        <w:rPr>
          <w:rFonts w:ascii="Times New Roman" w:hAnsi="Times New Roman" w:cs="Times New Roman"/>
          <w:noProof/>
          <w:sz w:val="24"/>
          <w:szCs w:val="24"/>
        </w:rPr>
        <w:t>from the ceilometer</w:t>
      </w:r>
      <w:r w:rsidRPr="00792652">
        <w:rPr>
          <w:rFonts w:ascii="Times New Roman" w:hAnsi="Times New Roman" w:cs="Times New Roman"/>
          <w:sz w:val="24"/>
          <w:szCs w:val="24"/>
        </w:rPr>
        <w:t xml:space="preserve"> itself</w:t>
      </w:r>
      <w:r>
        <w:rPr>
          <w:rFonts w:ascii="Times New Roman" w:hAnsi="Times New Roman" w:cs="Times New Roman"/>
          <w:sz w:val="24"/>
          <w:szCs w:val="24"/>
        </w:rPr>
        <w:t xml:space="preserve"> using the </w:t>
      </w:r>
      <w:r w:rsidR="000E6624">
        <w:rPr>
          <w:rFonts w:ascii="Times New Roman" w:hAnsi="Times New Roman" w:cs="Times New Roman"/>
          <w:sz w:val="24"/>
          <w:szCs w:val="24"/>
        </w:rPr>
        <w:t xml:space="preserve">averaged </w:t>
      </w:r>
      <w:r w:rsidR="0035257A" w:rsidRPr="00010EC1">
        <w:rPr>
          <w:rFonts w:ascii="Times New Roman" w:hAnsi="Times New Roman" w:cs="Times New Roman"/>
          <w:i/>
          <w:sz w:val="24"/>
          <w:szCs w:val="24"/>
        </w:rPr>
        <w:t>B</w:t>
      </w:r>
      <w:r w:rsidR="0035257A">
        <w:rPr>
          <w:rFonts w:ascii="Times New Roman" w:hAnsi="Times New Roman" w:cs="Times New Roman"/>
          <w:sz w:val="24"/>
          <w:szCs w:val="24"/>
        </w:rPr>
        <w:t>(</w:t>
      </w:r>
      <w:r w:rsidR="0035257A" w:rsidRPr="00010EC1">
        <w:rPr>
          <w:rFonts w:ascii="Times New Roman" w:hAnsi="Times New Roman" w:cs="Times New Roman"/>
          <w:i/>
          <w:sz w:val="24"/>
          <w:szCs w:val="24"/>
        </w:rPr>
        <w:t>z</w:t>
      </w:r>
      <w:r w:rsidR="0035257A">
        <w:rPr>
          <w:rFonts w:ascii="Times New Roman" w:hAnsi="Times New Roman" w:cs="Times New Roman"/>
          <w:sz w:val="24"/>
          <w:szCs w:val="24"/>
        </w:rPr>
        <w:t>)</w:t>
      </w:r>
      <w:r w:rsidR="009516D3">
        <w:rPr>
          <w:rFonts w:ascii="Times New Roman" w:hAnsi="Times New Roman" w:cs="Times New Roman"/>
          <w:sz w:val="24"/>
          <w:szCs w:val="24"/>
        </w:rPr>
        <w:t xml:space="preserve"> </w:t>
      </w:r>
      <w:r w:rsidR="0038356C">
        <w:rPr>
          <w:rFonts w:ascii="Times New Roman" w:hAnsi="Times New Roman" w:cs="Times New Roman"/>
          <w:sz w:val="24"/>
          <w:szCs w:val="24"/>
        </w:rPr>
        <w:t>in</w:t>
      </w:r>
      <w:r w:rsidR="009516D3">
        <w:rPr>
          <w:rFonts w:ascii="Times New Roman" w:hAnsi="Times New Roman" w:cs="Times New Roman"/>
          <w:sz w:val="24"/>
          <w:szCs w:val="24"/>
        </w:rPr>
        <w:t xml:space="preserve"> </w:t>
      </w:r>
      <w:r w:rsidR="006B0A92">
        <w:rPr>
          <w:rFonts w:ascii="Times New Roman" w:hAnsi="Times New Roman" w:cs="Times New Roman"/>
          <w:sz w:val="24"/>
          <w:szCs w:val="24"/>
        </w:rPr>
        <w:t xml:space="preserve">the </w:t>
      </w:r>
      <w:r w:rsidR="009516D3">
        <w:rPr>
          <w:rFonts w:ascii="Times New Roman" w:hAnsi="Times New Roman" w:cs="Times New Roman"/>
          <w:sz w:val="24"/>
          <w:szCs w:val="24"/>
        </w:rPr>
        <w:t>FA</w:t>
      </w:r>
      <w:r w:rsidR="0035257A">
        <w:rPr>
          <w:rFonts w:ascii="Times New Roman" w:hAnsi="Times New Roman" w:cs="Times New Roman"/>
          <w:sz w:val="24"/>
          <w:szCs w:val="24"/>
        </w:rPr>
        <w:t xml:space="preserve"> </w:t>
      </w:r>
      <w:r>
        <w:rPr>
          <w:rFonts w:ascii="Times New Roman" w:hAnsi="Times New Roman" w:cs="Times New Roman"/>
          <w:sz w:val="24"/>
          <w:szCs w:val="24"/>
        </w:rPr>
        <w:t xml:space="preserve">during clear nighttime. </w:t>
      </w:r>
      <w:r w:rsidRPr="0038356C">
        <w:rPr>
          <w:rFonts w:ascii="Times New Roman" w:hAnsi="Times New Roman" w:cs="Times New Roman"/>
          <w:sz w:val="24"/>
          <w:szCs w:val="24"/>
        </w:rPr>
        <w:t>Kotthaus et al.</w:t>
      </w:r>
      <w:r w:rsidRPr="00792652">
        <w:rPr>
          <w:rFonts w:ascii="Times New Roman" w:hAnsi="Times New Roman" w:cs="Times New Roman"/>
          <w:sz w:val="24"/>
          <w:szCs w:val="24"/>
        </w:rPr>
        <w:t xml:space="preserve"> </w:t>
      </w:r>
      <w:r w:rsidR="007F1EE3">
        <w:rPr>
          <w:rFonts w:ascii="Times New Roman" w:hAnsi="Times New Roman" w:cs="Times New Roman"/>
          <w:sz w:val="24"/>
          <w:szCs w:val="24"/>
        </w:rPr>
        <w:t>(</w:t>
      </w:r>
      <w:r w:rsidRPr="00792652">
        <w:rPr>
          <w:rFonts w:ascii="Times New Roman" w:hAnsi="Times New Roman" w:cs="Times New Roman"/>
          <w:sz w:val="24"/>
          <w:szCs w:val="24"/>
        </w:rPr>
        <w:t>2016</w:t>
      </w:r>
      <w:r w:rsidR="007F1EE3">
        <w:rPr>
          <w:rFonts w:ascii="Times New Roman" w:hAnsi="Times New Roman" w:cs="Times New Roman"/>
          <w:sz w:val="24"/>
          <w:szCs w:val="24"/>
        </w:rPr>
        <w:t>)</w:t>
      </w:r>
      <w:r>
        <w:rPr>
          <w:rFonts w:ascii="Times New Roman" w:hAnsi="Times New Roman" w:cs="Times New Roman"/>
          <w:sz w:val="24"/>
          <w:szCs w:val="24"/>
        </w:rPr>
        <w:t xml:space="preserve"> proposed this as a sort of </w:t>
      </w:r>
      <w:r w:rsidRPr="00792652">
        <w:rPr>
          <w:rFonts w:ascii="Times New Roman" w:hAnsi="Times New Roman" w:cs="Times New Roman"/>
          <w:sz w:val="24"/>
          <w:szCs w:val="24"/>
        </w:rPr>
        <w:t>background correction</w:t>
      </w:r>
      <w:r>
        <w:rPr>
          <w:rFonts w:ascii="Times New Roman" w:hAnsi="Times New Roman" w:cs="Times New Roman"/>
          <w:sz w:val="24"/>
          <w:szCs w:val="24"/>
        </w:rPr>
        <w:t xml:space="preserve"> </w:t>
      </w:r>
      <w:r w:rsidRPr="00792652">
        <w:rPr>
          <w:rFonts w:ascii="Times New Roman" w:hAnsi="Times New Roman" w:cs="Times New Roman"/>
          <w:sz w:val="24"/>
          <w:szCs w:val="24"/>
        </w:rPr>
        <w:t>to remove erratic changes in</w:t>
      </w:r>
      <w:r w:rsidR="0035257A">
        <w:rPr>
          <w:rFonts w:ascii="Times New Roman" w:hAnsi="Times New Roman" w:cs="Times New Roman"/>
          <w:sz w:val="24"/>
          <w:szCs w:val="24"/>
        </w:rPr>
        <w:t xml:space="preserve"> </w:t>
      </w:r>
      <w:r w:rsidR="0035257A" w:rsidRPr="00010EC1">
        <w:rPr>
          <w:rFonts w:ascii="Times New Roman" w:hAnsi="Times New Roman" w:cs="Times New Roman"/>
          <w:i/>
          <w:sz w:val="24"/>
          <w:szCs w:val="24"/>
        </w:rPr>
        <w:t>B</w:t>
      </w:r>
      <w:r w:rsidR="0035257A">
        <w:rPr>
          <w:rFonts w:ascii="Times New Roman" w:hAnsi="Times New Roman" w:cs="Times New Roman"/>
          <w:sz w:val="24"/>
          <w:szCs w:val="24"/>
        </w:rPr>
        <w:t>(</w:t>
      </w:r>
      <w:r w:rsidR="0035257A" w:rsidRPr="00010EC1">
        <w:rPr>
          <w:rFonts w:ascii="Times New Roman" w:hAnsi="Times New Roman" w:cs="Times New Roman"/>
          <w:i/>
          <w:sz w:val="24"/>
          <w:szCs w:val="24"/>
        </w:rPr>
        <w:t>z</w:t>
      </w:r>
      <w:r w:rsidR="0035257A">
        <w:rPr>
          <w:rFonts w:ascii="Times New Roman" w:hAnsi="Times New Roman" w:cs="Times New Roman"/>
          <w:sz w:val="24"/>
          <w:szCs w:val="24"/>
        </w:rPr>
        <w:t>)</w:t>
      </w:r>
      <w:r w:rsidRPr="00792652">
        <w:rPr>
          <w:rFonts w:ascii="Times New Roman" w:hAnsi="Times New Roman" w:cs="Times New Roman"/>
          <w:sz w:val="24"/>
          <w:szCs w:val="24"/>
        </w:rPr>
        <w:t xml:space="preserve">. It </w:t>
      </w:r>
      <w:r>
        <w:rPr>
          <w:rFonts w:ascii="Times New Roman" w:hAnsi="Times New Roman" w:cs="Times New Roman"/>
          <w:sz w:val="24"/>
          <w:szCs w:val="24"/>
        </w:rPr>
        <w:t>works</w:t>
      </w:r>
      <w:r w:rsidRPr="00792652">
        <w:rPr>
          <w:rFonts w:ascii="Times New Roman" w:hAnsi="Times New Roman" w:cs="Times New Roman"/>
          <w:sz w:val="24"/>
          <w:szCs w:val="24"/>
        </w:rPr>
        <w:t xml:space="preserve"> because the signal-to-noise ratio of </w:t>
      </w:r>
      <w:r w:rsidR="00F72565" w:rsidRPr="00010EC1">
        <w:rPr>
          <w:rFonts w:ascii="Times New Roman" w:hAnsi="Times New Roman" w:cs="Times New Roman"/>
          <w:i/>
          <w:sz w:val="24"/>
          <w:szCs w:val="24"/>
        </w:rPr>
        <w:t>B</w:t>
      </w:r>
      <w:r w:rsidR="00F72565">
        <w:rPr>
          <w:rFonts w:ascii="Times New Roman" w:hAnsi="Times New Roman" w:cs="Times New Roman"/>
          <w:sz w:val="24"/>
          <w:szCs w:val="24"/>
        </w:rPr>
        <w:t>(</w:t>
      </w:r>
      <w:r w:rsidR="00F72565" w:rsidRPr="00010EC1">
        <w:rPr>
          <w:rFonts w:ascii="Times New Roman" w:hAnsi="Times New Roman" w:cs="Times New Roman"/>
          <w:i/>
          <w:sz w:val="24"/>
          <w:szCs w:val="24"/>
        </w:rPr>
        <w:t>z</w:t>
      </w:r>
      <w:r w:rsidR="00F72565">
        <w:rPr>
          <w:rFonts w:ascii="Times New Roman" w:hAnsi="Times New Roman" w:cs="Times New Roman"/>
          <w:sz w:val="24"/>
          <w:szCs w:val="24"/>
        </w:rPr>
        <w:t xml:space="preserve">) </w:t>
      </w:r>
      <w:r w:rsidRPr="00792652">
        <w:rPr>
          <w:rFonts w:ascii="Times New Roman" w:hAnsi="Times New Roman" w:cs="Times New Roman"/>
          <w:sz w:val="24"/>
          <w:szCs w:val="24"/>
        </w:rPr>
        <w:t>is low at high altitude</w:t>
      </w:r>
      <w:r>
        <w:rPr>
          <w:rFonts w:ascii="Times New Roman" w:hAnsi="Times New Roman" w:cs="Times New Roman"/>
          <w:sz w:val="24"/>
          <w:szCs w:val="24"/>
        </w:rPr>
        <w:t>s</w:t>
      </w:r>
      <w:r w:rsidRPr="00792652">
        <w:rPr>
          <w:rFonts w:ascii="Times New Roman" w:hAnsi="Times New Roman" w:cs="Times New Roman"/>
          <w:sz w:val="24"/>
          <w:szCs w:val="24"/>
        </w:rPr>
        <w:t xml:space="preserve"> (making</w:t>
      </w:r>
      <w:r w:rsidR="00F72565">
        <w:rPr>
          <w:rFonts w:ascii="Times New Roman" w:hAnsi="Times New Roman" w:cs="Times New Roman"/>
          <w:sz w:val="24"/>
          <w:szCs w:val="24"/>
        </w:rPr>
        <w:t xml:space="preserve"> </w:t>
      </w:r>
      <w:r w:rsidR="00F72565" w:rsidRPr="00010EC1">
        <w:rPr>
          <w:rFonts w:ascii="Times New Roman" w:hAnsi="Times New Roman" w:cs="Times New Roman"/>
          <w:i/>
          <w:sz w:val="24"/>
          <w:szCs w:val="24"/>
        </w:rPr>
        <w:t>B</w:t>
      </w:r>
      <w:r w:rsidR="00F72565">
        <w:rPr>
          <w:rFonts w:ascii="Times New Roman" w:hAnsi="Times New Roman" w:cs="Times New Roman"/>
          <w:sz w:val="24"/>
          <w:szCs w:val="24"/>
        </w:rPr>
        <w:t>(</w:t>
      </w:r>
      <w:r w:rsidR="00F72565" w:rsidRPr="00010EC1">
        <w:rPr>
          <w:rFonts w:ascii="Times New Roman" w:hAnsi="Times New Roman" w:cs="Times New Roman"/>
          <w:i/>
          <w:sz w:val="24"/>
          <w:szCs w:val="24"/>
        </w:rPr>
        <w:t>z</w:t>
      </w:r>
      <w:r w:rsidR="00F72565">
        <w:rPr>
          <w:rFonts w:ascii="Times New Roman" w:hAnsi="Times New Roman" w:cs="Times New Roman"/>
          <w:sz w:val="24"/>
          <w:szCs w:val="24"/>
        </w:rPr>
        <w:t>) &lt; 0</w:t>
      </w:r>
      <w:r w:rsidRPr="00792652">
        <w:rPr>
          <w:rFonts w:ascii="Times New Roman" w:hAnsi="Times New Roman" w:cs="Times New Roman"/>
          <w:sz w:val="24"/>
          <w:szCs w:val="24"/>
        </w:rPr>
        <w:t xml:space="preserve">), and the minimum of </w:t>
      </w:r>
      <w:r w:rsidRPr="008F65A3">
        <w:rPr>
          <w:rFonts w:ascii="CMMI10" w:hAnsi="CMMI10"/>
          <w:color w:val="000000"/>
          <w:sz w:val="24"/>
          <w:szCs w:val="24"/>
        </w:rPr>
        <w:t>∂</w:t>
      </w:r>
      <w:r w:rsidRPr="00824967">
        <w:rPr>
          <w:rFonts w:ascii="CMMI10" w:hAnsi="CMMI10"/>
          <w:i/>
          <w:color w:val="000000"/>
          <w:sz w:val="24"/>
          <w:szCs w:val="24"/>
        </w:rPr>
        <w:t>B</w:t>
      </w:r>
      <w:r w:rsidRPr="008F65A3">
        <w:rPr>
          <w:rFonts w:ascii="CMMI10" w:hAnsi="CMMI10"/>
          <w:color w:val="000000"/>
          <w:sz w:val="24"/>
          <w:szCs w:val="24"/>
        </w:rPr>
        <w:t>/∂</w:t>
      </w:r>
      <w:r w:rsidRPr="00824967">
        <w:rPr>
          <w:rFonts w:ascii="CMMI10" w:hAnsi="CMMI10"/>
          <w:i/>
          <w:color w:val="000000"/>
          <w:sz w:val="24"/>
          <w:szCs w:val="24"/>
        </w:rPr>
        <w:t>z</w:t>
      </w:r>
      <w:r w:rsidRPr="00792652" w:rsidDel="00AC227D">
        <w:rPr>
          <w:rFonts w:ascii="Times New Roman" w:hAnsi="Times New Roman" w:cs="Times New Roman"/>
          <w:sz w:val="24"/>
          <w:szCs w:val="24"/>
        </w:rPr>
        <w:t xml:space="preserve"> </w:t>
      </w:r>
      <w:r w:rsidRPr="00792652">
        <w:rPr>
          <w:rFonts w:ascii="Times New Roman" w:hAnsi="Times New Roman" w:cs="Times New Roman"/>
          <w:sz w:val="24"/>
          <w:szCs w:val="24"/>
        </w:rPr>
        <w:t xml:space="preserve">frequently </w:t>
      </w:r>
      <w:r>
        <w:rPr>
          <w:rFonts w:ascii="Times New Roman" w:hAnsi="Times New Roman" w:cs="Times New Roman"/>
          <w:sz w:val="24"/>
          <w:szCs w:val="24"/>
        </w:rPr>
        <w:t xml:space="preserve">occurs </w:t>
      </w:r>
      <w:r w:rsidRPr="00792652">
        <w:rPr>
          <w:rFonts w:ascii="Times New Roman" w:hAnsi="Times New Roman" w:cs="Times New Roman"/>
          <w:sz w:val="24"/>
          <w:szCs w:val="24"/>
        </w:rPr>
        <w:t xml:space="preserve">at high altitude accordingly, leading to abnormally high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Pr="00792652">
        <w:rPr>
          <w:rFonts w:ascii="Times New Roman" w:hAnsi="Times New Roman" w:cs="Times New Roman"/>
          <w:sz w:val="24"/>
          <w:szCs w:val="24"/>
        </w:rPr>
        <w:t>.</w:t>
      </w:r>
    </w:p>
    <w:p w14:paraId="101116CC" w14:textId="74C93329" w:rsidR="0058114E" w:rsidRDefault="00F72565" w:rsidP="00B07C2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proposed method to retrieve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Pr>
          <w:rFonts w:ascii="Times New Roman" w:hAnsi="Times New Roman" w:cs="Times New Roman"/>
          <w:sz w:val="24"/>
          <w:szCs w:val="24"/>
        </w:rPr>
        <w:t xml:space="preserve"> from </w:t>
      </w:r>
      <w:ins w:id="39" w:author="만든 이" w:date="2018-11-29T08:41:00Z">
        <w:r w:rsidR="00A86081">
          <w:rPr>
            <w:rFonts w:ascii="Times New Roman" w:hAnsi="Times New Roman" w:cs="Times New Roman"/>
            <w:sz w:val="24"/>
            <w:szCs w:val="24"/>
          </w:rPr>
          <w:t xml:space="preserve">attenuated </w:t>
        </w:r>
      </w:ins>
      <w:r>
        <w:rPr>
          <w:rFonts w:ascii="Times New Roman" w:hAnsi="Times New Roman" w:cs="Times New Roman"/>
          <w:sz w:val="24"/>
          <w:szCs w:val="24"/>
        </w:rPr>
        <w:t>aerosol backscatter profiles can be summarized in three main steps as follows:</w:t>
      </w:r>
    </w:p>
    <w:p w14:paraId="79EE2BB6" w14:textId="50BC1B9F" w:rsidR="00FD31AE" w:rsidRPr="00653D57" w:rsidRDefault="00FB7367" w:rsidP="00741ACD">
      <w:pPr>
        <w:spacing w:after="120" w:line="360" w:lineRule="auto"/>
        <w:rPr>
          <w:rFonts w:ascii="Times New Roman" w:hAnsi="Times New Roman" w:cs="Times New Roman"/>
          <w:color w:val="000000" w:themeColor="text1"/>
          <w:sz w:val="24"/>
          <w:szCs w:val="24"/>
        </w:rPr>
      </w:pPr>
      <w:r w:rsidRPr="00653D57">
        <w:rPr>
          <w:rFonts w:ascii="Times New Roman" w:hAnsi="Times New Roman" w:cs="Times New Roman"/>
          <w:color w:val="000000" w:themeColor="text1"/>
          <w:sz w:val="24"/>
          <w:szCs w:val="24"/>
        </w:rPr>
        <w:t xml:space="preserve">1) </w:t>
      </w:r>
      <w:r w:rsidR="0058114E">
        <w:rPr>
          <w:rFonts w:ascii="Times New Roman" w:hAnsi="Times New Roman" w:cs="Times New Roman"/>
          <w:color w:val="000000" w:themeColor="text1"/>
          <w:sz w:val="24"/>
          <w:szCs w:val="24"/>
        </w:rPr>
        <w:t>V</w:t>
      </w:r>
      <w:r w:rsidRPr="00653D57">
        <w:rPr>
          <w:rFonts w:ascii="Times New Roman" w:hAnsi="Times New Roman" w:cs="Times New Roman"/>
          <w:color w:val="000000" w:themeColor="text1"/>
          <w:sz w:val="24"/>
          <w:szCs w:val="24"/>
        </w:rPr>
        <w:t>ertical</w:t>
      </w:r>
      <w:r w:rsidR="006D62FC" w:rsidRPr="00653D57">
        <w:rPr>
          <w:rFonts w:ascii="Times New Roman" w:hAnsi="Times New Roman" w:cs="Times New Roman"/>
          <w:color w:val="000000" w:themeColor="text1"/>
          <w:sz w:val="24"/>
          <w:szCs w:val="24"/>
        </w:rPr>
        <w:t xml:space="preserve"> and </w:t>
      </w:r>
      <w:r w:rsidRPr="00653D57">
        <w:rPr>
          <w:rFonts w:ascii="Times New Roman" w:hAnsi="Times New Roman" w:cs="Times New Roman"/>
          <w:color w:val="000000" w:themeColor="text1"/>
          <w:sz w:val="24"/>
          <w:szCs w:val="24"/>
        </w:rPr>
        <w:t>temporal moving averag</w:t>
      </w:r>
      <w:r w:rsidR="006D62FC" w:rsidRPr="00653D57">
        <w:rPr>
          <w:rFonts w:ascii="Times New Roman" w:hAnsi="Times New Roman" w:cs="Times New Roman"/>
          <w:color w:val="000000" w:themeColor="text1"/>
          <w:sz w:val="24"/>
          <w:szCs w:val="24"/>
        </w:rPr>
        <w:t>es</w:t>
      </w:r>
      <w:r w:rsidR="0058114E">
        <w:rPr>
          <w:rFonts w:ascii="Times New Roman" w:hAnsi="Times New Roman" w:cs="Times New Roman"/>
          <w:color w:val="000000" w:themeColor="text1"/>
          <w:sz w:val="24"/>
          <w:szCs w:val="24"/>
        </w:rPr>
        <w:t xml:space="preserve">, </w:t>
      </w:r>
      <w:r w:rsidR="0058114E" w:rsidRPr="00B07C21">
        <w:rPr>
          <w:rFonts w:ascii="Times New Roman" w:hAnsi="Times New Roman" w:cs="Times New Roman"/>
          <w:i/>
          <w:noProof/>
          <w:color w:val="000000" w:themeColor="text1"/>
          <w:sz w:val="24"/>
          <w:szCs w:val="24"/>
        </w:rPr>
        <w:t>w</w:t>
      </w:r>
      <w:r w:rsidR="0058114E" w:rsidRPr="00B07C21">
        <w:rPr>
          <w:rFonts w:ascii="Times New Roman" w:hAnsi="Times New Roman" w:cs="Times New Roman"/>
          <w:noProof/>
          <w:color w:val="000000" w:themeColor="text1"/>
          <w:sz w:val="24"/>
          <w:szCs w:val="24"/>
          <w:vertAlign w:val="subscript"/>
        </w:rPr>
        <w:t>v</w:t>
      </w:r>
      <w:r w:rsidR="0058114E">
        <w:rPr>
          <w:rFonts w:ascii="Times New Roman" w:hAnsi="Times New Roman" w:cs="Times New Roman"/>
          <w:color w:val="000000" w:themeColor="text1"/>
          <w:sz w:val="24"/>
          <w:szCs w:val="24"/>
        </w:rPr>
        <w:t xml:space="preserve"> and </w:t>
      </w:r>
      <w:r w:rsidR="0058114E" w:rsidRPr="0058114E">
        <w:rPr>
          <w:rFonts w:ascii="Times New Roman" w:hAnsi="Times New Roman" w:cs="Times New Roman"/>
          <w:i/>
          <w:color w:val="000000" w:themeColor="text1"/>
          <w:sz w:val="24"/>
          <w:szCs w:val="24"/>
        </w:rPr>
        <w:t>w</w:t>
      </w:r>
      <w:r w:rsidR="0058114E" w:rsidRPr="0058114E">
        <w:rPr>
          <w:rFonts w:ascii="Times New Roman" w:hAnsi="Times New Roman" w:cs="Times New Roman"/>
          <w:color w:val="000000" w:themeColor="text1"/>
          <w:sz w:val="24"/>
          <w:szCs w:val="24"/>
          <w:vertAlign w:val="subscript"/>
        </w:rPr>
        <w:t>t</w:t>
      </w:r>
      <w:r w:rsidR="0058114E">
        <w:rPr>
          <w:rFonts w:ascii="Times New Roman" w:hAnsi="Times New Roman" w:cs="Times New Roman"/>
          <w:color w:val="000000" w:themeColor="text1"/>
          <w:sz w:val="24"/>
          <w:szCs w:val="24"/>
        </w:rPr>
        <w:t>,</w:t>
      </w:r>
      <w:r w:rsidR="00FD31AE" w:rsidRPr="00653D57">
        <w:rPr>
          <w:rFonts w:ascii="Times New Roman" w:hAnsi="Times New Roman" w:cs="Times New Roman"/>
          <w:color w:val="000000" w:themeColor="text1"/>
          <w:sz w:val="24"/>
          <w:szCs w:val="24"/>
        </w:rPr>
        <w:t xml:space="preserve"> </w:t>
      </w:r>
      <w:r w:rsidR="0058114E">
        <w:rPr>
          <w:rFonts w:ascii="Times New Roman" w:hAnsi="Times New Roman" w:cs="Times New Roman"/>
          <w:color w:val="000000" w:themeColor="text1"/>
          <w:sz w:val="24"/>
          <w:szCs w:val="24"/>
        </w:rPr>
        <w:t>are</w:t>
      </w:r>
      <w:r w:rsidR="0058114E" w:rsidRPr="00653D57">
        <w:rPr>
          <w:rFonts w:ascii="Times New Roman" w:hAnsi="Times New Roman" w:cs="Times New Roman"/>
          <w:color w:val="000000" w:themeColor="text1"/>
          <w:sz w:val="24"/>
          <w:szCs w:val="24"/>
        </w:rPr>
        <w:t xml:space="preserve"> </w:t>
      </w:r>
      <w:r w:rsidR="00FD31AE" w:rsidRPr="00653D57">
        <w:rPr>
          <w:rFonts w:ascii="Times New Roman" w:hAnsi="Times New Roman" w:cs="Times New Roman"/>
          <w:color w:val="000000" w:themeColor="text1"/>
          <w:sz w:val="24"/>
          <w:szCs w:val="24"/>
        </w:rPr>
        <w:t xml:space="preserve">applied </w:t>
      </w:r>
      <w:r w:rsidRPr="00653D57">
        <w:rPr>
          <w:rFonts w:ascii="Times New Roman" w:hAnsi="Times New Roman" w:cs="Times New Roman"/>
          <w:color w:val="000000" w:themeColor="text1"/>
          <w:sz w:val="24"/>
          <w:szCs w:val="24"/>
        </w:rPr>
        <w:t>to minimize noise</w:t>
      </w:r>
      <w:r w:rsidR="00FD31AE" w:rsidRPr="00653D57">
        <w:rPr>
          <w:rFonts w:ascii="Times New Roman" w:hAnsi="Times New Roman" w:cs="Times New Roman"/>
          <w:color w:val="000000" w:themeColor="text1"/>
          <w:sz w:val="24"/>
          <w:szCs w:val="24"/>
        </w:rPr>
        <w:t xml:space="preserve"> </w:t>
      </w:r>
      <w:r w:rsidR="0058114E" w:rsidRPr="007E6FD1">
        <w:rPr>
          <w:rFonts w:ascii="Times New Roman" w:hAnsi="Times New Roman" w:cs="Times New Roman"/>
          <w:noProof/>
          <w:color w:val="000000" w:themeColor="text1"/>
          <w:sz w:val="24"/>
          <w:szCs w:val="24"/>
        </w:rPr>
        <w:t>artefacts</w:t>
      </w:r>
      <w:r w:rsidR="00FD675E">
        <w:rPr>
          <w:rFonts w:ascii="Times New Roman" w:hAnsi="Times New Roman" w:cs="Times New Roman"/>
          <w:color w:val="000000" w:themeColor="text1"/>
          <w:sz w:val="24"/>
          <w:szCs w:val="24"/>
        </w:rPr>
        <w:t xml:space="preserve"> when computing the fi</w:t>
      </w:r>
      <w:r w:rsidR="00376FAE">
        <w:rPr>
          <w:rFonts w:ascii="Times New Roman" w:hAnsi="Times New Roman" w:cs="Times New Roman"/>
          <w:color w:val="000000" w:themeColor="text1"/>
          <w:sz w:val="24"/>
          <w:szCs w:val="24"/>
        </w:rPr>
        <w:t>r</w:t>
      </w:r>
      <w:r w:rsidR="00FD675E">
        <w:rPr>
          <w:rFonts w:ascii="Times New Roman" w:hAnsi="Times New Roman" w:cs="Times New Roman"/>
          <w:color w:val="000000" w:themeColor="text1"/>
          <w:sz w:val="24"/>
          <w:szCs w:val="24"/>
        </w:rPr>
        <w:t>st and second derivative</w:t>
      </w:r>
      <w:ins w:id="40" w:author="만든 이" w:date="2018-11-29T09:24:00Z">
        <w:r w:rsidR="007B446E">
          <w:rPr>
            <w:rFonts w:ascii="Times New Roman" w:hAnsi="Times New Roman" w:cs="Times New Roman"/>
            <w:color w:val="000000" w:themeColor="text1"/>
            <w:sz w:val="24"/>
            <w:szCs w:val="24"/>
          </w:rPr>
          <w:t>s</w:t>
        </w:r>
      </w:ins>
      <w:r w:rsidR="00FD675E">
        <w:rPr>
          <w:rFonts w:ascii="Times New Roman" w:hAnsi="Times New Roman" w:cs="Times New Roman"/>
          <w:color w:val="000000" w:themeColor="text1"/>
          <w:sz w:val="24"/>
          <w:szCs w:val="24"/>
        </w:rPr>
        <w:t xml:space="preserve"> according to </w:t>
      </w:r>
      <w:r w:rsidR="006B0A92">
        <w:rPr>
          <w:rFonts w:ascii="Times New Roman" w:hAnsi="Times New Roman" w:cs="Times New Roman"/>
          <w:color w:val="000000" w:themeColor="text1"/>
          <w:sz w:val="24"/>
          <w:szCs w:val="24"/>
        </w:rPr>
        <w:t xml:space="preserve">Eqs. </w:t>
      </w:r>
      <w:r w:rsidR="00FD675E">
        <w:rPr>
          <w:rFonts w:ascii="Times New Roman" w:hAnsi="Times New Roman" w:cs="Times New Roman"/>
          <w:color w:val="000000" w:themeColor="text1"/>
          <w:sz w:val="24"/>
          <w:szCs w:val="24"/>
        </w:rPr>
        <w:t>1 and 2</w:t>
      </w:r>
      <w:r w:rsidR="0058114E">
        <w:rPr>
          <w:rFonts w:ascii="Times New Roman" w:hAnsi="Times New Roman" w:cs="Times New Roman"/>
          <w:color w:val="000000" w:themeColor="text1"/>
          <w:sz w:val="24"/>
          <w:szCs w:val="24"/>
        </w:rPr>
        <w:t>.</w:t>
      </w:r>
      <w:r w:rsidR="002843B5">
        <w:rPr>
          <w:rFonts w:ascii="Times New Roman" w:hAnsi="Times New Roman" w:cs="Times New Roman"/>
          <w:color w:val="000000" w:themeColor="text1"/>
          <w:sz w:val="24"/>
          <w:szCs w:val="24"/>
        </w:rPr>
        <w:t xml:space="preserve"> These parameters are optimized for daytime and night</w:t>
      </w:r>
      <w:del w:id="41" w:author="만든 이" w:date="2018-11-29T09:43:00Z">
        <w:r w:rsidR="006B0A92" w:rsidDel="00825564">
          <w:rPr>
            <w:rFonts w:ascii="Times New Roman" w:hAnsi="Times New Roman" w:cs="Times New Roman"/>
            <w:color w:val="000000" w:themeColor="text1"/>
            <w:sz w:val="24"/>
            <w:szCs w:val="24"/>
          </w:rPr>
          <w:delText>-</w:delText>
        </w:r>
      </w:del>
      <w:r w:rsidR="002843B5">
        <w:rPr>
          <w:rFonts w:ascii="Times New Roman" w:hAnsi="Times New Roman" w:cs="Times New Roman"/>
          <w:color w:val="000000" w:themeColor="text1"/>
          <w:sz w:val="24"/>
          <w:szCs w:val="24"/>
        </w:rPr>
        <w:t>time</w:t>
      </w:r>
      <w:r w:rsidR="009D23BD">
        <w:rPr>
          <w:rFonts w:ascii="Times New Roman" w:hAnsi="Times New Roman" w:cs="Times New Roman"/>
          <w:color w:val="000000" w:themeColor="text1"/>
          <w:sz w:val="24"/>
          <w:szCs w:val="24"/>
        </w:rPr>
        <w:t xml:space="preserve"> </w:t>
      </w:r>
      <w:r w:rsidR="0028786A">
        <w:rPr>
          <w:rFonts w:ascii="Times New Roman" w:hAnsi="Times New Roman" w:cs="Times New Roman"/>
          <w:color w:val="000000" w:themeColor="text1"/>
          <w:sz w:val="24"/>
          <w:szCs w:val="24"/>
        </w:rPr>
        <w:t>separately</w:t>
      </w:r>
      <w:r w:rsidR="009D23BD">
        <w:rPr>
          <w:rFonts w:ascii="Times New Roman" w:hAnsi="Times New Roman" w:cs="Times New Roman"/>
          <w:color w:val="000000" w:themeColor="text1"/>
          <w:sz w:val="24"/>
          <w:szCs w:val="24"/>
        </w:rPr>
        <w:t>,</w:t>
      </w:r>
      <w:r w:rsidR="00125EE5">
        <w:rPr>
          <w:rFonts w:ascii="Times New Roman" w:hAnsi="Times New Roman" w:cs="Times New Roman"/>
          <w:color w:val="000000" w:themeColor="text1"/>
          <w:sz w:val="24"/>
          <w:szCs w:val="24"/>
        </w:rPr>
        <w:t xml:space="preserve"> considering only one layer and not two as</w:t>
      </w:r>
      <w:r w:rsidR="00163597">
        <w:rPr>
          <w:rFonts w:ascii="Times New Roman" w:hAnsi="Times New Roman" w:cs="Times New Roman"/>
          <w:color w:val="000000" w:themeColor="text1"/>
          <w:sz w:val="24"/>
          <w:szCs w:val="24"/>
        </w:rPr>
        <w:t xml:space="preserve"> </w:t>
      </w:r>
      <w:r w:rsidR="006B0A92">
        <w:rPr>
          <w:rFonts w:ascii="Times New Roman" w:hAnsi="Times New Roman" w:cs="Times New Roman"/>
          <w:color w:val="000000" w:themeColor="text1"/>
          <w:sz w:val="24"/>
          <w:szCs w:val="24"/>
        </w:rPr>
        <w:t xml:space="preserve">in </w:t>
      </w:r>
      <w:r w:rsidR="00FE11BD" w:rsidRPr="0028786A">
        <w:rPr>
          <w:rFonts w:ascii="Times New Roman" w:hAnsi="Times New Roman" w:cs="Times New Roman"/>
          <w:color w:val="000000" w:themeColor="text1"/>
          <w:sz w:val="24"/>
          <w:szCs w:val="24"/>
        </w:rPr>
        <w:t>Emeis et al.</w:t>
      </w:r>
      <w:r w:rsidR="00FE11BD">
        <w:rPr>
          <w:rFonts w:ascii="Times New Roman" w:hAnsi="Times New Roman" w:cs="Times New Roman"/>
          <w:color w:val="000000" w:themeColor="text1"/>
          <w:sz w:val="24"/>
          <w:szCs w:val="24"/>
        </w:rPr>
        <w:t xml:space="preserve"> </w:t>
      </w:r>
      <w:r w:rsidR="007F1EE3">
        <w:rPr>
          <w:rFonts w:ascii="Times New Roman" w:hAnsi="Times New Roman" w:cs="Times New Roman"/>
          <w:color w:val="000000" w:themeColor="text1"/>
          <w:sz w:val="24"/>
          <w:szCs w:val="24"/>
        </w:rPr>
        <w:t>(</w:t>
      </w:r>
      <w:r w:rsidR="00FE11BD">
        <w:rPr>
          <w:rFonts w:ascii="Times New Roman" w:hAnsi="Times New Roman" w:cs="Times New Roman"/>
          <w:color w:val="000000" w:themeColor="text1"/>
          <w:sz w:val="24"/>
          <w:szCs w:val="24"/>
        </w:rPr>
        <w:t>2007</w:t>
      </w:r>
      <w:r w:rsidR="007F1EE3">
        <w:rPr>
          <w:rFonts w:ascii="Times New Roman" w:hAnsi="Times New Roman" w:cs="Times New Roman"/>
          <w:color w:val="000000" w:themeColor="text1"/>
          <w:sz w:val="24"/>
          <w:szCs w:val="24"/>
        </w:rPr>
        <w:t>)</w:t>
      </w:r>
      <w:r w:rsidR="00204073">
        <w:rPr>
          <w:rFonts w:ascii="Times New Roman" w:hAnsi="Times New Roman" w:cs="Times New Roman"/>
          <w:color w:val="000000" w:themeColor="text1"/>
          <w:sz w:val="24"/>
          <w:szCs w:val="24"/>
        </w:rPr>
        <w:t xml:space="preserve">, </w:t>
      </w:r>
      <w:r w:rsidR="003D2471">
        <w:rPr>
          <w:rFonts w:ascii="Times New Roman" w:hAnsi="Times New Roman" w:cs="Times New Roman"/>
          <w:color w:val="000000" w:themeColor="text1"/>
          <w:sz w:val="24"/>
          <w:szCs w:val="24"/>
        </w:rPr>
        <w:t xml:space="preserve">so </w:t>
      </w:r>
      <w:r w:rsidR="00204073">
        <w:rPr>
          <w:rFonts w:ascii="Times New Roman" w:hAnsi="Times New Roman" w:cs="Times New Roman"/>
          <w:color w:val="000000" w:themeColor="text1"/>
          <w:sz w:val="24"/>
          <w:szCs w:val="24"/>
        </w:rPr>
        <w:t>reducing</w:t>
      </w:r>
      <w:r w:rsidR="00163597">
        <w:rPr>
          <w:rFonts w:ascii="Times New Roman" w:hAnsi="Times New Roman" w:cs="Times New Roman"/>
          <w:color w:val="000000" w:themeColor="text1"/>
          <w:sz w:val="24"/>
          <w:szCs w:val="24"/>
        </w:rPr>
        <w:t xml:space="preserve"> to one set of parameters needed per retrieval.</w:t>
      </w:r>
    </w:p>
    <w:p w14:paraId="33C7C09F" w14:textId="16B1501C" w:rsidR="00FD675E" w:rsidRDefault="006263C8" w:rsidP="00DE29F9">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2</w:t>
      </w:r>
      <w:r w:rsidR="00FB7367" w:rsidRPr="00792652">
        <w:rPr>
          <w:rFonts w:ascii="Times New Roman" w:hAnsi="Times New Roman" w:cs="Times New Roman"/>
          <w:sz w:val="24"/>
          <w:szCs w:val="24"/>
        </w:rPr>
        <w:t xml:space="preserve">) </w:t>
      </w:r>
      <w:r w:rsidR="00FD675E">
        <w:rPr>
          <w:rFonts w:ascii="Times New Roman" w:hAnsi="Times New Roman" w:cs="Times New Roman"/>
          <w:sz w:val="24"/>
          <w:szCs w:val="24"/>
        </w:rPr>
        <w:t>I</w:t>
      </w:r>
      <w:r w:rsidR="00FB7367" w:rsidRPr="00792652">
        <w:rPr>
          <w:rFonts w:ascii="Times New Roman" w:hAnsi="Times New Roman" w:cs="Times New Roman"/>
          <w:sz w:val="24"/>
          <w:szCs w:val="24"/>
        </w:rPr>
        <w:t xml:space="preserve">nflection points </w:t>
      </w:r>
      <w:r w:rsidR="00F72565">
        <w:rPr>
          <w:rFonts w:ascii="Times New Roman" w:hAnsi="Times New Roman" w:cs="Times New Roman"/>
          <w:sz w:val="24"/>
          <w:szCs w:val="24"/>
        </w:rPr>
        <w:t>a</w:t>
      </w:r>
      <w:r w:rsidR="00F72565" w:rsidRPr="00792652">
        <w:rPr>
          <w:rFonts w:ascii="Times New Roman" w:hAnsi="Times New Roman" w:cs="Times New Roman"/>
          <w:sz w:val="24"/>
          <w:szCs w:val="24"/>
        </w:rPr>
        <w:t xml:space="preserve">re </w:t>
      </w:r>
      <w:r w:rsidR="00FD31AE" w:rsidRPr="00792652">
        <w:rPr>
          <w:rFonts w:ascii="Times New Roman" w:hAnsi="Times New Roman" w:cs="Times New Roman"/>
          <w:sz w:val="24"/>
          <w:szCs w:val="24"/>
        </w:rPr>
        <w:t xml:space="preserve">detected </w:t>
      </w:r>
      <w:r w:rsidR="00FD675E" w:rsidRPr="00667796">
        <w:rPr>
          <w:rFonts w:ascii="Times New Roman" w:hAnsi="Times New Roman" w:cs="Times New Roman"/>
          <w:sz w:val="24"/>
          <w:szCs w:val="24"/>
        </w:rPr>
        <w:t>from</w:t>
      </w:r>
      <w:r w:rsidR="00FD675E">
        <w:rPr>
          <w:rFonts w:ascii="Times New Roman" w:hAnsi="Times New Roman" w:cs="Times New Roman"/>
          <w:sz w:val="24"/>
          <w:szCs w:val="24"/>
        </w:rPr>
        <w:t xml:space="preserve"> </w:t>
      </w:r>
      <w:r w:rsidR="00EF1C6F" w:rsidRPr="001C65E4">
        <w:rPr>
          <w:rFonts w:ascii="Times New Roman" w:hAnsi="Times New Roman" w:cs="Times New Roman"/>
          <w:color w:val="000000"/>
          <w:sz w:val="24"/>
          <w:szCs w:val="24"/>
        </w:rPr>
        <w:t>∂</w:t>
      </w:r>
      <w:r w:rsidR="00FD675E">
        <w:rPr>
          <w:rFonts w:ascii="CMMI10" w:hAnsi="CMMI10"/>
          <w:color w:val="000000"/>
          <w:sz w:val="24"/>
          <w:szCs w:val="24"/>
          <w:vertAlign w:val="superscript"/>
        </w:rPr>
        <w:t>2</w:t>
      </w:r>
      <w:r w:rsidR="00FD675E" w:rsidRPr="00824967">
        <w:rPr>
          <w:rFonts w:ascii="CMMI10" w:hAnsi="CMMI10"/>
          <w:i/>
          <w:color w:val="000000"/>
          <w:sz w:val="24"/>
          <w:szCs w:val="24"/>
        </w:rPr>
        <w:t>B</w:t>
      </w:r>
      <w:r w:rsidR="00FD675E" w:rsidRPr="008F65A3">
        <w:rPr>
          <w:rFonts w:ascii="CMMI10" w:hAnsi="CMMI10"/>
          <w:color w:val="000000"/>
          <w:sz w:val="24"/>
          <w:szCs w:val="24"/>
        </w:rPr>
        <w:t>/</w:t>
      </w:r>
      <w:r w:rsidR="00EF1C6F" w:rsidRPr="001C65E4">
        <w:rPr>
          <w:rFonts w:ascii="Times New Roman" w:hAnsi="Times New Roman" w:cs="Times New Roman"/>
          <w:color w:val="000000"/>
          <w:sz w:val="24"/>
          <w:szCs w:val="24"/>
        </w:rPr>
        <w:t>∂</w:t>
      </w:r>
      <w:r w:rsidR="00FD675E" w:rsidRPr="00824967">
        <w:rPr>
          <w:rFonts w:ascii="CMMI10" w:hAnsi="CMMI10"/>
          <w:i/>
          <w:color w:val="000000"/>
          <w:sz w:val="24"/>
          <w:szCs w:val="24"/>
        </w:rPr>
        <w:t>z</w:t>
      </w:r>
      <w:r w:rsidR="00FD675E">
        <w:rPr>
          <w:rFonts w:ascii="CMMI10" w:hAnsi="CMMI10"/>
          <w:i/>
          <w:color w:val="000000"/>
          <w:sz w:val="24"/>
          <w:szCs w:val="24"/>
          <w:vertAlign w:val="superscript"/>
        </w:rPr>
        <w:t>2</w:t>
      </w:r>
      <w:r w:rsidR="00FD675E">
        <w:rPr>
          <w:rFonts w:ascii="Times-Roman" w:hAnsi="Times-Roman"/>
          <w:color w:val="000000"/>
          <w:sz w:val="22"/>
        </w:rPr>
        <w:t xml:space="preserve">, </w:t>
      </w:r>
      <w:r w:rsidR="00FD675E" w:rsidRPr="003B5A8D">
        <w:rPr>
          <w:rFonts w:ascii="Times New Roman" w:hAnsi="Times New Roman" w:cs="Times New Roman"/>
          <w:sz w:val="24"/>
          <w:szCs w:val="24"/>
        </w:rPr>
        <w:t xml:space="preserve">when its values </w:t>
      </w:r>
      <w:r w:rsidR="003B5A8D" w:rsidRPr="003B5A8D">
        <w:rPr>
          <w:rFonts w:ascii="Times New Roman" w:hAnsi="Times New Roman" w:cs="Times New Roman"/>
          <w:sz w:val="24"/>
          <w:szCs w:val="24"/>
        </w:rPr>
        <w:t>are</w:t>
      </w:r>
      <w:r w:rsidR="007129C2" w:rsidRPr="003B5A8D">
        <w:rPr>
          <w:rFonts w:ascii="Times New Roman" w:hAnsi="Times New Roman" w:cs="Times New Roman"/>
          <w:sz w:val="24"/>
          <w:szCs w:val="24"/>
        </w:rPr>
        <w:t xml:space="preserve"> negative </w:t>
      </w:r>
      <w:r w:rsidR="003B5A8D">
        <w:rPr>
          <w:rFonts w:ascii="Times New Roman" w:hAnsi="Times New Roman" w:cs="Times New Roman"/>
          <w:sz w:val="24"/>
          <w:szCs w:val="24"/>
        </w:rPr>
        <w:t xml:space="preserve">and pass </w:t>
      </w:r>
      <w:r w:rsidR="00FD675E">
        <w:rPr>
          <w:rFonts w:ascii="Times New Roman" w:hAnsi="Times New Roman" w:cs="Times New Roman"/>
          <w:sz w:val="24"/>
          <w:szCs w:val="24"/>
        </w:rPr>
        <w:t>from positive to negative</w:t>
      </w:r>
      <w:r w:rsidR="00F72565">
        <w:rPr>
          <w:rFonts w:ascii="Times New Roman" w:hAnsi="Times New Roman" w:cs="Times New Roman"/>
          <w:sz w:val="24"/>
          <w:szCs w:val="24"/>
        </w:rPr>
        <w:t>.</w:t>
      </w:r>
    </w:p>
    <w:p w14:paraId="356ADCAB" w14:textId="4900FA7E" w:rsidR="007129C2" w:rsidRDefault="00FD31AE" w:rsidP="001A3995">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3) </w:t>
      </w:r>
      <w:r w:rsidR="00163597">
        <w:rPr>
          <w:rFonts w:ascii="Times New Roman" w:hAnsi="Times New Roman" w:cs="Times New Roman"/>
          <w:sz w:val="24"/>
          <w:szCs w:val="24"/>
        </w:rPr>
        <w:t>T</w:t>
      </w:r>
      <w:r w:rsidR="00D45AC2">
        <w:rPr>
          <w:rFonts w:ascii="Times New Roman" w:hAnsi="Times New Roman" w:cs="Times New Roman"/>
          <w:sz w:val="24"/>
          <w:szCs w:val="24"/>
        </w:rPr>
        <w:t xml:space="preserve">he </w:t>
      </w:r>
      <w:r w:rsidR="00B1695E">
        <w:rPr>
          <w:rFonts w:ascii="Times New Roman" w:hAnsi="Times New Roman" w:cs="Times New Roman"/>
          <w:sz w:val="24"/>
          <w:szCs w:val="24"/>
        </w:rPr>
        <w:t xml:space="preserve">three </w:t>
      </w:r>
      <w:r w:rsidR="00D45AC2">
        <w:rPr>
          <w:rFonts w:ascii="Times New Roman" w:hAnsi="Times New Roman" w:cs="Times New Roman"/>
          <w:sz w:val="24"/>
          <w:szCs w:val="24"/>
        </w:rPr>
        <w:t>lowest height</w:t>
      </w:r>
      <w:r w:rsidR="00C379BB">
        <w:rPr>
          <w:rFonts w:ascii="Times New Roman" w:hAnsi="Times New Roman" w:cs="Times New Roman"/>
          <w:sz w:val="24"/>
          <w:szCs w:val="24"/>
        </w:rPr>
        <w:t>s</w:t>
      </w:r>
      <w:r w:rsidR="00D45AC2">
        <w:rPr>
          <w:rFonts w:ascii="Times New Roman" w:hAnsi="Times New Roman" w:cs="Times New Roman"/>
          <w:sz w:val="24"/>
          <w:szCs w:val="24"/>
        </w:rPr>
        <w:t xml:space="preserve"> </w:t>
      </w:r>
      <w:r w:rsidR="0010456F" w:rsidRPr="00792652">
        <w:rPr>
          <w:rFonts w:ascii="Times New Roman" w:hAnsi="Times New Roman" w:cs="Times New Roman"/>
          <w:sz w:val="24"/>
          <w:szCs w:val="24"/>
        </w:rPr>
        <w:t>among t</w:t>
      </w:r>
      <w:r w:rsidRPr="00792652">
        <w:rPr>
          <w:rFonts w:ascii="Times New Roman" w:hAnsi="Times New Roman" w:cs="Times New Roman"/>
          <w:sz w:val="24"/>
          <w:szCs w:val="24"/>
        </w:rPr>
        <w:t>he inflection points</w:t>
      </w:r>
      <w:r w:rsidR="008347A9">
        <w:rPr>
          <w:rFonts w:ascii="Times New Roman" w:hAnsi="Times New Roman" w:cs="Times New Roman"/>
          <w:sz w:val="24"/>
          <w:szCs w:val="24"/>
        </w:rPr>
        <w:t xml:space="preserve"> </w:t>
      </w:r>
      <w:r w:rsidR="00FD675E" w:rsidRPr="007E6FD1">
        <w:rPr>
          <w:rFonts w:ascii="Times New Roman" w:hAnsi="Times New Roman" w:cs="Times New Roman"/>
          <w:noProof/>
          <w:sz w:val="24"/>
          <w:szCs w:val="24"/>
        </w:rPr>
        <w:t xml:space="preserve">are </w:t>
      </w:r>
      <w:r w:rsidR="0010456F" w:rsidRPr="007E6FD1">
        <w:rPr>
          <w:rFonts w:ascii="Times New Roman" w:hAnsi="Times New Roman" w:cs="Times New Roman"/>
          <w:noProof/>
          <w:sz w:val="24"/>
          <w:szCs w:val="24"/>
        </w:rPr>
        <w:t>selected</w:t>
      </w:r>
      <w:r w:rsidR="0010456F" w:rsidRPr="00792652">
        <w:rPr>
          <w:rFonts w:ascii="Times New Roman" w:hAnsi="Times New Roman" w:cs="Times New Roman"/>
          <w:sz w:val="24"/>
          <w:szCs w:val="24"/>
        </w:rPr>
        <w:t xml:space="preserve"> as </w:t>
      </w:r>
      <w:r w:rsidR="00ED3B65" w:rsidRPr="00AC4CE1">
        <w:rPr>
          <w:rFonts w:ascii="Times New Roman" w:hAnsi="Times New Roman" w:cs="Times New Roman"/>
          <w:i/>
          <w:sz w:val="24"/>
          <w:szCs w:val="24"/>
        </w:rPr>
        <w:t>Z</w:t>
      </w:r>
      <w:r w:rsidR="00ED3B65">
        <w:rPr>
          <w:rFonts w:ascii="Times New Roman" w:hAnsi="Times New Roman" w:cs="Times New Roman"/>
          <w:sz w:val="24"/>
          <w:szCs w:val="24"/>
          <w:vertAlign w:val="subscript"/>
        </w:rPr>
        <w:t>ML</w:t>
      </w:r>
      <w:r w:rsidR="00ED3B65" w:rsidRPr="00792652">
        <w:rPr>
          <w:rFonts w:ascii="Times New Roman" w:hAnsi="Times New Roman" w:cs="Times New Roman"/>
          <w:sz w:val="24"/>
          <w:szCs w:val="24"/>
        </w:rPr>
        <w:t xml:space="preserve"> </w:t>
      </w:r>
      <w:r w:rsidR="00FE11BD">
        <w:rPr>
          <w:rFonts w:ascii="Times New Roman" w:hAnsi="Times New Roman" w:cs="Times New Roman"/>
          <w:sz w:val="24"/>
          <w:szCs w:val="24"/>
        </w:rPr>
        <w:t xml:space="preserve">potential </w:t>
      </w:r>
      <w:r w:rsidR="0010456F" w:rsidRPr="00792652">
        <w:rPr>
          <w:rFonts w:ascii="Times New Roman" w:hAnsi="Times New Roman" w:cs="Times New Roman"/>
          <w:sz w:val="24"/>
          <w:szCs w:val="24"/>
        </w:rPr>
        <w:t xml:space="preserve">candidates. </w:t>
      </w:r>
      <w:r w:rsidR="00FD675E">
        <w:rPr>
          <w:rFonts w:ascii="Times New Roman" w:hAnsi="Times New Roman" w:cs="Times New Roman"/>
          <w:sz w:val="24"/>
          <w:szCs w:val="24"/>
        </w:rPr>
        <w:t>T</w:t>
      </w:r>
      <w:r w:rsidR="006D62FC" w:rsidRPr="00792652">
        <w:rPr>
          <w:rFonts w:ascii="Times New Roman" w:hAnsi="Times New Roman" w:cs="Times New Roman"/>
          <w:sz w:val="24"/>
          <w:szCs w:val="24"/>
        </w:rPr>
        <w:t xml:space="preserve">he </w:t>
      </w:r>
      <w:r w:rsidR="0010456F" w:rsidRPr="00792652">
        <w:rPr>
          <w:rFonts w:ascii="Times New Roman" w:hAnsi="Times New Roman" w:cs="Times New Roman"/>
          <w:sz w:val="24"/>
          <w:szCs w:val="24"/>
        </w:rPr>
        <w:t>averaged</w:t>
      </w:r>
      <w:r w:rsidR="00F72565">
        <w:rPr>
          <w:rFonts w:ascii="Times New Roman" w:hAnsi="Times New Roman" w:cs="Times New Roman"/>
          <w:sz w:val="24"/>
          <w:szCs w:val="24"/>
        </w:rPr>
        <w:t xml:space="preserve"> </w:t>
      </w:r>
      <w:r w:rsidR="00F72565" w:rsidRPr="00010EC1">
        <w:rPr>
          <w:rFonts w:ascii="Times New Roman" w:hAnsi="Times New Roman" w:cs="Times New Roman"/>
          <w:i/>
          <w:sz w:val="24"/>
          <w:szCs w:val="24"/>
        </w:rPr>
        <w:t>B</w:t>
      </w:r>
      <w:r w:rsidR="00F72565">
        <w:rPr>
          <w:rFonts w:ascii="Times New Roman" w:hAnsi="Times New Roman" w:cs="Times New Roman"/>
          <w:sz w:val="24"/>
          <w:szCs w:val="24"/>
        </w:rPr>
        <w:t>(</w:t>
      </w:r>
      <w:r w:rsidR="00F72565" w:rsidRPr="00010EC1">
        <w:rPr>
          <w:rFonts w:ascii="Times New Roman" w:hAnsi="Times New Roman" w:cs="Times New Roman"/>
          <w:i/>
          <w:sz w:val="24"/>
          <w:szCs w:val="24"/>
        </w:rPr>
        <w:t>z</w:t>
      </w:r>
      <w:r w:rsidR="00F72565">
        <w:rPr>
          <w:rFonts w:ascii="Times New Roman" w:hAnsi="Times New Roman" w:cs="Times New Roman"/>
          <w:sz w:val="24"/>
          <w:szCs w:val="24"/>
        </w:rPr>
        <w:t>)</w:t>
      </w:r>
      <w:r w:rsidR="0010456F" w:rsidRPr="00792652">
        <w:rPr>
          <w:rFonts w:ascii="Times New Roman" w:hAnsi="Times New Roman" w:cs="Times New Roman"/>
          <w:sz w:val="24"/>
          <w:szCs w:val="24"/>
        </w:rPr>
        <w:t xml:space="preserve"> should be larger than </w:t>
      </w:r>
      <w:r w:rsidR="00F72565">
        <w:rPr>
          <w:rFonts w:ascii="Times New Roman" w:hAnsi="Times New Roman" w:cs="Times New Roman"/>
          <w:sz w:val="24"/>
          <w:szCs w:val="24"/>
        </w:rPr>
        <w:t xml:space="preserve">the </w:t>
      </w:r>
      <w:r w:rsidR="00831DDD" w:rsidRPr="00831DDD">
        <w:rPr>
          <w:rFonts w:ascii="Times New Roman" w:hAnsi="Times New Roman" w:cs="Times New Roman"/>
          <w:i/>
          <w:sz w:val="24"/>
          <w:szCs w:val="24"/>
        </w:rPr>
        <w:t>B</w:t>
      </w:r>
      <w:r w:rsidR="00831DDD" w:rsidRPr="00831DDD">
        <w:rPr>
          <w:rFonts w:ascii="Times New Roman" w:hAnsi="Times New Roman" w:cs="Times New Roman"/>
          <w:sz w:val="24"/>
          <w:szCs w:val="24"/>
          <w:vertAlign w:val="subscript"/>
        </w:rPr>
        <w:t>min</w:t>
      </w:r>
      <w:r w:rsidR="0010456F" w:rsidRPr="00792652">
        <w:rPr>
          <w:rFonts w:ascii="Times New Roman" w:hAnsi="Times New Roman" w:cs="Times New Roman"/>
          <w:sz w:val="24"/>
          <w:szCs w:val="24"/>
        </w:rPr>
        <w:t xml:space="preserve"> </w:t>
      </w:r>
      <w:r w:rsidR="00831DDD">
        <w:rPr>
          <w:rFonts w:ascii="Times New Roman" w:hAnsi="Times New Roman" w:cs="Times New Roman"/>
          <w:sz w:val="24"/>
          <w:szCs w:val="24"/>
        </w:rPr>
        <w:t xml:space="preserve">obtained </w:t>
      </w:r>
      <w:r w:rsidR="00F72565">
        <w:rPr>
          <w:rFonts w:ascii="Times New Roman" w:hAnsi="Times New Roman" w:cs="Times New Roman"/>
          <w:sz w:val="24"/>
          <w:szCs w:val="24"/>
        </w:rPr>
        <w:t>from</w:t>
      </w:r>
      <w:r w:rsidR="00831DDD">
        <w:rPr>
          <w:rFonts w:ascii="Times New Roman" w:hAnsi="Times New Roman" w:cs="Times New Roman"/>
          <w:sz w:val="24"/>
          <w:szCs w:val="24"/>
        </w:rPr>
        <w:t xml:space="preserve"> the</w:t>
      </w:r>
      <w:r w:rsidR="00F72565">
        <w:rPr>
          <w:rFonts w:ascii="Times New Roman" w:hAnsi="Times New Roman" w:cs="Times New Roman"/>
          <w:sz w:val="24"/>
          <w:szCs w:val="24"/>
        </w:rPr>
        <w:t xml:space="preserve"> background</w:t>
      </w:r>
      <w:r w:rsidR="00831DDD">
        <w:rPr>
          <w:rFonts w:ascii="Times New Roman" w:hAnsi="Times New Roman" w:cs="Times New Roman"/>
          <w:sz w:val="24"/>
          <w:szCs w:val="24"/>
        </w:rPr>
        <w:t xml:space="preserve"> </w:t>
      </w:r>
      <w:r w:rsidR="00F72565">
        <w:rPr>
          <w:rFonts w:ascii="Times New Roman" w:hAnsi="Times New Roman" w:cs="Times New Roman"/>
          <w:sz w:val="24"/>
          <w:szCs w:val="24"/>
        </w:rPr>
        <w:t>correction filter</w:t>
      </w:r>
      <w:r w:rsidR="00831DDD">
        <w:rPr>
          <w:rFonts w:ascii="Times New Roman" w:hAnsi="Times New Roman" w:cs="Times New Roman"/>
          <w:sz w:val="24"/>
          <w:szCs w:val="24"/>
        </w:rPr>
        <w:t xml:space="preserve"> of </w:t>
      </w:r>
      <w:r w:rsidR="00831DDD" w:rsidRPr="003B5A8D">
        <w:rPr>
          <w:rFonts w:ascii="Times New Roman" w:hAnsi="Times New Roman" w:cs="Times New Roman"/>
          <w:sz w:val="24"/>
          <w:szCs w:val="24"/>
        </w:rPr>
        <w:t>Kotthaus et al.</w:t>
      </w:r>
      <w:r w:rsidR="00831DDD">
        <w:rPr>
          <w:rFonts w:ascii="Times New Roman" w:hAnsi="Times New Roman" w:cs="Times New Roman"/>
          <w:i/>
          <w:sz w:val="24"/>
          <w:szCs w:val="24"/>
        </w:rPr>
        <w:t xml:space="preserve"> </w:t>
      </w:r>
      <w:r w:rsidR="007F1EE3">
        <w:rPr>
          <w:rFonts w:ascii="Times New Roman" w:hAnsi="Times New Roman" w:cs="Times New Roman"/>
          <w:sz w:val="24"/>
          <w:szCs w:val="24"/>
        </w:rPr>
        <w:t>(</w:t>
      </w:r>
      <w:r w:rsidR="00831DDD">
        <w:rPr>
          <w:rFonts w:ascii="Times New Roman" w:hAnsi="Times New Roman" w:cs="Times New Roman"/>
          <w:sz w:val="24"/>
          <w:szCs w:val="24"/>
        </w:rPr>
        <w:t>201</w:t>
      </w:r>
      <w:r w:rsidR="007F1EE3">
        <w:rPr>
          <w:rFonts w:ascii="Times New Roman" w:hAnsi="Times New Roman" w:cs="Times New Roman"/>
          <w:sz w:val="24"/>
          <w:szCs w:val="24"/>
        </w:rPr>
        <w:t>6)</w:t>
      </w:r>
      <w:r w:rsidR="00831DDD">
        <w:rPr>
          <w:rFonts w:ascii="Times New Roman" w:hAnsi="Times New Roman" w:cs="Times New Roman"/>
          <w:sz w:val="24"/>
          <w:szCs w:val="24"/>
        </w:rPr>
        <w:t>.</w:t>
      </w:r>
    </w:p>
    <w:p w14:paraId="32603317" w14:textId="18D94890" w:rsidR="0010456F" w:rsidRDefault="0010456F" w:rsidP="001A3995">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4) </w:t>
      </w:r>
      <w:r w:rsidR="00FD675E" w:rsidRPr="007E6FD1">
        <w:rPr>
          <w:rFonts w:ascii="Times New Roman" w:hAnsi="Times New Roman" w:cs="Times New Roman"/>
          <w:i/>
          <w:noProof/>
          <w:sz w:val="24"/>
          <w:szCs w:val="24"/>
        </w:rPr>
        <w:t>Z</w:t>
      </w:r>
      <w:r w:rsidR="00A96C99" w:rsidRPr="007E6FD1">
        <w:rPr>
          <w:rFonts w:ascii="Times New Roman" w:hAnsi="Times New Roman" w:cs="Times New Roman"/>
          <w:noProof/>
          <w:sz w:val="24"/>
          <w:szCs w:val="24"/>
          <w:vertAlign w:val="subscript"/>
        </w:rPr>
        <w:t>M</w:t>
      </w:r>
      <w:r w:rsidR="00FD675E" w:rsidRPr="007E6FD1">
        <w:rPr>
          <w:rFonts w:ascii="Times New Roman" w:hAnsi="Times New Roman" w:cs="Times New Roman"/>
          <w:noProof/>
          <w:sz w:val="24"/>
          <w:szCs w:val="24"/>
          <w:vertAlign w:val="subscript"/>
        </w:rPr>
        <w:t>L</w:t>
      </w:r>
      <w:r w:rsidRPr="00792652">
        <w:rPr>
          <w:rFonts w:ascii="Times New Roman" w:hAnsi="Times New Roman" w:cs="Times New Roman"/>
          <w:sz w:val="24"/>
          <w:szCs w:val="24"/>
        </w:rPr>
        <w:t xml:space="preserve"> </w:t>
      </w:r>
      <w:r w:rsidR="00FD675E" w:rsidRPr="007E6FD1">
        <w:rPr>
          <w:rFonts w:ascii="Times New Roman" w:hAnsi="Times New Roman" w:cs="Times New Roman"/>
          <w:noProof/>
          <w:sz w:val="24"/>
          <w:szCs w:val="24"/>
        </w:rPr>
        <w:t>i</w:t>
      </w:r>
      <w:r w:rsidR="006D62FC" w:rsidRPr="007E6FD1">
        <w:rPr>
          <w:rFonts w:ascii="Times New Roman" w:hAnsi="Times New Roman" w:cs="Times New Roman"/>
          <w:noProof/>
          <w:sz w:val="24"/>
          <w:szCs w:val="24"/>
        </w:rPr>
        <w:t>s</w:t>
      </w:r>
      <w:r w:rsidRPr="007E6FD1">
        <w:rPr>
          <w:rFonts w:ascii="Times New Roman" w:hAnsi="Times New Roman" w:cs="Times New Roman"/>
          <w:noProof/>
          <w:sz w:val="24"/>
          <w:szCs w:val="24"/>
        </w:rPr>
        <w:t xml:space="preserve"> decided</w:t>
      </w:r>
      <w:r w:rsidRPr="00792652">
        <w:rPr>
          <w:rFonts w:ascii="Times New Roman" w:hAnsi="Times New Roman" w:cs="Times New Roman"/>
          <w:sz w:val="24"/>
          <w:szCs w:val="24"/>
        </w:rPr>
        <w:t xml:space="preserve"> as the </w:t>
      </w:r>
      <w:r w:rsidR="00FD675E">
        <w:rPr>
          <w:rFonts w:ascii="Times New Roman" w:hAnsi="Times New Roman" w:cs="Times New Roman"/>
          <w:sz w:val="24"/>
          <w:szCs w:val="24"/>
        </w:rPr>
        <w:t>height of the smallest</w:t>
      </w:r>
      <w:r w:rsidR="00D45AC2" w:rsidRPr="00792652">
        <w:rPr>
          <w:rFonts w:ascii="Times New Roman" w:hAnsi="Times New Roman" w:cs="Times New Roman"/>
          <w:sz w:val="24"/>
          <w:szCs w:val="24"/>
        </w:rPr>
        <w:t xml:space="preserve"> </w:t>
      </w:r>
      <w:r w:rsidR="00FD675E">
        <w:rPr>
          <w:rFonts w:ascii="Times New Roman" w:hAnsi="Times New Roman" w:cs="Times New Roman"/>
          <w:sz w:val="24"/>
          <w:szCs w:val="24"/>
        </w:rPr>
        <w:t xml:space="preserve">value of </w:t>
      </w:r>
      <w:r w:rsidR="00900099" w:rsidRPr="001C65E4">
        <w:rPr>
          <w:rFonts w:ascii="Times New Roman" w:hAnsi="Times New Roman" w:cs="Times New Roman"/>
          <w:color w:val="000000"/>
          <w:sz w:val="24"/>
          <w:szCs w:val="24"/>
        </w:rPr>
        <w:t>∂</w:t>
      </w:r>
      <w:r w:rsidR="00900099" w:rsidRPr="001C65E4">
        <w:rPr>
          <w:rFonts w:ascii="Times New Roman" w:hAnsi="Times New Roman" w:cs="Times New Roman"/>
          <w:i/>
          <w:color w:val="000000"/>
          <w:sz w:val="24"/>
          <w:szCs w:val="24"/>
        </w:rPr>
        <w:t>B</w:t>
      </w:r>
      <w:r w:rsidR="00900099" w:rsidRPr="001C65E4">
        <w:rPr>
          <w:rFonts w:ascii="Times New Roman" w:hAnsi="Times New Roman" w:cs="Times New Roman"/>
          <w:color w:val="000000"/>
          <w:sz w:val="24"/>
          <w:szCs w:val="24"/>
        </w:rPr>
        <w:t>/∂</w:t>
      </w:r>
      <w:r w:rsidR="00900099" w:rsidRPr="001C65E4">
        <w:rPr>
          <w:rFonts w:ascii="Times New Roman" w:hAnsi="Times New Roman" w:cs="Times New Roman"/>
          <w:i/>
          <w:color w:val="000000"/>
          <w:sz w:val="24"/>
          <w:szCs w:val="24"/>
        </w:rPr>
        <w:t>z</w:t>
      </w:r>
      <w:r w:rsidR="00F72565" w:rsidRPr="00792652">
        <w:rPr>
          <w:rFonts w:ascii="Times New Roman" w:hAnsi="Times New Roman" w:cs="Times New Roman"/>
          <w:sz w:val="24"/>
          <w:szCs w:val="24"/>
        </w:rPr>
        <w:t xml:space="preserve"> </w:t>
      </w:r>
      <w:r w:rsidR="006D62FC" w:rsidRPr="00792652">
        <w:rPr>
          <w:rFonts w:ascii="Times New Roman" w:hAnsi="Times New Roman" w:cs="Times New Roman"/>
          <w:sz w:val="24"/>
          <w:szCs w:val="24"/>
        </w:rPr>
        <w:t>among</w:t>
      </w:r>
      <w:r w:rsidRPr="00792652">
        <w:rPr>
          <w:rFonts w:ascii="Times New Roman" w:hAnsi="Times New Roman" w:cs="Times New Roman"/>
          <w:sz w:val="24"/>
          <w:szCs w:val="24"/>
        </w:rPr>
        <w:t xml:space="preserve"> the</w:t>
      </w:r>
      <w:r w:rsidR="00FD675E">
        <w:rPr>
          <w:rFonts w:ascii="Times New Roman" w:hAnsi="Times New Roman" w:cs="Times New Roman"/>
          <w:sz w:val="24"/>
          <w:szCs w:val="24"/>
        </w:rPr>
        <w:t xml:space="preserve"> three</w:t>
      </w:r>
      <w:r w:rsidRPr="00792652">
        <w:rPr>
          <w:rFonts w:ascii="Times New Roman" w:hAnsi="Times New Roman" w:cs="Times New Roman"/>
          <w:sz w:val="24"/>
          <w:szCs w:val="24"/>
        </w:rPr>
        <w:t xml:space="preserve"> </w:t>
      </w:r>
      <w:r w:rsidR="00F72565">
        <w:rPr>
          <w:rFonts w:ascii="Times New Roman" w:hAnsi="Times New Roman" w:cs="Times New Roman"/>
          <w:sz w:val="24"/>
          <w:szCs w:val="24"/>
        </w:rPr>
        <w:t xml:space="preserve">inflection points selected as potential </w:t>
      </w:r>
      <w:r w:rsidRPr="00792652">
        <w:rPr>
          <w:rFonts w:ascii="Times New Roman" w:hAnsi="Times New Roman" w:cs="Times New Roman"/>
          <w:sz w:val="24"/>
          <w:szCs w:val="24"/>
        </w:rPr>
        <w:t>candidates</w:t>
      </w:r>
      <w:r w:rsidR="003D2471">
        <w:rPr>
          <w:rFonts w:ascii="Times New Roman" w:hAnsi="Times New Roman" w:cs="Times New Roman"/>
          <w:sz w:val="24"/>
          <w:szCs w:val="24"/>
        </w:rPr>
        <w:t>.</w:t>
      </w:r>
      <w:r w:rsidR="0028786A">
        <w:rPr>
          <w:rFonts w:ascii="Times New Roman" w:hAnsi="Times New Roman" w:cs="Times New Roman"/>
          <w:sz w:val="24"/>
          <w:szCs w:val="24"/>
        </w:rPr>
        <w:t xml:space="preserve"> </w:t>
      </w:r>
      <w:r w:rsidR="003D2471">
        <w:rPr>
          <w:rFonts w:ascii="Times New Roman" w:hAnsi="Times New Roman" w:cs="Times New Roman"/>
          <w:sz w:val="24"/>
          <w:szCs w:val="24"/>
        </w:rPr>
        <w:t>T</w:t>
      </w:r>
      <w:r w:rsidR="0028786A">
        <w:rPr>
          <w:rFonts w:ascii="Times New Roman" w:hAnsi="Times New Roman" w:cs="Times New Roman"/>
          <w:sz w:val="24"/>
          <w:szCs w:val="24"/>
        </w:rPr>
        <w:t xml:space="preserve">he maximum </w:t>
      </w:r>
      <w:r w:rsidR="0028786A" w:rsidRPr="001C65E4">
        <w:rPr>
          <w:rFonts w:ascii="Times New Roman" w:hAnsi="Times New Roman" w:cs="Times New Roman"/>
          <w:color w:val="000000"/>
          <w:sz w:val="24"/>
          <w:szCs w:val="24"/>
        </w:rPr>
        <w:t>∂</w:t>
      </w:r>
      <w:r w:rsidR="0028786A" w:rsidRPr="001C65E4">
        <w:rPr>
          <w:rFonts w:ascii="Times New Roman" w:hAnsi="Times New Roman" w:cs="Times New Roman"/>
          <w:i/>
          <w:color w:val="000000"/>
          <w:sz w:val="24"/>
          <w:szCs w:val="24"/>
        </w:rPr>
        <w:t>B</w:t>
      </w:r>
      <w:r w:rsidR="0028786A" w:rsidRPr="001C65E4">
        <w:rPr>
          <w:rFonts w:ascii="Times New Roman" w:hAnsi="Times New Roman" w:cs="Times New Roman"/>
          <w:color w:val="000000"/>
          <w:sz w:val="24"/>
          <w:szCs w:val="24"/>
        </w:rPr>
        <w:t>/∂</w:t>
      </w:r>
      <w:r w:rsidR="0028786A" w:rsidRPr="001C65E4">
        <w:rPr>
          <w:rFonts w:ascii="Times New Roman" w:hAnsi="Times New Roman" w:cs="Times New Roman"/>
          <w:i/>
          <w:color w:val="000000"/>
          <w:sz w:val="24"/>
          <w:szCs w:val="24"/>
        </w:rPr>
        <w:t>z</w:t>
      </w:r>
      <w:r w:rsidR="0028786A">
        <w:rPr>
          <w:rFonts w:ascii="Times New Roman" w:hAnsi="Times New Roman" w:cs="Times New Roman"/>
          <w:sz w:val="24"/>
          <w:szCs w:val="24"/>
        </w:rPr>
        <w:t xml:space="preserve">, which </w:t>
      </w:r>
      <w:r w:rsidR="0028786A" w:rsidRPr="007E6FD1">
        <w:rPr>
          <w:rFonts w:ascii="Times New Roman" w:hAnsi="Times New Roman" w:cs="Times New Roman"/>
          <w:noProof/>
          <w:sz w:val="24"/>
          <w:szCs w:val="24"/>
        </w:rPr>
        <w:t>was used</w:t>
      </w:r>
      <w:r w:rsidR="0028786A">
        <w:rPr>
          <w:rFonts w:ascii="Times New Roman" w:hAnsi="Times New Roman" w:cs="Times New Roman"/>
          <w:sz w:val="24"/>
          <w:szCs w:val="24"/>
        </w:rPr>
        <w:t xml:space="preserve"> in </w:t>
      </w:r>
      <w:del w:id="42" w:author="만든 이" w:date="2018-11-29T01:44:00Z">
        <w:r w:rsidR="0028786A" w:rsidDel="00771EFA">
          <w:rPr>
            <w:rFonts w:ascii="Times New Roman" w:hAnsi="Times New Roman" w:cs="Times New Roman"/>
            <w:sz w:val="24"/>
            <w:szCs w:val="24"/>
          </w:rPr>
          <w:delText>E</w:delText>
        </w:r>
      </w:del>
      <w:del w:id="43" w:author="만든 이" w:date="2018-11-29T01:45:00Z">
        <w:r w:rsidR="0028786A" w:rsidDel="00771EFA">
          <w:rPr>
            <w:rFonts w:ascii="Times New Roman" w:hAnsi="Times New Roman" w:cs="Times New Roman"/>
            <w:sz w:val="24"/>
            <w:szCs w:val="24"/>
          </w:rPr>
          <w:delText>E07</w:delText>
        </w:r>
      </w:del>
      <w:ins w:id="44" w:author="만든 이" w:date="2018-11-29T01:45:00Z">
        <w:r w:rsidR="00771EFA">
          <w:rPr>
            <w:rFonts w:ascii="Times New Roman" w:hAnsi="Times New Roman" w:cs="Times New Roman" w:hint="eastAsia"/>
            <w:sz w:val="24"/>
            <w:szCs w:val="24"/>
          </w:rPr>
          <w:t>Emeis et al. (2007)</w:t>
        </w:r>
      </w:ins>
      <w:r w:rsidR="0028786A">
        <w:rPr>
          <w:rFonts w:ascii="Times New Roman" w:hAnsi="Times New Roman" w:cs="Times New Roman"/>
          <w:sz w:val="24"/>
          <w:szCs w:val="24"/>
        </w:rPr>
        <w:t>, is not required accordingly</w:t>
      </w:r>
      <w:r w:rsidRPr="00792652">
        <w:rPr>
          <w:rFonts w:ascii="Times New Roman" w:hAnsi="Times New Roman" w:cs="Times New Roman"/>
          <w:sz w:val="24"/>
          <w:szCs w:val="24"/>
        </w:rPr>
        <w:t>.</w:t>
      </w:r>
    </w:p>
    <w:p w14:paraId="3A7BC500" w14:textId="77777777" w:rsidR="00AE41C1" w:rsidRPr="00792652" w:rsidRDefault="00AE41C1" w:rsidP="001A3995">
      <w:pPr>
        <w:spacing w:after="120" w:line="360" w:lineRule="auto"/>
        <w:rPr>
          <w:rFonts w:ascii="Times New Roman" w:hAnsi="Times New Roman" w:cs="Times New Roman"/>
          <w:sz w:val="24"/>
          <w:szCs w:val="24"/>
        </w:rPr>
      </w:pPr>
    </w:p>
    <w:p w14:paraId="3223BE6D" w14:textId="0E5EB623" w:rsidR="00C22FB0" w:rsidRPr="00792652" w:rsidRDefault="00772A9E" w:rsidP="00831DDD">
      <w:pPr>
        <w:spacing w:after="120" w:line="360" w:lineRule="auto"/>
        <w:rPr>
          <w:rFonts w:ascii="Times New Roman" w:hAnsi="Times New Roman" w:cs="Times New Roman"/>
          <w:sz w:val="24"/>
          <w:szCs w:val="24"/>
        </w:rPr>
      </w:pP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Z</m:t>
            </m:r>
          </m:e>
          <m:sub>
            <m:r>
              <w:rPr>
                <w:rFonts w:ascii="Cambria Math" w:hAnsi="Cambria Math" w:cs="Times New Roman"/>
                <w:sz w:val="24"/>
                <w:szCs w:val="24"/>
                <w:vertAlign w:val="subscript"/>
              </w:rPr>
              <m:t>ML</m:t>
            </m:r>
          </m:sub>
        </m:sSub>
        <m:r>
          <w:rPr>
            <w:rFonts w:ascii="Cambria Math" w:hAnsi="Cambria Math" w:cs="Times New Roman"/>
            <w:sz w:val="24"/>
            <w:szCs w:val="24"/>
          </w:rPr>
          <m:t xml:space="preserve">=z,  if </m:t>
        </m:r>
        <m:d>
          <m:dPr>
            <m:ctrlPr>
              <w:rPr>
                <w:rFonts w:ascii="Cambria Math" w:hAnsi="Cambria Math" w:cs="Times New Roman"/>
                <w:i/>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     </m:t>
                </m:r>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∂B</m:t>
                    </m:r>
                  </m:num>
                  <m:den>
                    <m:r>
                      <w:rPr>
                        <w:rFonts w:ascii="Cambria Math" w:hAnsi="Cambria Math" w:cs="Times New Roman"/>
                        <w:sz w:val="24"/>
                        <w:szCs w:val="24"/>
                      </w:rPr>
                      <m:t>∂z</m:t>
                    </m:r>
                  </m:den>
                </m:f>
                <m:r>
                  <w:rPr>
                    <w:rFonts w:ascii="Cambria Math" w:hAnsi="Cambria Math" w:cs="Times New Roman"/>
                    <w:sz w:val="24"/>
                    <w:szCs w:val="24"/>
                  </w:rPr>
                  <m:t xml:space="preserve">   &lt;0,</m:t>
                </m:r>
                <m:r>
                  <w:ins w:id="45" w:author="만든 이" w:date="2018-11-29T01:45:00Z">
                    <w:rPr>
                      <w:rFonts w:ascii="Cambria Math" w:hAnsi="Cambria Math" w:cs="Times New Roman"/>
                      <w:sz w:val="24"/>
                      <w:szCs w:val="24"/>
                    </w:rPr>
                    <m:t xml:space="preserve">    </m:t>
                  </w:ins>
                </m:r>
                <m:ctrlPr>
                  <w:rPr>
                    <w:rFonts w:ascii="Cambria Math" w:hAnsi="Cambria Math" w:cs="Times New Roman"/>
                    <w:i/>
                    <w:sz w:val="24"/>
                    <w:szCs w:val="24"/>
                  </w:rPr>
                </m:ctrlPr>
              </m:e>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B</m:t>
                    </m:r>
                  </m:num>
                  <m:den>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z-1</m:t>
                            </m:r>
                          </m:e>
                        </m:d>
                      </m:e>
                      <m:sup>
                        <m:r>
                          <w:rPr>
                            <w:rFonts w:ascii="Cambria Math" w:hAnsi="Cambria Math" w:cs="Times New Roman"/>
                            <w:sz w:val="24"/>
                            <w:szCs w:val="24"/>
                          </w:rPr>
                          <m:t>2</m:t>
                        </m:r>
                      </m:sup>
                    </m:sSup>
                  </m:den>
                </m:f>
                <m:r>
                  <w:rPr>
                    <w:rFonts w:ascii="Cambria Math" w:hAnsi="Cambria Math" w:cs="Times New Roman"/>
                    <w:sz w:val="24"/>
                    <w:szCs w:val="24"/>
                  </w:rPr>
                  <m:t xml:space="preserve"> ≤0,</m:t>
                </m:r>
                <m:ctrlPr>
                  <w:rPr>
                    <w:rFonts w:ascii="Cambria Math" w:eastAsia="Cambria Math" w:hAnsi="Cambria Math" w:cs="Times New Roman"/>
                    <w:i/>
                    <w:sz w:val="24"/>
                    <w:szCs w:val="24"/>
                  </w:rPr>
                </m:ctrlPr>
              </m:e>
              <m:e>
                <m:r>
                  <w:ins w:id="46" w:author="만든 이" w:date="2018-11-29T01:45:00Z">
                    <w:rPr>
                      <w:rFonts w:ascii="Cambria Math" w:eastAsia="Cambria Math" w:hAnsi="Cambria Math" w:cs="Times New Roman"/>
                      <w:sz w:val="24"/>
                      <w:szCs w:val="24"/>
                    </w:rPr>
                    <m:t xml:space="preserve">     </m:t>
                  </w:ins>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B</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   &gt;0, </m:t>
                </m:r>
                <m:ctrlPr>
                  <w:rPr>
                    <w:rFonts w:ascii="Cambria Math" w:eastAsia="Cambria Math" w:hAnsi="Cambria Math" w:cs="Times New Roman"/>
                    <w:i/>
                    <w:sz w:val="24"/>
                    <w:szCs w:val="24"/>
                  </w:rPr>
                </m:ctrlPr>
              </m:e>
              <m:e>
                <m:r>
                  <m:rPr>
                    <m:sty m:val="p"/>
                  </m:rPr>
                  <w:rPr>
                    <w:rFonts w:ascii="Cambria Math" w:hAnsi="Cambria Math" w:cs="Times New Roman"/>
                    <w:sz w:val="24"/>
                    <w:szCs w:val="24"/>
                  </w:rPr>
                  <m:t xml:space="preserve">   and  </m:t>
                </m:r>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&gt;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min</m:t>
                    </m:r>
                  </m:sub>
                </m:sSub>
                <m:r>
                  <w:rPr>
                    <w:rFonts w:ascii="Cambria Math" w:hAnsi="Cambria Math" w:cs="Times New Roman"/>
                    <w:sz w:val="24"/>
                    <w:szCs w:val="24"/>
                  </w:rPr>
                  <m:t xml:space="preserve"> </m:t>
                </m:r>
                <m:ctrlPr>
                  <w:rPr>
                    <w:rFonts w:ascii="Cambria Math" w:hAnsi="Cambria Math" w:cs="Times New Roman"/>
                    <w:i/>
                    <w:sz w:val="24"/>
                    <w:szCs w:val="24"/>
                  </w:rPr>
                </m:ctrlPr>
              </m:e>
            </m:eqArr>
          </m:e>
        </m:d>
      </m:oMath>
      <w:r w:rsidR="006263C8" w:rsidRPr="00792652">
        <w:rPr>
          <w:rFonts w:ascii="Times New Roman" w:hAnsi="Times New Roman" w:cs="Times New Roman"/>
          <w:sz w:val="24"/>
          <w:szCs w:val="24"/>
        </w:rPr>
        <w:t xml:space="preserve"> </w:t>
      </w:r>
      <w:r w:rsidR="00CD14B4">
        <w:rPr>
          <w:rFonts w:ascii="Times New Roman" w:hAnsi="Times New Roman" w:cs="Times New Roman"/>
          <w:sz w:val="24"/>
          <w:szCs w:val="24"/>
        </w:rPr>
        <w:tab/>
      </w:r>
      <w:r w:rsidR="00CD14B4">
        <w:rPr>
          <w:rFonts w:ascii="Times New Roman" w:hAnsi="Times New Roman" w:cs="Times New Roman"/>
          <w:sz w:val="24"/>
          <w:szCs w:val="24"/>
        </w:rPr>
        <w:tab/>
      </w:r>
      <w:r w:rsidR="00CD14B4">
        <w:rPr>
          <w:rFonts w:ascii="Times New Roman" w:hAnsi="Times New Roman" w:cs="Times New Roman"/>
          <w:sz w:val="24"/>
          <w:szCs w:val="24"/>
        </w:rPr>
        <w:tab/>
      </w:r>
      <w:r w:rsidR="00CD14B4">
        <w:rPr>
          <w:rFonts w:ascii="Times New Roman" w:hAnsi="Times New Roman" w:cs="Times New Roman"/>
          <w:sz w:val="24"/>
          <w:szCs w:val="24"/>
        </w:rPr>
        <w:tab/>
      </w:r>
      <w:r w:rsidR="00CD14B4">
        <w:rPr>
          <w:rFonts w:ascii="Times New Roman" w:hAnsi="Times New Roman" w:cs="Times New Roman"/>
          <w:sz w:val="24"/>
          <w:szCs w:val="24"/>
        </w:rPr>
        <w:tab/>
      </w:r>
      <w:r w:rsidR="006263C8" w:rsidRPr="00792652" w:rsidDel="00917852">
        <w:rPr>
          <w:rFonts w:ascii="Times New Roman" w:hAnsi="Times New Roman" w:cs="Times New Roman"/>
          <w:sz w:val="24"/>
          <w:szCs w:val="24"/>
        </w:rPr>
        <w:t>(</w:t>
      </w:r>
      <w:r w:rsidR="00F72565">
        <w:rPr>
          <w:rFonts w:ascii="Times New Roman" w:hAnsi="Times New Roman" w:cs="Times New Roman"/>
          <w:sz w:val="24"/>
          <w:szCs w:val="24"/>
        </w:rPr>
        <w:t>3</w:t>
      </w:r>
      <w:r w:rsidR="006263C8" w:rsidRPr="00792652" w:rsidDel="00917852">
        <w:rPr>
          <w:rFonts w:ascii="Times New Roman" w:hAnsi="Times New Roman" w:cs="Times New Roman"/>
          <w:sz w:val="24"/>
          <w:szCs w:val="24"/>
        </w:rPr>
        <w:t>)</w:t>
      </w:r>
    </w:p>
    <w:p w14:paraId="2B64AD95" w14:textId="77777777" w:rsidR="00AE41C1" w:rsidRDefault="00AE41C1" w:rsidP="00143189">
      <w:pPr>
        <w:spacing w:after="120" w:line="360" w:lineRule="auto"/>
        <w:rPr>
          <w:rFonts w:ascii="Times New Roman" w:hAnsi="Times New Roman" w:cs="Times New Roman"/>
          <w:sz w:val="24"/>
          <w:szCs w:val="24"/>
        </w:rPr>
      </w:pPr>
    </w:p>
    <w:p w14:paraId="439A2C6B" w14:textId="769C47D9" w:rsidR="00143189" w:rsidRDefault="00831DDD" w:rsidP="00143189">
      <w:pPr>
        <w:spacing w:after="120" w:line="360" w:lineRule="auto"/>
        <w:rPr>
          <w:rFonts w:ascii="Times New Roman" w:eastAsia="돋움" w:hAnsi="Times New Roman" w:cs="Times New Roman"/>
          <w:color w:val="000000"/>
          <w:kern w:val="0"/>
          <w:sz w:val="24"/>
          <w:szCs w:val="24"/>
        </w:rPr>
      </w:pPr>
      <w:r>
        <w:rPr>
          <w:rFonts w:ascii="Times New Roman" w:hAnsi="Times New Roman" w:cs="Times New Roman"/>
          <w:sz w:val="24"/>
          <w:szCs w:val="24"/>
        </w:rPr>
        <w:t>The</w:t>
      </w:r>
      <w:r w:rsidR="00741ACD">
        <w:rPr>
          <w:rFonts w:ascii="Times New Roman" w:hAnsi="Times New Roman" w:cs="Times New Roman"/>
          <w:sz w:val="24"/>
          <w:szCs w:val="24"/>
        </w:rPr>
        <w:t xml:space="preserve"> performance</w:t>
      </w:r>
      <w:r w:rsidR="00900099">
        <w:rPr>
          <w:rFonts w:ascii="Times New Roman" w:hAnsi="Times New Roman" w:cs="Times New Roman" w:hint="eastAsia"/>
          <w:sz w:val="24"/>
          <w:szCs w:val="24"/>
        </w:rPr>
        <w:t>s</w:t>
      </w:r>
      <w:r w:rsidR="00741ACD">
        <w:rPr>
          <w:rFonts w:ascii="Times New Roman" w:hAnsi="Times New Roman" w:cs="Times New Roman"/>
          <w:sz w:val="24"/>
          <w:szCs w:val="24"/>
        </w:rPr>
        <w:t xml:space="preserve"> of these changes</w:t>
      </w:r>
      <w:r>
        <w:rPr>
          <w:rFonts w:ascii="Times New Roman" w:hAnsi="Times New Roman" w:cs="Times New Roman"/>
          <w:sz w:val="24"/>
          <w:szCs w:val="24"/>
        </w:rPr>
        <w:t xml:space="preserve"> to the gradient method </w:t>
      </w:r>
      <w:r w:rsidR="00741ACD">
        <w:rPr>
          <w:rFonts w:ascii="Times New Roman" w:hAnsi="Times New Roman" w:cs="Times New Roman"/>
          <w:sz w:val="24"/>
          <w:szCs w:val="24"/>
        </w:rPr>
        <w:t>of</w:t>
      </w:r>
      <w:r w:rsidR="00741ACD" w:rsidRPr="007F1EE3">
        <w:rPr>
          <w:rFonts w:ascii="Times New Roman" w:hAnsi="Times New Roman" w:cs="Times New Roman"/>
          <w:sz w:val="24"/>
          <w:szCs w:val="24"/>
        </w:rPr>
        <w:t xml:space="preserve"> </w:t>
      </w:r>
      <w:r w:rsidR="00741ACD" w:rsidRPr="0028786A">
        <w:rPr>
          <w:rFonts w:ascii="Times New Roman" w:hAnsi="Times New Roman" w:cs="Times New Roman"/>
          <w:sz w:val="24"/>
          <w:szCs w:val="24"/>
        </w:rPr>
        <w:t>Emeis et al.</w:t>
      </w:r>
      <w:r w:rsidR="00741ACD">
        <w:rPr>
          <w:rFonts w:ascii="Times New Roman" w:hAnsi="Times New Roman" w:cs="Times New Roman"/>
          <w:sz w:val="24"/>
          <w:szCs w:val="24"/>
        </w:rPr>
        <w:t xml:space="preserve"> </w:t>
      </w:r>
      <w:r w:rsidR="007F1EE3">
        <w:rPr>
          <w:rFonts w:ascii="Times New Roman" w:hAnsi="Times New Roman" w:cs="Times New Roman"/>
          <w:sz w:val="24"/>
          <w:szCs w:val="24"/>
        </w:rPr>
        <w:t>(</w:t>
      </w:r>
      <w:r w:rsidR="00741ACD">
        <w:rPr>
          <w:rFonts w:ascii="Times New Roman" w:hAnsi="Times New Roman" w:cs="Times New Roman"/>
          <w:sz w:val="24"/>
          <w:szCs w:val="24"/>
        </w:rPr>
        <w:t>2007</w:t>
      </w:r>
      <w:r w:rsidR="007F1EE3">
        <w:rPr>
          <w:rFonts w:ascii="Times New Roman" w:hAnsi="Times New Roman" w:cs="Times New Roman"/>
          <w:sz w:val="24"/>
          <w:szCs w:val="24"/>
        </w:rPr>
        <w:t>)</w:t>
      </w:r>
      <w:r w:rsidR="00507611">
        <w:rPr>
          <w:rFonts w:ascii="Times New Roman" w:hAnsi="Times New Roman" w:cs="Times New Roman" w:hint="eastAsia"/>
          <w:sz w:val="24"/>
          <w:szCs w:val="24"/>
        </w:rPr>
        <w:t xml:space="preserve"> (E07)</w:t>
      </w:r>
      <w:r w:rsidR="005E50CE">
        <w:rPr>
          <w:rFonts w:ascii="Times New Roman" w:hAnsi="Times New Roman" w:cs="Times New Roman"/>
          <w:sz w:val="24"/>
          <w:szCs w:val="24"/>
        </w:rPr>
        <w:t xml:space="preserve"> </w:t>
      </w:r>
      <w:r w:rsidR="00094B2D" w:rsidRPr="00792652">
        <w:rPr>
          <w:rFonts w:ascii="Times New Roman" w:hAnsi="Times New Roman" w:cs="Times New Roman"/>
          <w:sz w:val="24"/>
          <w:szCs w:val="24"/>
        </w:rPr>
        <w:t>we</w:t>
      </w:r>
      <w:r w:rsidR="00741ACD">
        <w:rPr>
          <w:rFonts w:ascii="Times New Roman" w:hAnsi="Times New Roman" w:cs="Times New Roman"/>
          <w:sz w:val="24"/>
          <w:szCs w:val="24"/>
        </w:rPr>
        <w:t>re</w:t>
      </w:r>
      <w:r w:rsidR="009D1B03" w:rsidRPr="00792652">
        <w:rPr>
          <w:rFonts w:ascii="Times New Roman" w:hAnsi="Times New Roman" w:cs="Times New Roman"/>
          <w:sz w:val="24"/>
          <w:szCs w:val="24"/>
        </w:rPr>
        <w:t xml:space="preserve"> evaluat</w:t>
      </w:r>
      <w:r w:rsidR="00741ACD">
        <w:rPr>
          <w:rFonts w:ascii="Times New Roman" w:hAnsi="Times New Roman" w:cs="Times New Roman"/>
          <w:sz w:val="24"/>
          <w:szCs w:val="24"/>
        </w:rPr>
        <w:t>ed</w:t>
      </w:r>
      <w:r w:rsidR="009D1B03" w:rsidRPr="00792652">
        <w:rPr>
          <w:rFonts w:ascii="Times New Roman" w:hAnsi="Times New Roman" w:cs="Times New Roman"/>
          <w:sz w:val="24"/>
          <w:szCs w:val="24"/>
        </w:rPr>
        <w:t xml:space="preserve"> </w:t>
      </w:r>
      <w:r w:rsidR="00741ACD">
        <w:rPr>
          <w:rFonts w:ascii="Times New Roman" w:hAnsi="Times New Roman" w:cs="Times New Roman"/>
          <w:sz w:val="24"/>
          <w:szCs w:val="24"/>
        </w:rPr>
        <w:t xml:space="preserve">through comparisons of </w:t>
      </w:r>
      <w:r w:rsidR="00A028FA">
        <w:rPr>
          <w:rFonts w:ascii="Times New Roman" w:hAnsi="Times New Roman" w:cs="Times New Roman"/>
          <w:sz w:val="24"/>
          <w:szCs w:val="24"/>
        </w:rPr>
        <w:t xml:space="preserve">a set of </w:t>
      </w:r>
      <w:ins w:id="47" w:author="만든 이" w:date="2018-11-29T09:30:00Z">
        <w:r w:rsidR="007B446E" w:rsidRPr="00EC63C5">
          <w:rPr>
            <w:rFonts w:ascii="Times New Roman" w:hAnsi="Times New Roman" w:cs="Times New Roman"/>
            <w:i/>
            <w:sz w:val="24"/>
            <w:szCs w:val="24"/>
          </w:rPr>
          <w:t>Z</w:t>
        </w:r>
        <w:r w:rsidR="007B446E" w:rsidRPr="00EC63C5">
          <w:rPr>
            <w:rFonts w:ascii="Cambria Math" w:eastAsia="맑은 고딕" w:hAnsi="Cambria Math" w:cs="Cambria Math"/>
            <w:sz w:val="24"/>
            <w:szCs w:val="24"/>
            <w:vertAlign w:val="subscript"/>
          </w:rPr>
          <w:t>△</w:t>
        </w:r>
        <w:r w:rsidR="007B446E" w:rsidRPr="00EC63C5">
          <w:rPr>
            <w:rFonts w:ascii="Times New Roman" w:hAnsi="Times New Roman" w:cs="Times New Roman"/>
            <w:sz w:val="24"/>
            <w:szCs w:val="24"/>
            <w:vertAlign w:val="subscript"/>
          </w:rPr>
          <w:t>T</w:t>
        </w:r>
      </w:ins>
      <w:del w:id="48" w:author="만든 이" w:date="2018-11-29T09:30:00Z">
        <w:r w:rsidR="00ED3B65" w:rsidRPr="00AC4CE1" w:rsidDel="007B446E">
          <w:rPr>
            <w:rFonts w:ascii="Times New Roman" w:hAnsi="Times New Roman" w:cs="Times New Roman"/>
            <w:i/>
            <w:sz w:val="24"/>
            <w:szCs w:val="24"/>
          </w:rPr>
          <w:delText>Z</w:delText>
        </w:r>
        <w:r w:rsidR="00ED3B65" w:rsidDel="007B446E">
          <w:rPr>
            <w:rFonts w:ascii="Times New Roman" w:hAnsi="Times New Roman" w:cs="Times New Roman"/>
            <w:sz w:val="24"/>
            <w:szCs w:val="24"/>
            <w:vertAlign w:val="subscript"/>
          </w:rPr>
          <w:delText>M</w:delText>
        </w:r>
        <w:r w:rsidR="00ED3B65" w:rsidRPr="00741ACD" w:rsidDel="007B446E">
          <w:rPr>
            <w:rFonts w:ascii="Times New Roman" w:hAnsi="Times New Roman" w:cs="Times New Roman"/>
            <w:sz w:val="24"/>
            <w:szCs w:val="24"/>
            <w:vertAlign w:val="subscript"/>
          </w:rPr>
          <w:delText>L</w:delText>
        </w:r>
      </w:del>
      <w:r w:rsidR="00ED3B65">
        <w:rPr>
          <w:rFonts w:ascii="Times New Roman" w:hAnsi="Times New Roman" w:cs="Times New Roman"/>
          <w:sz w:val="24"/>
          <w:szCs w:val="24"/>
        </w:rPr>
        <w:t xml:space="preserve"> </w:t>
      </w:r>
      <w:r w:rsidR="00741ACD">
        <w:rPr>
          <w:rFonts w:ascii="Times New Roman" w:hAnsi="Times New Roman" w:cs="Times New Roman"/>
          <w:sz w:val="24"/>
          <w:szCs w:val="24"/>
        </w:rPr>
        <w:t>obtained from</w:t>
      </w:r>
      <w:r w:rsidR="00AC4CE1">
        <w:rPr>
          <w:rFonts w:ascii="Times New Roman" w:hAnsi="Times New Roman" w:cs="Times New Roman"/>
          <w:sz w:val="24"/>
          <w:szCs w:val="24"/>
        </w:rPr>
        <w:t xml:space="preserve"> radiosondes profiles</w:t>
      </w:r>
      <w:del w:id="49" w:author="만든 이" w:date="2018-11-29T09:31:00Z">
        <w:r w:rsidR="007129C2" w:rsidDel="007B446E">
          <w:rPr>
            <w:rFonts w:ascii="Times New Roman" w:hAnsi="Times New Roman" w:cs="Times New Roman"/>
            <w:sz w:val="24"/>
            <w:szCs w:val="24"/>
          </w:rPr>
          <w:delText>,</w:delText>
        </w:r>
        <w:r w:rsidR="00741ACD" w:rsidDel="007B446E">
          <w:rPr>
            <w:rFonts w:ascii="Times New Roman" w:hAnsi="Times New Roman" w:cs="Times New Roman"/>
            <w:sz w:val="24"/>
            <w:szCs w:val="24"/>
          </w:rPr>
          <w:delText xml:space="preserve"> </w:delText>
        </w:r>
      </w:del>
      <w:ins w:id="50" w:author="만든 이" w:date="2018-11-29T09:31:00Z">
        <w:r w:rsidR="007B446E">
          <w:rPr>
            <w:rFonts w:ascii="Times New Roman" w:hAnsi="Times New Roman" w:cs="Times New Roman"/>
            <w:sz w:val="24"/>
            <w:szCs w:val="24"/>
          </w:rPr>
          <w:t xml:space="preserve"> and </w:t>
        </w:r>
        <w:r w:rsidR="007B446E" w:rsidRPr="009F0D5C">
          <w:rPr>
            <w:rFonts w:ascii="Times New Roman" w:hAnsi="Times New Roman" w:cs="Times New Roman"/>
            <w:i/>
            <w:sz w:val="24"/>
            <w:szCs w:val="24"/>
          </w:rPr>
          <w:t>Z</w:t>
        </w:r>
        <w:r w:rsidR="007B446E">
          <w:rPr>
            <w:rFonts w:ascii="Times New Roman" w:hAnsi="Times New Roman" w:cs="Times New Roman"/>
            <w:sz w:val="24"/>
            <w:szCs w:val="24"/>
            <w:vertAlign w:val="subscript"/>
          </w:rPr>
          <w:t>M</w:t>
        </w:r>
        <w:r w:rsidR="007B446E" w:rsidRPr="00741ACD">
          <w:rPr>
            <w:rFonts w:ascii="Times New Roman" w:hAnsi="Times New Roman" w:cs="Times New Roman"/>
            <w:sz w:val="24"/>
            <w:szCs w:val="24"/>
            <w:vertAlign w:val="subscript"/>
          </w:rPr>
          <w:t>L</w:t>
        </w:r>
        <w:r w:rsidR="007B446E">
          <w:rPr>
            <w:rFonts w:ascii="Times New Roman" w:hAnsi="Times New Roman" w:cs="Times New Roman"/>
            <w:sz w:val="24"/>
            <w:szCs w:val="24"/>
          </w:rPr>
          <w:t xml:space="preserve"> obtained from </w:t>
        </w:r>
      </w:ins>
      <w:r w:rsidR="00741ACD">
        <w:rPr>
          <w:rFonts w:ascii="Times New Roman" w:hAnsi="Times New Roman" w:cs="Times New Roman"/>
          <w:sz w:val="24"/>
          <w:szCs w:val="24"/>
        </w:rPr>
        <w:t xml:space="preserve">the </w:t>
      </w:r>
      <w:r w:rsidR="006B0A92">
        <w:rPr>
          <w:rFonts w:ascii="Times New Roman" w:hAnsi="Times New Roman" w:cs="Times New Roman"/>
          <w:sz w:val="24"/>
          <w:szCs w:val="24"/>
        </w:rPr>
        <w:t xml:space="preserve">original </w:t>
      </w:r>
      <w:r w:rsidR="00741ACD">
        <w:rPr>
          <w:rFonts w:ascii="Times New Roman" w:hAnsi="Times New Roman" w:cs="Times New Roman"/>
          <w:sz w:val="24"/>
          <w:szCs w:val="24"/>
        </w:rPr>
        <w:t>algorithm</w:t>
      </w:r>
      <w:r w:rsidR="00143189">
        <w:rPr>
          <w:rFonts w:ascii="Times New Roman" w:hAnsi="Times New Roman" w:cs="Times New Roman"/>
          <w:sz w:val="24"/>
          <w:szCs w:val="24"/>
        </w:rPr>
        <w:t xml:space="preserve"> of </w:t>
      </w:r>
      <w:r w:rsidR="00143189" w:rsidRPr="0028786A">
        <w:rPr>
          <w:rFonts w:ascii="Times New Roman" w:hAnsi="Times New Roman" w:cs="Times New Roman"/>
          <w:sz w:val="24"/>
          <w:szCs w:val="24"/>
        </w:rPr>
        <w:t>E</w:t>
      </w:r>
      <w:r w:rsidR="00741ACD" w:rsidRPr="0028786A">
        <w:rPr>
          <w:rFonts w:ascii="Times New Roman" w:hAnsi="Times New Roman" w:cs="Times New Roman"/>
          <w:sz w:val="24"/>
          <w:szCs w:val="24"/>
        </w:rPr>
        <w:t>m</w:t>
      </w:r>
      <w:r w:rsidR="00143189" w:rsidRPr="0028786A">
        <w:rPr>
          <w:rFonts w:ascii="Times New Roman" w:hAnsi="Times New Roman" w:cs="Times New Roman"/>
          <w:sz w:val="24"/>
          <w:szCs w:val="24"/>
        </w:rPr>
        <w:t>ei</w:t>
      </w:r>
      <w:r w:rsidR="00741ACD" w:rsidRPr="0028786A">
        <w:rPr>
          <w:rFonts w:ascii="Times New Roman" w:hAnsi="Times New Roman" w:cs="Times New Roman"/>
          <w:sz w:val="24"/>
          <w:szCs w:val="24"/>
        </w:rPr>
        <w:t>s et al.</w:t>
      </w:r>
      <w:r w:rsidR="00200691">
        <w:rPr>
          <w:rFonts w:ascii="Times New Roman" w:hAnsi="Times New Roman" w:cs="Times New Roman"/>
          <w:sz w:val="24"/>
          <w:szCs w:val="24"/>
        </w:rPr>
        <w:t xml:space="preserve"> </w:t>
      </w:r>
      <w:r w:rsidR="007F1EE3">
        <w:rPr>
          <w:rFonts w:ascii="Times New Roman" w:hAnsi="Times New Roman" w:cs="Times New Roman"/>
          <w:sz w:val="24"/>
          <w:szCs w:val="24"/>
        </w:rPr>
        <w:t>(</w:t>
      </w:r>
      <w:r w:rsidR="00200691">
        <w:rPr>
          <w:rFonts w:ascii="Times New Roman" w:hAnsi="Times New Roman" w:cs="Times New Roman"/>
          <w:sz w:val="24"/>
          <w:szCs w:val="24"/>
        </w:rPr>
        <w:t>2007</w:t>
      </w:r>
      <w:r w:rsidR="007F1EE3">
        <w:rPr>
          <w:rFonts w:ascii="Times New Roman" w:hAnsi="Times New Roman" w:cs="Times New Roman"/>
          <w:sz w:val="24"/>
          <w:szCs w:val="24"/>
        </w:rPr>
        <w:t>)</w:t>
      </w:r>
      <w:del w:id="51" w:author="만든 이" w:date="2018-11-29T09:31:00Z">
        <w:r w:rsidR="007129C2" w:rsidDel="007B446E">
          <w:rPr>
            <w:rFonts w:ascii="Times New Roman" w:hAnsi="Times New Roman" w:cs="Times New Roman"/>
            <w:sz w:val="24"/>
            <w:szCs w:val="24"/>
          </w:rPr>
          <w:delText>,</w:delText>
        </w:r>
      </w:del>
      <w:r w:rsidR="00200691">
        <w:rPr>
          <w:rFonts w:ascii="Times New Roman" w:hAnsi="Times New Roman" w:cs="Times New Roman"/>
          <w:sz w:val="24"/>
          <w:szCs w:val="24"/>
        </w:rPr>
        <w:t xml:space="preserve"> and other four</w:t>
      </w:r>
      <w:r w:rsidR="00741ACD">
        <w:rPr>
          <w:rFonts w:ascii="Times New Roman" w:hAnsi="Times New Roman" w:cs="Times New Roman"/>
          <w:sz w:val="24"/>
          <w:szCs w:val="24"/>
        </w:rPr>
        <w:t xml:space="preserve"> variations of the gradient method. </w:t>
      </w:r>
      <w:r w:rsidR="00AC4CE1">
        <w:rPr>
          <w:rFonts w:ascii="Times New Roman" w:hAnsi="Times New Roman" w:cs="Times New Roman"/>
          <w:sz w:val="24"/>
          <w:szCs w:val="24"/>
        </w:rPr>
        <w:t>Th</w:t>
      </w:r>
      <w:r w:rsidR="00021657">
        <w:rPr>
          <w:rFonts w:ascii="Times New Roman" w:hAnsi="Times New Roman" w:cs="Times New Roman"/>
          <w:sz w:val="24"/>
          <w:szCs w:val="24"/>
        </w:rPr>
        <w:t>e</w:t>
      </w:r>
      <w:r w:rsidR="00AC4CE1">
        <w:rPr>
          <w:rFonts w:ascii="Times New Roman" w:hAnsi="Times New Roman" w:cs="Times New Roman"/>
          <w:sz w:val="24"/>
          <w:szCs w:val="24"/>
        </w:rPr>
        <w:t xml:space="preserve"> lat</w:t>
      </w:r>
      <w:r w:rsidR="006B0A92">
        <w:rPr>
          <w:rFonts w:ascii="Times New Roman" w:hAnsi="Times New Roman" w:cs="Times New Roman"/>
          <w:sz w:val="24"/>
          <w:szCs w:val="24"/>
        </w:rPr>
        <w:t>t</w:t>
      </w:r>
      <w:r w:rsidR="00AC4CE1">
        <w:rPr>
          <w:rFonts w:ascii="Times New Roman" w:hAnsi="Times New Roman" w:cs="Times New Roman"/>
          <w:sz w:val="24"/>
          <w:szCs w:val="24"/>
        </w:rPr>
        <w:t xml:space="preserve">er </w:t>
      </w:r>
      <w:r w:rsidR="009D1B03" w:rsidRPr="00792652">
        <w:rPr>
          <w:rFonts w:ascii="Times New Roman" w:hAnsi="Times New Roman" w:cs="Times New Roman"/>
          <w:sz w:val="24"/>
          <w:szCs w:val="24"/>
        </w:rPr>
        <w:t>include</w:t>
      </w:r>
      <w:r w:rsidR="002123C9">
        <w:rPr>
          <w:rFonts w:ascii="Times New Roman" w:hAnsi="Times New Roman" w:cs="Times New Roman"/>
          <w:sz w:val="24"/>
          <w:szCs w:val="24"/>
        </w:rPr>
        <w:t>d</w:t>
      </w:r>
      <w:r w:rsidR="00741ACD">
        <w:rPr>
          <w:rFonts w:ascii="Times New Roman" w:hAnsi="Times New Roman" w:cs="Times New Roman"/>
          <w:sz w:val="24"/>
          <w:szCs w:val="24"/>
        </w:rPr>
        <w:t xml:space="preserve"> </w:t>
      </w:r>
      <w:r w:rsidR="00ED3B65" w:rsidRPr="00AC4CE1">
        <w:rPr>
          <w:rFonts w:ascii="Times New Roman" w:hAnsi="Times New Roman" w:cs="Times New Roman"/>
          <w:i/>
          <w:sz w:val="24"/>
          <w:szCs w:val="24"/>
        </w:rPr>
        <w:t>Z</w:t>
      </w:r>
      <w:r w:rsidR="00ED3B65">
        <w:rPr>
          <w:rFonts w:ascii="Times New Roman" w:hAnsi="Times New Roman" w:cs="Times New Roman"/>
          <w:sz w:val="24"/>
          <w:szCs w:val="24"/>
          <w:vertAlign w:val="subscript"/>
        </w:rPr>
        <w:t>M</w:t>
      </w:r>
      <w:r w:rsidR="00ED3B65" w:rsidRPr="00741ACD">
        <w:rPr>
          <w:rFonts w:ascii="Times New Roman" w:hAnsi="Times New Roman" w:cs="Times New Roman"/>
          <w:sz w:val="24"/>
          <w:szCs w:val="24"/>
          <w:vertAlign w:val="subscript"/>
        </w:rPr>
        <w:t>L</w:t>
      </w:r>
      <w:r w:rsidR="00ED3B65">
        <w:rPr>
          <w:rFonts w:ascii="Times New Roman" w:hAnsi="Times New Roman" w:cs="Times New Roman"/>
          <w:sz w:val="24"/>
          <w:szCs w:val="24"/>
        </w:rPr>
        <w:t xml:space="preserve"> </w:t>
      </w:r>
      <w:r w:rsidR="00094B2D" w:rsidRPr="00792652">
        <w:rPr>
          <w:rFonts w:ascii="Times New Roman" w:hAnsi="Times New Roman" w:cs="Times New Roman"/>
          <w:sz w:val="24"/>
          <w:szCs w:val="24"/>
        </w:rPr>
        <w:t xml:space="preserve">derived </w:t>
      </w:r>
      <w:r w:rsidR="009D1B03" w:rsidRPr="00792652">
        <w:rPr>
          <w:rFonts w:ascii="Times New Roman" w:hAnsi="Times New Roman" w:cs="Times New Roman"/>
          <w:sz w:val="24"/>
          <w:szCs w:val="24"/>
        </w:rPr>
        <w:t>from the first</w:t>
      </w:r>
      <w:r w:rsidR="00831C18" w:rsidRPr="00792652">
        <w:rPr>
          <w:rFonts w:ascii="Times New Roman" w:hAnsi="Times New Roman" w:cs="Times New Roman"/>
          <w:sz w:val="24"/>
          <w:szCs w:val="24"/>
        </w:rPr>
        <w:t xml:space="preserve"> derivative (FIR), </w:t>
      </w:r>
      <w:r w:rsidR="009D1B03" w:rsidRPr="00792652">
        <w:rPr>
          <w:rFonts w:ascii="Times New Roman" w:hAnsi="Times New Roman" w:cs="Times New Roman"/>
          <w:sz w:val="24"/>
          <w:szCs w:val="24"/>
        </w:rPr>
        <w:t>second</w:t>
      </w:r>
      <w:r w:rsidR="00831C18" w:rsidRPr="00792652">
        <w:rPr>
          <w:rFonts w:ascii="Times New Roman" w:hAnsi="Times New Roman" w:cs="Times New Roman"/>
          <w:sz w:val="24"/>
          <w:szCs w:val="24"/>
        </w:rPr>
        <w:t xml:space="preserve"> derivative (SEC), </w:t>
      </w:r>
      <w:r w:rsidR="009D1B03" w:rsidRPr="00792652">
        <w:rPr>
          <w:rFonts w:ascii="Times New Roman" w:hAnsi="Times New Roman" w:cs="Times New Roman"/>
          <w:sz w:val="24"/>
          <w:szCs w:val="24"/>
        </w:rPr>
        <w:t>logarithmic derivative</w:t>
      </w:r>
      <w:r w:rsidR="00831C18" w:rsidRPr="00792652">
        <w:rPr>
          <w:rFonts w:ascii="Times New Roman" w:hAnsi="Times New Roman" w:cs="Times New Roman"/>
          <w:sz w:val="24"/>
          <w:szCs w:val="24"/>
        </w:rPr>
        <w:t xml:space="preserve"> (LOG)</w:t>
      </w:r>
      <w:r w:rsidR="009D1B03" w:rsidRPr="00792652">
        <w:rPr>
          <w:rFonts w:ascii="Times New Roman" w:hAnsi="Times New Roman" w:cs="Times New Roman"/>
          <w:sz w:val="24"/>
          <w:szCs w:val="24"/>
        </w:rPr>
        <w:t xml:space="preserve">, </w:t>
      </w:r>
      <w:r w:rsidR="00143189">
        <w:rPr>
          <w:rFonts w:ascii="Times New Roman" w:hAnsi="Times New Roman" w:cs="Times New Roman"/>
          <w:sz w:val="24"/>
          <w:szCs w:val="24"/>
        </w:rPr>
        <w:t xml:space="preserve">and </w:t>
      </w:r>
      <w:r w:rsidR="009D1B03" w:rsidRPr="00792652">
        <w:rPr>
          <w:rFonts w:ascii="Times New Roman" w:hAnsi="Times New Roman" w:cs="Times New Roman"/>
          <w:sz w:val="24"/>
          <w:szCs w:val="24"/>
        </w:rPr>
        <w:t>CL-31 built-in</w:t>
      </w:r>
      <w:r w:rsidR="00741ACD">
        <w:rPr>
          <w:rFonts w:ascii="Times New Roman" w:hAnsi="Times New Roman" w:cs="Times New Roman"/>
          <w:sz w:val="24"/>
          <w:szCs w:val="24"/>
        </w:rPr>
        <w:t xml:space="preserve"> software</w:t>
      </w:r>
      <w:r w:rsidR="009D1B03" w:rsidRPr="00792652">
        <w:rPr>
          <w:rFonts w:ascii="Times New Roman" w:hAnsi="Times New Roman" w:cs="Times New Roman"/>
          <w:sz w:val="24"/>
          <w:szCs w:val="24"/>
        </w:rPr>
        <w:t xml:space="preserve"> (Vaisala sky condition, VAI)</w:t>
      </w:r>
      <w:r w:rsidR="00F10F89" w:rsidRPr="00F10F89">
        <w:rPr>
          <w:rFonts w:ascii="Times New Roman" w:hAnsi="Times New Roman" w:cs="Times New Roman"/>
          <w:sz w:val="24"/>
          <w:szCs w:val="24"/>
        </w:rPr>
        <w:t xml:space="preserve"> </w:t>
      </w:r>
      <w:r w:rsidR="007F1EE3">
        <w:rPr>
          <w:rFonts w:ascii="Times New Roman" w:hAnsi="Times New Roman" w:cs="Times New Roman"/>
          <w:sz w:val="24"/>
          <w:szCs w:val="24"/>
        </w:rPr>
        <w:t>(</w:t>
      </w:r>
      <w:r w:rsidR="00F10F89" w:rsidRPr="0028786A">
        <w:rPr>
          <w:rFonts w:ascii="Times New Roman" w:eastAsia="돋움" w:hAnsi="Times New Roman" w:cs="Times New Roman"/>
          <w:color w:val="000000"/>
          <w:kern w:val="0"/>
          <w:sz w:val="24"/>
          <w:szCs w:val="24"/>
        </w:rPr>
        <w:t>Münkel et al.</w:t>
      </w:r>
      <w:r w:rsidR="00F10F89" w:rsidRPr="007F1EE3">
        <w:rPr>
          <w:rFonts w:ascii="Times New Roman" w:eastAsia="돋움" w:hAnsi="Times New Roman" w:cs="Times New Roman"/>
          <w:color w:val="000000"/>
          <w:kern w:val="0"/>
          <w:sz w:val="24"/>
          <w:szCs w:val="24"/>
        </w:rPr>
        <w:t xml:space="preserve"> 2007</w:t>
      </w:r>
      <w:r w:rsidR="00AE41C1">
        <w:rPr>
          <w:rFonts w:ascii="Times New Roman" w:eastAsia="돋움" w:hAnsi="Times New Roman" w:cs="Times New Roman"/>
          <w:color w:val="000000"/>
          <w:kern w:val="0"/>
          <w:sz w:val="24"/>
          <w:szCs w:val="24"/>
        </w:rPr>
        <w:t>;</w:t>
      </w:r>
      <w:r w:rsidR="00F10F89" w:rsidRPr="007F1EE3">
        <w:rPr>
          <w:rFonts w:ascii="Times New Roman" w:eastAsia="돋움" w:hAnsi="Times New Roman" w:cs="Times New Roman"/>
          <w:color w:val="000000"/>
          <w:kern w:val="0"/>
          <w:sz w:val="24"/>
          <w:szCs w:val="24"/>
        </w:rPr>
        <w:t xml:space="preserve"> </w:t>
      </w:r>
      <w:r w:rsidR="00F10F89" w:rsidRPr="0028786A">
        <w:rPr>
          <w:rFonts w:ascii="Times New Roman" w:eastAsia="돋움" w:hAnsi="Times New Roman" w:cs="Times New Roman"/>
          <w:color w:val="000000"/>
          <w:kern w:val="0"/>
          <w:sz w:val="24"/>
          <w:szCs w:val="24"/>
        </w:rPr>
        <w:t>Vaisala Oy</w:t>
      </w:r>
      <w:r w:rsidR="008543FA">
        <w:rPr>
          <w:rFonts w:ascii="Times New Roman" w:eastAsia="돋움" w:hAnsi="Times New Roman" w:cs="Times New Roman"/>
          <w:color w:val="000000"/>
          <w:kern w:val="0"/>
          <w:sz w:val="24"/>
          <w:szCs w:val="24"/>
        </w:rPr>
        <w:t>j</w:t>
      </w:r>
      <w:del w:id="52" w:author="만든 이" w:date="2018-11-29T01:56:00Z">
        <w:r w:rsidR="00F10F89" w:rsidRPr="007F1EE3" w:rsidDel="00BA58A6">
          <w:rPr>
            <w:rFonts w:ascii="Times New Roman" w:eastAsia="돋움" w:hAnsi="Times New Roman" w:cs="Times New Roman"/>
            <w:color w:val="000000"/>
            <w:kern w:val="0"/>
            <w:sz w:val="24"/>
            <w:szCs w:val="24"/>
          </w:rPr>
          <w:delText>,</w:delText>
        </w:r>
      </w:del>
      <w:r w:rsidR="00F10F89" w:rsidRPr="007F1EE3">
        <w:rPr>
          <w:rFonts w:ascii="Times New Roman" w:eastAsia="돋움" w:hAnsi="Times New Roman" w:cs="Times New Roman"/>
          <w:color w:val="000000"/>
          <w:kern w:val="0"/>
          <w:sz w:val="24"/>
          <w:szCs w:val="24"/>
        </w:rPr>
        <w:t xml:space="preserve"> 2011</w:t>
      </w:r>
      <w:r w:rsidR="007F1EE3">
        <w:rPr>
          <w:rFonts w:ascii="Times New Roman" w:eastAsia="돋움" w:hAnsi="Times New Roman" w:cs="Times New Roman"/>
          <w:color w:val="000000"/>
          <w:kern w:val="0"/>
          <w:sz w:val="24"/>
          <w:szCs w:val="24"/>
        </w:rPr>
        <w:t>)</w:t>
      </w:r>
      <w:r w:rsidR="00143189">
        <w:rPr>
          <w:rFonts w:ascii="Times New Roman" w:hAnsi="Times New Roman" w:cs="Times New Roman"/>
          <w:sz w:val="24"/>
          <w:szCs w:val="24"/>
        </w:rPr>
        <w:t xml:space="preserve">. </w:t>
      </w:r>
      <w:r w:rsidR="00143189">
        <w:rPr>
          <w:rFonts w:ascii="Times New Roman" w:eastAsia="돋움" w:hAnsi="Times New Roman" w:cs="Times New Roman"/>
          <w:color w:val="000000"/>
          <w:kern w:val="0"/>
          <w:sz w:val="24"/>
          <w:szCs w:val="24"/>
        </w:rPr>
        <w:t xml:space="preserve">Table 1 lists the main characteristics and parameters to adjust </w:t>
      </w:r>
      <w:r w:rsidR="00143189" w:rsidRPr="007E6FD1">
        <w:rPr>
          <w:rFonts w:ascii="Times New Roman" w:eastAsia="돋움" w:hAnsi="Times New Roman" w:cs="Times New Roman"/>
          <w:noProof/>
          <w:color w:val="000000"/>
          <w:kern w:val="0"/>
          <w:sz w:val="24"/>
          <w:szCs w:val="24"/>
        </w:rPr>
        <w:t>of</w:t>
      </w:r>
      <w:r w:rsidR="00143189">
        <w:rPr>
          <w:rFonts w:ascii="Times New Roman" w:eastAsia="돋움" w:hAnsi="Times New Roman" w:cs="Times New Roman"/>
          <w:color w:val="000000"/>
          <w:kern w:val="0"/>
          <w:sz w:val="24"/>
          <w:szCs w:val="24"/>
        </w:rPr>
        <w:t xml:space="preserve"> each one of these versions of the gradient method.</w:t>
      </w:r>
    </w:p>
    <w:p w14:paraId="516E41C2" w14:textId="7D49C0E8" w:rsidR="008305DE" w:rsidRDefault="00012179">
      <w:pPr>
        <w:spacing w:after="120" w:line="360" w:lineRule="auto"/>
        <w:rPr>
          <w:rFonts w:ascii="Times New Roman" w:hAnsi="Times New Roman" w:cs="Times New Roman"/>
          <w:sz w:val="24"/>
          <w:szCs w:val="24"/>
        </w:rPr>
      </w:pPr>
      <w:r>
        <w:rPr>
          <w:rFonts w:ascii="Times New Roman" w:hAnsi="Times New Roman" w:cs="Times New Roman"/>
          <w:sz w:val="24"/>
          <w:szCs w:val="24"/>
        </w:rPr>
        <w:t>Through a</w:t>
      </w:r>
      <w:r w:rsidRPr="00792652">
        <w:rPr>
          <w:rFonts w:ascii="Times New Roman" w:hAnsi="Times New Roman" w:cs="Times New Roman"/>
          <w:sz w:val="24"/>
          <w:szCs w:val="24"/>
        </w:rPr>
        <w:t xml:space="preserve"> sensitivity analysis</w:t>
      </w:r>
      <w:r>
        <w:rPr>
          <w:rFonts w:ascii="Times New Roman" w:hAnsi="Times New Roman" w:cs="Times New Roman"/>
          <w:sz w:val="24"/>
          <w:szCs w:val="24"/>
        </w:rPr>
        <w:t>,</w:t>
      </w:r>
      <w:r w:rsidRPr="00792652">
        <w:rPr>
          <w:rFonts w:ascii="Times New Roman" w:hAnsi="Times New Roman" w:cs="Times New Roman"/>
          <w:sz w:val="24"/>
          <w:szCs w:val="24"/>
        </w:rPr>
        <w:t xml:space="preserve"> </w:t>
      </w:r>
      <w:r>
        <w:rPr>
          <w:rFonts w:ascii="Times New Roman" w:hAnsi="Times New Roman" w:cs="Times New Roman"/>
          <w:sz w:val="24"/>
          <w:szCs w:val="24"/>
        </w:rPr>
        <w:t>the</w:t>
      </w:r>
      <w:r w:rsidRPr="00A028FA">
        <w:rPr>
          <w:rFonts w:ascii="Times New Roman" w:hAnsi="Times New Roman" w:cs="Times New Roman"/>
          <w:sz w:val="24"/>
          <w:szCs w:val="24"/>
        </w:rPr>
        <w:t xml:space="preserve"> </w:t>
      </w:r>
      <w:r>
        <w:rPr>
          <w:rFonts w:ascii="Times New Roman" w:hAnsi="Times New Roman" w:cs="Times New Roman"/>
          <w:sz w:val="24"/>
          <w:szCs w:val="24"/>
        </w:rPr>
        <w:t xml:space="preserve">appropriate values of </w:t>
      </w:r>
      <w:r w:rsidRPr="00B07C21">
        <w:rPr>
          <w:rFonts w:ascii="Times New Roman" w:hAnsi="Times New Roman" w:cs="Times New Roman"/>
          <w:i/>
          <w:noProof/>
          <w:color w:val="000000" w:themeColor="text1"/>
          <w:sz w:val="24"/>
          <w:szCs w:val="24"/>
        </w:rPr>
        <w:t>w</w:t>
      </w:r>
      <w:r w:rsidRPr="00B07C21">
        <w:rPr>
          <w:rFonts w:ascii="Times New Roman" w:hAnsi="Times New Roman" w:cs="Times New Roman"/>
          <w:noProof/>
          <w:color w:val="000000" w:themeColor="text1"/>
          <w:sz w:val="24"/>
          <w:szCs w:val="24"/>
          <w:vertAlign w:val="subscript"/>
        </w:rPr>
        <w:t>v</w:t>
      </w:r>
      <w:r>
        <w:rPr>
          <w:rFonts w:ascii="Times New Roman" w:hAnsi="Times New Roman" w:cs="Times New Roman"/>
          <w:color w:val="000000" w:themeColor="text1"/>
          <w:sz w:val="24"/>
          <w:szCs w:val="24"/>
        </w:rPr>
        <w:t xml:space="preserve">, </w:t>
      </w:r>
      <w:r w:rsidRPr="0058114E">
        <w:rPr>
          <w:rFonts w:ascii="Times New Roman" w:hAnsi="Times New Roman" w:cs="Times New Roman"/>
          <w:i/>
          <w:color w:val="000000" w:themeColor="text1"/>
          <w:sz w:val="24"/>
          <w:szCs w:val="24"/>
        </w:rPr>
        <w:t>w</w:t>
      </w:r>
      <w:r w:rsidRPr="0058114E">
        <w:rPr>
          <w:rFonts w:ascii="Times New Roman" w:hAnsi="Times New Roman" w:cs="Times New Roman"/>
          <w:color w:val="000000" w:themeColor="text1"/>
          <w:sz w:val="24"/>
          <w:szCs w:val="24"/>
          <w:vertAlign w:val="subscript"/>
        </w:rPr>
        <w:t>t</w:t>
      </w:r>
      <w:r>
        <w:rPr>
          <w:rFonts w:ascii="Times New Roman" w:hAnsi="Times New Roman" w:cs="Times New Roman"/>
          <w:sz w:val="24"/>
          <w:szCs w:val="24"/>
        </w:rPr>
        <w:t xml:space="preserve"> </w:t>
      </w:r>
      <w:r w:rsidRPr="007E6FD1">
        <w:rPr>
          <w:rFonts w:ascii="Times New Roman" w:hAnsi="Times New Roman" w:cs="Times New Roman"/>
          <w:noProof/>
          <w:sz w:val="24"/>
          <w:szCs w:val="24"/>
        </w:rPr>
        <w:t>and</w:t>
      </w:r>
      <w:r>
        <w:rPr>
          <w:rFonts w:ascii="Times New Roman" w:hAnsi="Times New Roman" w:cs="Times New Roman"/>
          <w:sz w:val="24"/>
          <w:szCs w:val="24"/>
        </w:rPr>
        <w:t xml:space="preserve"> </w:t>
      </w:r>
      <w:r w:rsidRPr="00606894">
        <w:rPr>
          <w:rFonts w:ascii="Times New Roman" w:eastAsia="MS Gothic" w:hAnsi="Times New Roman" w:cs="Times New Roman"/>
          <w:color w:val="000000"/>
          <w:sz w:val="24"/>
          <w:szCs w:val="24"/>
        </w:rPr>
        <w:t>∆</w:t>
      </w:r>
      <w:r w:rsidRPr="008F65A3">
        <w:rPr>
          <w:rFonts w:ascii="Times New Roman" w:hAnsi="Times New Roman" w:cs="Times New Roman"/>
          <w:i/>
          <w:color w:val="000000"/>
          <w:sz w:val="24"/>
          <w:szCs w:val="24"/>
        </w:rPr>
        <w:t>z</w:t>
      </w:r>
      <w:r w:rsidRPr="00792652">
        <w:rPr>
          <w:rFonts w:ascii="Times New Roman" w:hAnsi="Times New Roman" w:cs="Times New Roman"/>
          <w:sz w:val="24"/>
          <w:szCs w:val="24"/>
        </w:rPr>
        <w:t xml:space="preserve"> </w:t>
      </w:r>
      <w:r w:rsidRPr="007E6FD1">
        <w:rPr>
          <w:rFonts w:ascii="Times New Roman" w:hAnsi="Times New Roman" w:cs="Times New Roman"/>
          <w:noProof/>
          <w:sz w:val="24"/>
          <w:szCs w:val="24"/>
        </w:rPr>
        <w:t>were determined</w:t>
      </w:r>
      <w:r>
        <w:rPr>
          <w:rFonts w:ascii="Times New Roman" w:hAnsi="Times New Roman" w:cs="Times New Roman"/>
          <w:sz w:val="24"/>
          <w:szCs w:val="24"/>
        </w:rPr>
        <w:t xml:space="preserve"> for</w:t>
      </w:r>
      <w:r w:rsidRPr="000F4883">
        <w:rPr>
          <w:rFonts w:ascii="Times New Roman" w:hAnsi="Times New Roman" w:cs="Times New Roman"/>
          <w:sz w:val="24"/>
          <w:szCs w:val="24"/>
        </w:rPr>
        <w:t xml:space="preserve"> </w:t>
      </w:r>
      <w:r>
        <w:rPr>
          <w:rFonts w:ascii="Times New Roman" w:hAnsi="Times New Roman" w:cs="Times New Roman"/>
          <w:sz w:val="24"/>
          <w:szCs w:val="24"/>
        </w:rPr>
        <w:t>FIR, SEC, LOG, E07, and EE07 algorithms separating daytime and night</w:t>
      </w:r>
      <w:del w:id="53" w:author="만든 이" w:date="2018-11-29T09:43:00Z">
        <w:r w:rsidDel="00825564">
          <w:rPr>
            <w:rFonts w:ascii="Times New Roman" w:hAnsi="Times New Roman" w:cs="Times New Roman"/>
            <w:sz w:val="24"/>
            <w:szCs w:val="24"/>
          </w:rPr>
          <w:delText>-</w:delText>
        </w:r>
      </w:del>
      <w:r>
        <w:rPr>
          <w:rFonts w:ascii="Times New Roman" w:hAnsi="Times New Roman" w:cs="Times New Roman"/>
          <w:sz w:val="24"/>
          <w:szCs w:val="24"/>
        </w:rPr>
        <w:t xml:space="preserve">time periods. These optimum values </w:t>
      </w:r>
      <w:r w:rsidRPr="007E6FD1">
        <w:rPr>
          <w:rFonts w:ascii="Times New Roman" w:hAnsi="Times New Roman" w:cs="Times New Roman"/>
          <w:noProof/>
          <w:sz w:val="24"/>
          <w:szCs w:val="24"/>
        </w:rPr>
        <w:t>were chosen</w:t>
      </w:r>
      <w:r>
        <w:rPr>
          <w:rFonts w:ascii="Times New Roman" w:hAnsi="Times New Roman" w:cs="Times New Roman"/>
          <w:sz w:val="24"/>
          <w:szCs w:val="24"/>
        </w:rPr>
        <w:t xml:space="preserve"> as those for which </w:t>
      </w:r>
      <w:r w:rsidRPr="00792652">
        <w:rPr>
          <w:rFonts w:ascii="Times New Roman" w:hAnsi="Times New Roman" w:cs="Times New Roman"/>
          <w:sz w:val="24"/>
          <w:szCs w:val="24"/>
        </w:rPr>
        <w:t xml:space="preserve">the root mean square error (RMSE) </w:t>
      </w:r>
      <w:r>
        <w:rPr>
          <w:rFonts w:ascii="Times New Roman" w:hAnsi="Times New Roman" w:cs="Times New Roman"/>
          <w:sz w:val="24"/>
          <w:szCs w:val="24"/>
        </w:rPr>
        <w:t xml:space="preserve">of the derived </w:t>
      </w:r>
      <w:r w:rsidRPr="009F0D5C">
        <w:rPr>
          <w:rFonts w:ascii="Times New Roman" w:hAnsi="Times New Roman" w:cs="Times New Roman"/>
          <w:i/>
          <w:sz w:val="24"/>
          <w:szCs w:val="24"/>
        </w:rPr>
        <w:t>Z</w:t>
      </w:r>
      <w:r>
        <w:rPr>
          <w:rFonts w:ascii="Times New Roman" w:hAnsi="Times New Roman" w:cs="Times New Roman"/>
          <w:sz w:val="24"/>
          <w:szCs w:val="24"/>
          <w:vertAlign w:val="subscript"/>
        </w:rPr>
        <w:t>M</w:t>
      </w:r>
      <w:r w:rsidRPr="00741ACD">
        <w:rPr>
          <w:rFonts w:ascii="Times New Roman" w:hAnsi="Times New Roman" w:cs="Times New Roman"/>
          <w:sz w:val="24"/>
          <w:szCs w:val="24"/>
          <w:vertAlign w:val="subscript"/>
        </w:rPr>
        <w:t>L</w:t>
      </w:r>
      <w:r>
        <w:rPr>
          <w:rFonts w:ascii="Times New Roman" w:hAnsi="Times New Roman" w:cs="Times New Roman"/>
          <w:sz w:val="24"/>
          <w:szCs w:val="24"/>
        </w:rPr>
        <w:t xml:space="preserve"> against the </w:t>
      </w:r>
      <w:r w:rsidRPr="00EC63C5">
        <w:rPr>
          <w:rFonts w:ascii="Times New Roman" w:hAnsi="Times New Roman" w:cs="Times New Roman"/>
          <w:i/>
          <w:sz w:val="24"/>
          <w:szCs w:val="24"/>
        </w:rPr>
        <w:t>Z</w:t>
      </w:r>
      <w:r w:rsidRPr="00EC63C5">
        <w:rPr>
          <w:rFonts w:ascii="Cambria Math" w:eastAsia="맑은 고딕" w:hAnsi="Cambria Math" w:cs="Cambria Math"/>
          <w:sz w:val="24"/>
          <w:szCs w:val="24"/>
          <w:vertAlign w:val="subscript"/>
        </w:rPr>
        <w:t>△</w:t>
      </w:r>
      <w:r w:rsidRPr="00EC63C5">
        <w:rPr>
          <w:rFonts w:ascii="Times New Roman" w:hAnsi="Times New Roman" w:cs="Times New Roman"/>
          <w:sz w:val="24"/>
          <w:szCs w:val="24"/>
          <w:vertAlign w:val="subscript"/>
        </w:rPr>
        <w:t>T</w:t>
      </w:r>
      <w:r w:rsidRPr="00EC63C5">
        <w:rPr>
          <w:rFonts w:ascii="Times New Roman" w:hAnsi="Times New Roman" w:cs="Times New Roman"/>
          <w:sz w:val="24"/>
          <w:szCs w:val="24"/>
        </w:rPr>
        <w:t xml:space="preserve"> </w:t>
      </w:r>
      <w:r>
        <w:rPr>
          <w:rFonts w:ascii="Times New Roman" w:hAnsi="Times New Roman" w:cs="Times New Roman"/>
          <w:sz w:val="24"/>
          <w:szCs w:val="24"/>
        </w:rPr>
        <w:t xml:space="preserve">obtained from radiosonde data presents a minimum. These parameters </w:t>
      </w:r>
      <w:r>
        <w:rPr>
          <w:rFonts w:ascii="Times New Roman" w:hAnsi="Times New Roman" w:cs="Times New Roman"/>
          <w:noProof/>
          <w:sz w:val="24"/>
          <w:szCs w:val="24"/>
        </w:rPr>
        <w:t>could</w:t>
      </w:r>
      <w:r w:rsidRPr="007E6FD1">
        <w:rPr>
          <w:rFonts w:ascii="Times New Roman" w:hAnsi="Times New Roman" w:cs="Times New Roman"/>
          <w:noProof/>
          <w:sz w:val="24"/>
          <w:szCs w:val="24"/>
        </w:rPr>
        <w:t xml:space="preserve"> not</w:t>
      </w:r>
      <w:r>
        <w:rPr>
          <w:rFonts w:ascii="Times New Roman" w:hAnsi="Times New Roman" w:cs="Times New Roman"/>
          <w:noProof/>
          <w:sz w:val="24"/>
          <w:szCs w:val="24"/>
        </w:rPr>
        <w:t xml:space="preserve"> be</w:t>
      </w:r>
      <w:r w:rsidRPr="007E6FD1">
        <w:rPr>
          <w:rFonts w:ascii="Times New Roman" w:hAnsi="Times New Roman" w:cs="Times New Roman"/>
          <w:noProof/>
          <w:sz w:val="24"/>
          <w:szCs w:val="24"/>
        </w:rPr>
        <w:t xml:space="preserve"> optimized</w:t>
      </w:r>
      <w:r>
        <w:rPr>
          <w:rFonts w:ascii="Times New Roman" w:hAnsi="Times New Roman" w:cs="Times New Roman"/>
          <w:sz w:val="24"/>
          <w:szCs w:val="24"/>
        </w:rPr>
        <w:t xml:space="preserve"> for VAI </w:t>
      </w:r>
      <w:r w:rsidRPr="007E6FD1">
        <w:rPr>
          <w:rFonts w:ascii="Times New Roman" w:hAnsi="Times New Roman" w:cs="Times New Roman"/>
          <w:noProof/>
          <w:sz w:val="24"/>
          <w:szCs w:val="24"/>
        </w:rPr>
        <w:t>and</w:t>
      </w:r>
      <w:r>
        <w:rPr>
          <w:rFonts w:ascii="Times New Roman" w:hAnsi="Times New Roman" w:cs="Times New Roman"/>
          <w:sz w:val="24"/>
          <w:szCs w:val="24"/>
        </w:rPr>
        <w:t xml:space="preserve"> the parameters proposed by </w:t>
      </w:r>
      <w:r w:rsidRPr="0028786A">
        <w:rPr>
          <w:rFonts w:ascii="Times New Roman" w:eastAsia="돋움" w:hAnsi="Times New Roman" w:cs="Times New Roman"/>
          <w:color w:val="000000"/>
          <w:kern w:val="0"/>
          <w:sz w:val="24"/>
          <w:szCs w:val="24"/>
        </w:rPr>
        <w:t>Münkel et al.</w:t>
      </w:r>
      <w:r w:rsidRPr="007F1EE3">
        <w:rPr>
          <w:rFonts w:ascii="Times New Roman" w:eastAsia="돋움" w:hAnsi="Times New Roman" w:cs="Times New Roman"/>
          <w:color w:val="000000"/>
          <w:kern w:val="0"/>
          <w:sz w:val="24"/>
          <w:szCs w:val="24"/>
        </w:rPr>
        <w:t xml:space="preserve"> </w:t>
      </w:r>
      <w:r>
        <w:rPr>
          <w:rFonts w:ascii="Times New Roman" w:eastAsia="돋움" w:hAnsi="Times New Roman" w:cs="Times New Roman"/>
          <w:color w:val="000000"/>
          <w:kern w:val="0"/>
          <w:sz w:val="24"/>
          <w:szCs w:val="24"/>
        </w:rPr>
        <w:t>(</w:t>
      </w:r>
      <w:r w:rsidRPr="00653D57">
        <w:rPr>
          <w:rFonts w:ascii="Times New Roman" w:eastAsia="돋움" w:hAnsi="Times New Roman" w:cs="Times New Roman"/>
          <w:color w:val="000000"/>
          <w:kern w:val="0"/>
          <w:sz w:val="24"/>
          <w:szCs w:val="24"/>
        </w:rPr>
        <w:t>2007</w:t>
      </w:r>
      <w:r>
        <w:rPr>
          <w:rFonts w:ascii="Times New Roman" w:eastAsia="돋움" w:hAnsi="Times New Roman" w:cs="Times New Roman"/>
          <w:color w:val="000000"/>
          <w:kern w:val="0"/>
          <w:sz w:val="24"/>
          <w:szCs w:val="24"/>
        </w:rPr>
        <w:t xml:space="preserve">) were used instead. </w:t>
      </w:r>
      <w:r>
        <w:rPr>
          <w:rFonts w:ascii="Times New Roman" w:hAnsi="Times New Roman" w:cs="Times New Roman"/>
          <w:sz w:val="24"/>
          <w:szCs w:val="24"/>
        </w:rPr>
        <w:t>It is important to note that the</w:t>
      </w:r>
      <w:r w:rsidRPr="00792652">
        <w:rPr>
          <w:rFonts w:ascii="Times New Roman" w:hAnsi="Times New Roman" w:cs="Times New Roman"/>
          <w:sz w:val="24"/>
          <w:szCs w:val="24"/>
        </w:rPr>
        <w:t xml:space="preserve"> suggest</w:t>
      </w:r>
      <w:r>
        <w:rPr>
          <w:rFonts w:ascii="Times New Roman" w:hAnsi="Times New Roman" w:cs="Times New Roman"/>
          <w:sz w:val="24"/>
          <w:szCs w:val="24"/>
        </w:rPr>
        <w:t>ed</w:t>
      </w:r>
      <w:r w:rsidRPr="00792652">
        <w:rPr>
          <w:rFonts w:ascii="Times New Roman" w:hAnsi="Times New Roman" w:cs="Times New Roman"/>
          <w:sz w:val="24"/>
          <w:szCs w:val="24"/>
        </w:rPr>
        <w:t xml:space="preserve"> </w:t>
      </w:r>
      <w:r>
        <w:rPr>
          <w:rFonts w:ascii="Times New Roman" w:hAnsi="Times New Roman" w:cs="Times New Roman"/>
          <w:sz w:val="24"/>
          <w:szCs w:val="24"/>
        </w:rPr>
        <w:t xml:space="preserve">values for these </w:t>
      </w:r>
      <w:r w:rsidRPr="00792652">
        <w:rPr>
          <w:rFonts w:ascii="Times New Roman" w:hAnsi="Times New Roman" w:cs="Times New Roman"/>
          <w:sz w:val="24"/>
          <w:szCs w:val="24"/>
        </w:rPr>
        <w:t>parameter</w:t>
      </w:r>
      <w:r>
        <w:rPr>
          <w:rFonts w:ascii="Times New Roman" w:hAnsi="Times New Roman" w:cs="Times New Roman"/>
          <w:sz w:val="24"/>
          <w:szCs w:val="24"/>
        </w:rPr>
        <w:t>s</w:t>
      </w:r>
      <w:r w:rsidRPr="00792652">
        <w:rPr>
          <w:rFonts w:ascii="Times New Roman" w:hAnsi="Times New Roman" w:cs="Times New Roman"/>
          <w:sz w:val="24"/>
          <w:szCs w:val="24"/>
        </w:rPr>
        <w:t xml:space="preserve"> </w:t>
      </w:r>
      <w:r>
        <w:rPr>
          <w:rFonts w:ascii="Times New Roman" w:hAnsi="Times New Roman" w:cs="Times New Roman"/>
          <w:sz w:val="24"/>
          <w:szCs w:val="24"/>
        </w:rPr>
        <w:t>depend not only on properties of boundary layer properties and free atmosphere such as temperature gradient and aerosol concentration, but also on ceilometer</w:t>
      </w:r>
      <w:r w:rsidRPr="00792652">
        <w:rPr>
          <w:rFonts w:ascii="Times New Roman" w:hAnsi="Times New Roman" w:cs="Times New Roman"/>
          <w:sz w:val="24"/>
          <w:szCs w:val="24"/>
        </w:rPr>
        <w:t xml:space="preserve"> characteristics</w:t>
      </w:r>
      <w:r>
        <w:rPr>
          <w:rFonts w:ascii="Times New Roman" w:hAnsi="Times New Roman" w:cs="Times New Roman"/>
          <w:sz w:val="24"/>
          <w:szCs w:val="24"/>
        </w:rPr>
        <w:t xml:space="preserve"> (e.g., firmware, hardware, and raw data acquisition setting), thus showing spatio-temporal variations</w:t>
      </w:r>
      <w:r w:rsidRPr="00792652">
        <w:rPr>
          <w:rFonts w:ascii="Times New Roman" w:hAnsi="Times New Roman" w:cs="Times New Roman"/>
          <w:sz w:val="24"/>
          <w:szCs w:val="24"/>
        </w:rPr>
        <w:t xml:space="preserve">. </w:t>
      </w:r>
      <w:r>
        <w:rPr>
          <w:rFonts w:ascii="Times New Roman" w:hAnsi="Times New Roman" w:cs="Times New Roman"/>
          <w:sz w:val="24"/>
          <w:szCs w:val="24"/>
        </w:rPr>
        <w:t xml:space="preserve">The optimized parameters were tested in </w:t>
      </w:r>
      <w:ins w:id="54" w:author="만든 이" w:date="2018-11-29T08:03:00Z">
        <w:r w:rsidR="00C13461">
          <w:rPr>
            <w:rFonts w:ascii="Times New Roman" w:hAnsi="Times New Roman" w:cs="Times New Roman"/>
            <w:sz w:val="24"/>
            <w:szCs w:val="24"/>
          </w:rPr>
          <w:t>an</w:t>
        </w:r>
      </w:ins>
      <w:r>
        <w:rPr>
          <w:rFonts w:ascii="Times New Roman" w:hAnsi="Times New Roman" w:cs="Times New Roman"/>
          <w:sz w:val="24"/>
          <w:szCs w:val="24"/>
        </w:rPr>
        <w:t>other season, May 2016.</w:t>
      </w:r>
      <w:r w:rsidR="0006020A">
        <w:rPr>
          <w:rFonts w:ascii="Times New Roman" w:hAnsi="Times New Roman" w:cs="Times New Roman" w:hint="eastAsia"/>
          <w:sz w:val="24"/>
          <w:szCs w:val="24"/>
        </w:rPr>
        <w:t xml:space="preserve"> </w:t>
      </w:r>
      <w:r w:rsidR="00FB7367" w:rsidRPr="00792652">
        <w:rPr>
          <w:rFonts w:ascii="Times New Roman" w:hAnsi="Times New Roman" w:cs="Times New Roman"/>
          <w:sz w:val="24"/>
          <w:szCs w:val="24"/>
        </w:rPr>
        <w:t xml:space="preserve">Section </w:t>
      </w:r>
      <w:r w:rsidR="0009065C">
        <w:rPr>
          <w:rFonts w:ascii="Times New Roman" w:hAnsi="Times New Roman" w:cs="Times New Roman"/>
          <w:sz w:val="24"/>
          <w:szCs w:val="24"/>
        </w:rPr>
        <w:t>2.4</w:t>
      </w:r>
      <w:r w:rsidR="00FB7367" w:rsidRPr="00792652">
        <w:rPr>
          <w:rFonts w:ascii="Times New Roman" w:hAnsi="Times New Roman" w:cs="Times New Roman"/>
          <w:sz w:val="24"/>
          <w:szCs w:val="24"/>
        </w:rPr>
        <w:t xml:space="preserve"> discuss</w:t>
      </w:r>
      <w:r w:rsidR="0073246F" w:rsidRPr="00792652">
        <w:rPr>
          <w:rFonts w:ascii="Times New Roman" w:hAnsi="Times New Roman" w:cs="Times New Roman"/>
          <w:sz w:val="24"/>
          <w:szCs w:val="24"/>
        </w:rPr>
        <w:t>es</w:t>
      </w:r>
      <w:r w:rsidR="002E4929" w:rsidRPr="00792652">
        <w:rPr>
          <w:rFonts w:ascii="Times New Roman" w:hAnsi="Times New Roman" w:cs="Times New Roman"/>
          <w:sz w:val="24"/>
          <w:szCs w:val="24"/>
        </w:rPr>
        <w:t xml:space="preserve"> the</w:t>
      </w:r>
      <w:r w:rsidR="00FB7367" w:rsidRPr="00792652">
        <w:rPr>
          <w:rFonts w:ascii="Times New Roman" w:hAnsi="Times New Roman" w:cs="Times New Roman"/>
          <w:sz w:val="24"/>
          <w:szCs w:val="24"/>
        </w:rPr>
        <w:t xml:space="preserve"> performance of </w:t>
      </w:r>
      <w:r w:rsidR="00095B93" w:rsidRPr="00792652">
        <w:rPr>
          <w:rFonts w:ascii="Times New Roman" w:hAnsi="Times New Roman" w:cs="Times New Roman"/>
          <w:sz w:val="24"/>
          <w:szCs w:val="24"/>
        </w:rPr>
        <w:t>th</w:t>
      </w:r>
      <w:r w:rsidR="00095B93">
        <w:rPr>
          <w:rFonts w:ascii="Times New Roman" w:hAnsi="Times New Roman" w:cs="Times New Roman"/>
          <w:sz w:val="24"/>
          <w:szCs w:val="24"/>
        </w:rPr>
        <w:t>e six different</w:t>
      </w:r>
      <w:r w:rsidR="00095B93"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t xml:space="preserve">retrieval </w:t>
      </w:r>
      <w:r w:rsidR="00095B93">
        <w:rPr>
          <w:rFonts w:ascii="Times New Roman" w:hAnsi="Times New Roman" w:cs="Times New Roman"/>
          <w:sz w:val="24"/>
          <w:szCs w:val="24"/>
        </w:rPr>
        <w:t>methods</w:t>
      </w:r>
      <w:r w:rsidR="00FB7367" w:rsidRPr="00792652">
        <w:rPr>
          <w:rFonts w:ascii="Times New Roman" w:hAnsi="Times New Roman" w:cs="Times New Roman"/>
          <w:sz w:val="24"/>
          <w:szCs w:val="24"/>
        </w:rPr>
        <w:t xml:space="preserve"> </w:t>
      </w:r>
      <w:r w:rsidR="00095B93">
        <w:rPr>
          <w:rFonts w:ascii="Times New Roman" w:hAnsi="Times New Roman" w:cs="Times New Roman"/>
          <w:sz w:val="24"/>
          <w:szCs w:val="24"/>
        </w:rPr>
        <w:t xml:space="preserve">using as reference </w:t>
      </w:r>
      <w:r w:rsidR="003A1004" w:rsidRPr="00C014A5">
        <w:rPr>
          <w:rFonts w:ascii="Times New Roman" w:hAnsi="Times New Roman" w:cs="Times New Roman"/>
          <w:i/>
          <w:sz w:val="24"/>
          <w:szCs w:val="24"/>
        </w:rPr>
        <w:t>Z</w:t>
      </w:r>
      <w:r w:rsidR="003A1004" w:rsidRPr="00C014A5">
        <w:rPr>
          <w:rFonts w:ascii="Cambria Math" w:eastAsia="맑은 고딕" w:hAnsi="Cambria Math" w:cs="Cambria Math"/>
          <w:sz w:val="24"/>
          <w:szCs w:val="24"/>
          <w:vertAlign w:val="subscript"/>
        </w:rPr>
        <w:t>△</w:t>
      </w:r>
      <w:r w:rsidR="003A1004" w:rsidRPr="00C014A5">
        <w:rPr>
          <w:rFonts w:ascii="Times New Roman" w:hAnsi="Times New Roman" w:cs="Times New Roman"/>
          <w:sz w:val="24"/>
          <w:szCs w:val="24"/>
          <w:vertAlign w:val="subscript"/>
        </w:rPr>
        <w:t>T</w:t>
      </w:r>
      <w:r w:rsidR="003A1004" w:rsidRPr="00B07DD5">
        <w:rPr>
          <w:rFonts w:ascii="Times New Roman" w:hAnsi="Times New Roman"/>
          <w:sz w:val="24"/>
        </w:rPr>
        <w:t xml:space="preserve"> </w:t>
      </w:r>
      <w:r w:rsidR="0073246F" w:rsidRPr="00792652">
        <w:rPr>
          <w:rFonts w:ascii="Times New Roman" w:hAnsi="Times New Roman" w:cs="Times New Roman"/>
          <w:sz w:val="24"/>
          <w:szCs w:val="24"/>
        </w:rPr>
        <w:t xml:space="preserve">derived from </w:t>
      </w:r>
      <w:r w:rsidR="0070166A">
        <w:rPr>
          <w:rFonts w:ascii="Times New Roman" w:hAnsi="Times New Roman" w:cs="Times New Roman"/>
          <w:sz w:val="24"/>
          <w:szCs w:val="24"/>
        </w:rPr>
        <w:t>radiosondes</w:t>
      </w:r>
      <w:r w:rsidR="00FB7367" w:rsidRPr="00792652">
        <w:rPr>
          <w:rFonts w:ascii="Times New Roman" w:hAnsi="Times New Roman" w:cs="Times New Roman"/>
          <w:sz w:val="24"/>
          <w:szCs w:val="24"/>
        </w:rPr>
        <w:t>.</w:t>
      </w:r>
    </w:p>
    <w:p w14:paraId="301E2348" w14:textId="77777777" w:rsidR="00BC5E79" w:rsidRDefault="00BC5E79" w:rsidP="00B07C21">
      <w:pPr>
        <w:spacing w:after="120" w:line="360" w:lineRule="auto"/>
        <w:rPr>
          <w:rFonts w:ascii="Times New Roman" w:hAnsi="Times New Roman" w:cs="Times New Roman"/>
          <w:sz w:val="24"/>
          <w:szCs w:val="24"/>
        </w:rPr>
      </w:pPr>
    </w:p>
    <w:p w14:paraId="0F9B14EB" w14:textId="02E1BB60" w:rsidR="00FB7367" w:rsidRPr="00792652" w:rsidRDefault="00FB7367" w:rsidP="00143189">
      <w:pPr>
        <w:spacing w:after="120" w:line="360" w:lineRule="auto"/>
        <w:outlineLvl w:val="2"/>
        <w:rPr>
          <w:rFonts w:ascii="Times New Roman" w:hAnsi="Times New Roman" w:cs="Times New Roman"/>
          <w:b/>
          <w:sz w:val="24"/>
          <w:szCs w:val="24"/>
        </w:rPr>
      </w:pPr>
      <w:r w:rsidRPr="00792652">
        <w:rPr>
          <w:rFonts w:ascii="Times New Roman" w:hAnsi="Times New Roman" w:cs="Times New Roman"/>
          <w:b/>
          <w:sz w:val="24"/>
          <w:szCs w:val="24"/>
        </w:rPr>
        <w:t>2.3</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Radiosonde measurements</w:t>
      </w:r>
    </w:p>
    <w:p w14:paraId="0BCEE676" w14:textId="1A22F920" w:rsidR="00615B9E" w:rsidRDefault="00FB7367" w:rsidP="006C68EB">
      <w:pPr>
        <w:spacing w:after="120" w:line="360" w:lineRule="auto"/>
        <w:rPr>
          <w:rFonts w:ascii="Times New Roman" w:eastAsia="돋움" w:hAnsi="Times New Roman" w:cs="Times New Roman"/>
          <w:color w:val="000000" w:themeColor="text1"/>
          <w:kern w:val="0"/>
          <w:sz w:val="24"/>
          <w:szCs w:val="24"/>
        </w:rPr>
      </w:pPr>
      <w:r w:rsidRPr="00792652">
        <w:rPr>
          <w:rFonts w:ascii="Times New Roman" w:hAnsi="Times New Roman" w:cs="Times New Roman"/>
          <w:sz w:val="24"/>
          <w:szCs w:val="24"/>
        </w:rPr>
        <w:t xml:space="preserve">A series of </w:t>
      </w:r>
      <w:r w:rsidR="0073246F" w:rsidRPr="00792652">
        <w:rPr>
          <w:rFonts w:ascii="Times New Roman" w:hAnsi="Times New Roman" w:cs="Times New Roman"/>
          <w:sz w:val="24"/>
          <w:szCs w:val="24"/>
        </w:rPr>
        <w:t xml:space="preserve">air temperature and wind profiles derived from </w:t>
      </w:r>
      <w:r w:rsidRPr="00792652">
        <w:rPr>
          <w:rFonts w:ascii="Times New Roman" w:hAnsi="Times New Roman" w:cs="Times New Roman"/>
          <w:sz w:val="24"/>
          <w:szCs w:val="24"/>
        </w:rPr>
        <w:t>radiosondes (</w:t>
      </w:r>
      <w:r w:rsidR="00F4380C">
        <w:rPr>
          <w:rFonts w:ascii="Times New Roman" w:hAnsi="Times New Roman" w:cs="Times New Roman"/>
          <w:sz w:val="24"/>
          <w:szCs w:val="24"/>
        </w:rPr>
        <w:t>RS41-SG</w:t>
      </w:r>
      <w:r w:rsidRPr="00792652">
        <w:rPr>
          <w:rFonts w:ascii="Times New Roman" w:hAnsi="Times New Roman" w:cs="Times New Roman"/>
          <w:sz w:val="24"/>
          <w:szCs w:val="24"/>
        </w:rPr>
        <w:t xml:space="preserve">, Vaisala, Finland) </w:t>
      </w:r>
      <w:r w:rsidR="0073246F" w:rsidRPr="00792652">
        <w:rPr>
          <w:rFonts w:ascii="Times New Roman" w:hAnsi="Times New Roman" w:cs="Times New Roman"/>
          <w:sz w:val="24"/>
          <w:szCs w:val="24"/>
        </w:rPr>
        <w:t>were obtained</w:t>
      </w:r>
      <w:r w:rsidRPr="00792652">
        <w:rPr>
          <w:rFonts w:ascii="Times New Roman" w:hAnsi="Times New Roman" w:cs="Times New Roman"/>
          <w:sz w:val="24"/>
          <w:szCs w:val="24"/>
        </w:rPr>
        <w:t xml:space="preserve"> to evaluate the performance</w:t>
      </w:r>
      <w:r w:rsidR="0073246F" w:rsidRPr="00792652">
        <w:rPr>
          <w:rFonts w:ascii="Times New Roman" w:hAnsi="Times New Roman" w:cs="Times New Roman"/>
          <w:sz w:val="24"/>
          <w:szCs w:val="24"/>
        </w:rPr>
        <w:t>s</w:t>
      </w:r>
      <w:r w:rsidRPr="00792652">
        <w:rPr>
          <w:rFonts w:ascii="Times New Roman" w:hAnsi="Times New Roman" w:cs="Times New Roman"/>
          <w:sz w:val="24"/>
          <w:szCs w:val="24"/>
        </w:rPr>
        <w:t xml:space="preserve"> of the </w:t>
      </w:r>
      <w:r w:rsidR="00ED3B65" w:rsidRPr="009F0D5C">
        <w:rPr>
          <w:rFonts w:ascii="Times New Roman" w:hAnsi="Times New Roman" w:cs="Times New Roman"/>
          <w:i/>
          <w:sz w:val="24"/>
          <w:szCs w:val="24"/>
        </w:rPr>
        <w:t>Z</w:t>
      </w:r>
      <w:r w:rsidR="00ED3B65">
        <w:rPr>
          <w:rFonts w:ascii="Times New Roman" w:hAnsi="Times New Roman" w:cs="Times New Roman"/>
          <w:sz w:val="24"/>
          <w:szCs w:val="24"/>
          <w:vertAlign w:val="subscript"/>
        </w:rPr>
        <w:t>M</w:t>
      </w:r>
      <w:r w:rsidR="00ED3B65" w:rsidRPr="00741ACD">
        <w:rPr>
          <w:rFonts w:ascii="Times New Roman" w:hAnsi="Times New Roman" w:cs="Times New Roman"/>
          <w:sz w:val="24"/>
          <w:szCs w:val="24"/>
          <w:vertAlign w:val="subscript"/>
        </w:rPr>
        <w:t>L</w:t>
      </w:r>
      <w:r w:rsidR="00ED3B65" w:rsidRPr="00792652">
        <w:rPr>
          <w:rFonts w:ascii="Times New Roman" w:hAnsi="Times New Roman" w:cs="Times New Roman"/>
          <w:sz w:val="24"/>
          <w:szCs w:val="24"/>
        </w:rPr>
        <w:t xml:space="preserve"> </w:t>
      </w:r>
      <w:r w:rsidRPr="00792652">
        <w:rPr>
          <w:rFonts w:ascii="Times New Roman" w:hAnsi="Times New Roman" w:cs="Times New Roman"/>
          <w:sz w:val="24"/>
          <w:szCs w:val="24"/>
        </w:rPr>
        <w:t>retrieval algorithm</w:t>
      </w:r>
      <w:r w:rsidR="001655F9" w:rsidRPr="00792652">
        <w:rPr>
          <w:rFonts w:ascii="Times New Roman" w:hAnsi="Times New Roman" w:cs="Times New Roman"/>
          <w:sz w:val="24"/>
          <w:szCs w:val="24"/>
        </w:rPr>
        <w:t>s</w:t>
      </w:r>
      <w:r w:rsidRPr="00792652">
        <w:rPr>
          <w:rFonts w:ascii="Times New Roman" w:hAnsi="Times New Roman" w:cs="Times New Roman"/>
          <w:sz w:val="24"/>
          <w:szCs w:val="24"/>
        </w:rPr>
        <w:t>.</w:t>
      </w:r>
      <w:r w:rsidR="00F4380C">
        <w:rPr>
          <w:rFonts w:ascii="Times New Roman" w:hAnsi="Times New Roman" w:cs="Times New Roman"/>
          <w:sz w:val="24"/>
          <w:szCs w:val="24"/>
        </w:rPr>
        <w:t xml:space="preserve"> </w:t>
      </w:r>
      <w:r w:rsidR="00F4380C" w:rsidRPr="00653D57">
        <w:rPr>
          <w:rFonts w:ascii="Times New Roman" w:eastAsia="돋움" w:hAnsi="Times New Roman" w:cs="Times New Roman"/>
          <w:color w:val="000000" w:themeColor="text1"/>
          <w:kern w:val="0"/>
          <w:sz w:val="24"/>
          <w:szCs w:val="24"/>
        </w:rPr>
        <w:t>Radiosonde transmits GPS (Global Positioning System) location, altitude, pressure, temperature, humidity, wind speed, and wind direction. Pressure</w:t>
      </w:r>
      <w:r w:rsidR="006B0A92" w:rsidRPr="00653D57">
        <w:rPr>
          <w:rFonts w:ascii="Times New Roman" w:eastAsia="돋움" w:hAnsi="Times New Roman" w:cs="Times New Roman"/>
          <w:color w:val="000000" w:themeColor="text1"/>
          <w:kern w:val="0"/>
          <w:sz w:val="24"/>
          <w:szCs w:val="24"/>
        </w:rPr>
        <w:t xml:space="preserve"> measurement </w:t>
      </w:r>
      <w:r w:rsidR="00F4380C" w:rsidRPr="00653D57">
        <w:rPr>
          <w:rFonts w:ascii="Times New Roman" w:eastAsia="돋움" w:hAnsi="Times New Roman" w:cs="Times New Roman"/>
          <w:color w:val="000000" w:themeColor="text1"/>
          <w:kern w:val="0"/>
          <w:sz w:val="24"/>
          <w:szCs w:val="24"/>
        </w:rPr>
        <w:t>of radiosonde ha</w:t>
      </w:r>
      <w:r w:rsidR="00CA6DDE">
        <w:rPr>
          <w:rFonts w:ascii="Times New Roman" w:eastAsia="돋움" w:hAnsi="Times New Roman" w:cs="Times New Roman"/>
          <w:color w:val="000000" w:themeColor="text1"/>
          <w:kern w:val="0"/>
          <w:sz w:val="24"/>
          <w:szCs w:val="24"/>
        </w:rPr>
        <w:t>d</w:t>
      </w:r>
      <w:r w:rsidR="00F4380C" w:rsidRPr="00653D57">
        <w:rPr>
          <w:rFonts w:ascii="Times New Roman" w:eastAsia="돋움" w:hAnsi="Times New Roman" w:cs="Times New Roman"/>
          <w:color w:val="000000" w:themeColor="text1"/>
          <w:kern w:val="0"/>
          <w:sz w:val="24"/>
          <w:szCs w:val="24"/>
        </w:rPr>
        <w:t xml:space="preserve"> </w:t>
      </w:r>
      <w:r w:rsidR="00CA6DDE">
        <w:rPr>
          <w:rFonts w:ascii="Times New Roman" w:eastAsia="돋움" w:hAnsi="Times New Roman" w:cs="Times New Roman"/>
          <w:color w:val="000000" w:themeColor="text1"/>
          <w:kern w:val="0"/>
          <w:sz w:val="24"/>
          <w:szCs w:val="24"/>
        </w:rPr>
        <w:t xml:space="preserve">a </w:t>
      </w:r>
      <w:r w:rsidR="00F4380C" w:rsidRPr="00653D57">
        <w:rPr>
          <w:rFonts w:ascii="Times New Roman" w:eastAsia="돋움" w:hAnsi="Times New Roman" w:cs="Times New Roman"/>
          <w:color w:val="000000" w:themeColor="text1"/>
          <w:kern w:val="0"/>
          <w:sz w:val="24"/>
          <w:szCs w:val="24"/>
        </w:rPr>
        <w:t xml:space="preserve">resolution of 0.01 hPa and </w:t>
      </w:r>
      <w:r w:rsidR="00CA6DDE">
        <w:rPr>
          <w:rFonts w:ascii="Times New Roman" w:eastAsia="돋움" w:hAnsi="Times New Roman" w:cs="Times New Roman"/>
          <w:color w:val="000000" w:themeColor="text1"/>
          <w:kern w:val="0"/>
          <w:sz w:val="24"/>
          <w:szCs w:val="24"/>
        </w:rPr>
        <w:t xml:space="preserve">an </w:t>
      </w:r>
      <w:r w:rsidR="00F4380C" w:rsidRPr="00653D57">
        <w:rPr>
          <w:rFonts w:ascii="Times New Roman" w:eastAsia="돋움" w:hAnsi="Times New Roman" w:cs="Times New Roman"/>
          <w:color w:val="000000" w:themeColor="text1"/>
          <w:kern w:val="0"/>
          <w:sz w:val="24"/>
          <w:szCs w:val="24"/>
        </w:rPr>
        <w:t>accuracy of 0.3</w:t>
      </w:r>
      <w:r w:rsidR="006B0A92">
        <w:rPr>
          <w:rFonts w:ascii="Times New Roman" w:eastAsia="돋움" w:hAnsi="Times New Roman" w:cs="Times New Roman"/>
          <w:color w:val="000000" w:themeColor="text1"/>
          <w:kern w:val="0"/>
          <w:sz w:val="24"/>
          <w:szCs w:val="24"/>
        </w:rPr>
        <w:t>-</w:t>
      </w:r>
      <w:r w:rsidR="00F4380C" w:rsidRPr="00653D57">
        <w:rPr>
          <w:rFonts w:ascii="Times New Roman" w:eastAsia="돋움" w:hAnsi="Times New Roman" w:cs="Times New Roman"/>
          <w:color w:val="000000" w:themeColor="text1"/>
          <w:kern w:val="0"/>
          <w:sz w:val="24"/>
          <w:szCs w:val="24"/>
        </w:rPr>
        <w:t>1.0 hPa. Temperature ha</w:t>
      </w:r>
      <w:r w:rsidR="00CA6DDE">
        <w:rPr>
          <w:rFonts w:ascii="Times New Roman" w:eastAsia="돋움" w:hAnsi="Times New Roman" w:cs="Times New Roman"/>
          <w:color w:val="000000" w:themeColor="text1"/>
          <w:kern w:val="0"/>
          <w:sz w:val="24"/>
          <w:szCs w:val="24"/>
        </w:rPr>
        <w:t>d</w:t>
      </w:r>
      <w:r w:rsidR="00F4380C" w:rsidRPr="00653D57">
        <w:rPr>
          <w:rFonts w:ascii="Times New Roman" w:eastAsia="돋움" w:hAnsi="Times New Roman" w:cs="Times New Roman"/>
          <w:color w:val="000000" w:themeColor="text1"/>
          <w:kern w:val="0"/>
          <w:sz w:val="24"/>
          <w:szCs w:val="24"/>
        </w:rPr>
        <w:t xml:space="preserve"> </w:t>
      </w:r>
      <w:r w:rsidR="00CA6DDE">
        <w:rPr>
          <w:rFonts w:ascii="Times New Roman" w:eastAsia="돋움" w:hAnsi="Times New Roman" w:cs="Times New Roman"/>
          <w:color w:val="000000" w:themeColor="text1"/>
          <w:kern w:val="0"/>
          <w:sz w:val="24"/>
          <w:szCs w:val="24"/>
        </w:rPr>
        <w:t xml:space="preserve">a </w:t>
      </w:r>
      <w:r w:rsidR="00F4380C" w:rsidRPr="00653D57">
        <w:rPr>
          <w:rFonts w:ascii="Times New Roman" w:eastAsia="돋움" w:hAnsi="Times New Roman" w:cs="Times New Roman"/>
          <w:color w:val="000000" w:themeColor="text1"/>
          <w:kern w:val="0"/>
          <w:sz w:val="24"/>
          <w:szCs w:val="24"/>
        </w:rPr>
        <w:t xml:space="preserve">resolution of </w:t>
      </w:r>
      <w:r w:rsidR="00F4380C" w:rsidRPr="00653D57">
        <w:rPr>
          <w:rFonts w:ascii="Times New Roman" w:eastAsia="바탕" w:hAnsi="Times New Roman" w:cs="Times New Roman"/>
          <w:color w:val="000000" w:themeColor="text1"/>
          <w:kern w:val="0"/>
          <w:sz w:val="24"/>
          <w:szCs w:val="24"/>
        </w:rPr>
        <w:lastRenderedPageBreak/>
        <w:t>0.1</w:t>
      </w:r>
      <w:r w:rsidR="00667796">
        <w:rPr>
          <w:rFonts w:ascii="Times New Roman" w:eastAsia="바탕" w:hAnsi="Times New Roman" w:cs="Times New Roman"/>
          <w:color w:val="000000" w:themeColor="text1"/>
          <w:kern w:val="0"/>
          <w:sz w:val="24"/>
          <w:szCs w:val="24"/>
        </w:rPr>
        <w:t xml:space="preserve"> </w:t>
      </w:r>
      <w:r w:rsidR="00CA6DDE">
        <w:rPr>
          <w:rFonts w:ascii="Times New Roman" w:eastAsia="바탕" w:hAnsi="Times New Roman" w:cs="Times New Roman"/>
          <w:color w:val="000000" w:themeColor="text1"/>
          <w:kern w:val="0"/>
          <w:sz w:val="24"/>
          <w:szCs w:val="24"/>
        </w:rPr>
        <w:t>ºC</w:t>
      </w:r>
      <w:r w:rsidR="00F4380C" w:rsidRPr="00653D57">
        <w:rPr>
          <w:rFonts w:ascii="Times New Roman" w:eastAsia="바탕" w:hAnsi="Times New Roman" w:cs="Times New Roman"/>
          <w:color w:val="000000" w:themeColor="text1"/>
          <w:kern w:val="0"/>
          <w:sz w:val="24"/>
          <w:szCs w:val="24"/>
        </w:rPr>
        <w:t xml:space="preserve">, </w:t>
      </w:r>
      <w:r w:rsidR="00CA6DDE">
        <w:rPr>
          <w:rFonts w:ascii="Times New Roman" w:eastAsia="바탕" w:hAnsi="Times New Roman" w:cs="Times New Roman"/>
          <w:color w:val="000000" w:themeColor="text1"/>
          <w:kern w:val="0"/>
          <w:sz w:val="24"/>
          <w:szCs w:val="24"/>
        </w:rPr>
        <w:t xml:space="preserve">an </w:t>
      </w:r>
      <w:r w:rsidR="00F4380C" w:rsidRPr="00653D57">
        <w:rPr>
          <w:rFonts w:ascii="Times New Roman" w:eastAsia="바탕" w:hAnsi="Times New Roman" w:cs="Times New Roman"/>
          <w:color w:val="000000" w:themeColor="text1"/>
          <w:kern w:val="0"/>
          <w:sz w:val="24"/>
          <w:szCs w:val="24"/>
        </w:rPr>
        <w:t xml:space="preserve">accuracy of </w:t>
      </w:r>
      <w:r w:rsidR="00F4380C" w:rsidRPr="00653D57">
        <w:rPr>
          <w:rFonts w:ascii="Times New Roman" w:eastAsia="돋움" w:hAnsi="Times New Roman" w:cs="Times New Roman"/>
          <w:color w:val="000000" w:themeColor="text1"/>
          <w:kern w:val="0"/>
          <w:sz w:val="24"/>
          <w:szCs w:val="24"/>
        </w:rPr>
        <w:t>0.1</w:t>
      </w:r>
      <w:r w:rsidR="00667796">
        <w:rPr>
          <w:rFonts w:ascii="Times New Roman" w:eastAsia="돋움" w:hAnsi="Times New Roman" w:cs="Times New Roman"/>
          <w:color w:val="000000" w:themeColor="text1"/>
          <w:kern w:val="0"/>
          <w:sz w:val="24"/>
          <w:szCs w:val="24"/>
        </w:rPr>
        <w:t xml:space="preserve"> </w:t>
      </w:r>
      <w:r w:rsidR="00CA6DDE">
        <w:rPr>
          <w:rFonts w:ascii="Times New Roman" w:eastAsia="돋움" w:hAnsi="Times New Roman" w:cs="Times New Roman"/>
          <w:color w:val="000000" w:themeColor="text1"/>
          <w:kern w:val="0"/>
          <w:sz w:val="24"/>
          <w:szCs w:val="24"/>
        </w:rPr>
        <w:t xml:space="preserve">ºC to </w:t>
      </w:r>
      <w:r w:rsidR="00F4380C" w:rsidRPr="00653D57">
        <w:rPr>
          <w:rFonts w:ascii="Times New Roman" w:eastAsia="돋움" w:hAnsi="Times New Roman" w:cs="Times New Roman"/>
          <w:color w:val="000000" w:themeColor="text1"/>
          <w:kern w:val="0"/>
          <w:sz w:val="24"/>
          <w:szCs w:val="24"/>
        </w:rPr>
        <w:t>0.4</w:t>
      </w:r>
      <w:r w:rsidR="00667796">
        <w:rPr>
          <w:rFonts w:ascii="Times New Roman" w:eastAsia="돋움" w:hAnsi="Times New Roman" w:cs="Times New Roman"/>
          <w:color w:val="000000" w:themeColor="text1"/>
          <w:kern w:val="0"/>
          <w:sz w:val="24"/>
          <w:szCs w:val="24"/>
        </w:rPr>
        <w:t xml:space="preserve"> </w:t>
      </w:r>
      <w:r w:rsidR="00CA6DDE">
        <w:rPr>
          <w:rFonts w:ascii="Times New Roman" w:eastAsia="돋움" w:hAnsi="Times New Roman" w:cs="Times New Roman"/>
          <w:color w:val="000000" w:themeColor="text1"/>
          <w:kern w:val="0"/>
          <w:sz w:val="24"/>
          <w:szCs w:val="24"/>
        </w:rPr>
        <w:t>ºC</w:t>
      </w:r>
      <w:r w:rsidR="00F4380C" w:rsidRPr="00653D57">
        <w:rPr>
          <w:rFonts w:ascii="Times New Roman" w:eastAsia="바탕" w:hAnsi="Times New Roman" w:cs="Times New Roman"/>
          <w:color w:val="000000" w:themeColor="text1"/>
          <w:kern w:val="0"/>
          <w:sz w:val="24"/>
          <w:szCs w:val="24"/>
        </w:rPr>
        <w:t xml:space="preserve">, and </w:t>
      </w:r>
      <w:r w:rsidR="00CA6DDE">
        <w:rPr>
          <w:rFonts w:ascii="Times New Roman" w:eastAsia="바탕" w:hAnsi="Times New Roman" w:cs="Times New Roman"/>
          <w:color w:val="000000" w:themeColor="text1"/>
          <w:kern w:val="0"/>
          <w:sz w:val="24"/>
          <w:szCs w:val="24"/>
        </w:rPr>
        <w:t xml:space="preserve">a </w:t>
      </w:r>
      <w:r w:rsidR="00F4380C" w:rsidRPr="00653D57">
        <w:rPr>
          <w:rFonts w:ascii="Times New Roman" w:eastAsia="바탕" w:hAnsi="Times New Roman" w:cs="Times New Roman"/>
          <w:color w:val="000000" w:themeColor="text1"/>
          <w:kern w:val="0"/>
          <w:sz w:val="24"/>
          <w:szCs w:val="24"/>
        </w:rPr>
        <w:t xml:space="preserve">response time of 0.5 </w:t>
      </w:r>
      <w:r w:rsidR="00CA6DDE">
        <w:rPr>
          <w:rFonts w:ascii="Times New Roman" w:eastAsia="바탕" w:hAnsi="Times New Roman" w:cs="Times New Roman"/>
          <w:color w:val="000000" w:themeColor="text1"/>
          <w:kern w:val="0"/>
          <w:sz w:val="24"/>
          <w:szCs w:val="24"/>
        </w:rPr>
        <w:t>s</w:t>
      </w:r>
      <w:r w:rsidR="00F4380C" w:rsidRPr="00653D57">
        <w:rPr>
          <w:rFonts w:ascii="Times New Roman" w:eastAsia="바탕" w:hAnsi="Times New Roman" w:cs="Times New Roman"/>
          <w:color w:val="000000" w:themeColor="text1"/>
          <w:kern w:val="0"/>
          <w:sz w:val="24"/>
          <w:szCs w:val="24"/>
        </w:rPr>
        <w:t>. H</w:t>
      </w:r>
      <w:r w:rsidR="00F4380C" w:rsidRPr="00653D57">
        <w:rPr>
          <w:rFonts w:ascii="Times New Roman" w:eastAsia="돋움" w:hAnsi="Times New Roman" w:cs="Times New Roman"/>
          <w:color w:val="000000" w:themeColor="text1"/>
          <w:kern w:val="0"/>
          <w:sz w:val="24"/>
          <w:szCs w:val="24"/>
        </w:rPr>
        <w:t>umidity ha</w:t>
      </w:r>
      <w:r w:rsidR="00CA6DDE">
        <w:rPr>
          <w:rFonts w:ascii="Times New Roman" w:eastAsia="돋움" w:hAnsi="Times New Roman" w:cs="Times New Roman"/>
          <w:color w:val="000000" w:themeColor="text1"/>
          <w:kern w:val="0"/>
          <w:sz w:val="24"/>
          <w:szCs w:val="24"/>
        </w:rPr>
        <w:t>d a</w:t>
      </w:r>
      <w:r w:rsidR="00F4380C" w:rsidRPr="00653D57">
        <w:rPr>
          <w:rFonts w:ascii="Times New Roman" w:eastAsia="돋움" w:hAnsi="Times New Roman" w:cs="Times New Roman"/>
          <w:color w:val="000000" w:themeColor="text1"/>
          <w:kern w:val="0"/>
          <w:sz w:val="24"/>
          <w:szCs w:val="24"/>
        </w:rPr>
        <w:t xml:space="preserve"> resolution of 0.1%, </w:t>
      </w:r>
      <w:r w:rsidR="00CA6DDE">
        <w:rPr>
          <w:rFonts w:ascii="Times New Roman" w:eastAsia="돋움" w:hAnsi="Times New Roman" w:cs="Times New Roman"/>
          <w:color w:val="000000" w:themeColor="text1"/>
          <w:kern w:val="0"/>
          <w:sz w:val="24"/>
          <w:szCs w:val="24"/>
        </w:rPr>
        <w:t xml:space="preserve">an </w:t>
      </w:r>
      <w:r w:rsidR="00F4380C" w:rsidRPr="00653D57">
        <w:rPr>
          <w:rFonts w:ascii="Times New Roman" w:eastAsia="돋움" w:hAnsi="Times New Roman" w:cs="Times New Roman"/>
          <w:color w:val="000000" w:themeColor="text1"/>
          <w:kern w:val="0"/>
          <w:sz w:val="24"/>
          <w:szCs w:val="24"/>
        </w:rPr>
        <w:t>accuracy of 2</w:t>
      </w:r>
      <w:r w:rsidR="00CA6DDE">
        <w:rPr>
          <w:rFonts w:ascii="Times New Roman" w:eastAsia="돋움" w:hAnsi="Times New Roman" w:cs="Times New Roman"/>
          <w:color w:val="000000" w:themeColor="text1"/>
          <w:kern w:val="0"/>
          <w:sz w:val="24"/>
          <w:szCs w:val="24"/>
        </w:rPr>
        <w:t xml:space="preserve">% to </w:t>
      </w:r>
      <w:r w:rsidR="00F4380C" w:rsidRPr="00653D57">
        <w:rPr>
          <w:rFonts w:ascii="Times New Roman" w:eastAsia="돋움" w:hAnsi="Times New Roman" w:cs="Times New Roman"/>
          <w:color w:val="000000" w:themeColor="text1"/>
          <w:kern w:val="0"/>
          <w:sz w:val="24"/>
          <w:szCs w:val="24"/>
        </w:rPr>
        <w:t>4%, and</w:t>
      </w:r>
      <w:r w:rsidR="00CA6DDE">
        <w:rPr>
          <w:rFonts w:ascii="Times New Roman" w:eastAsia="돋움" w:hAnsi="Times New Roman" w:cs="Times New Roman"/>
          <w:color w:val="000000" w:themeColor="text1"/>
          <w:kern w:val="0"/>
          <w:sz w:val="24"/>
          <w:szCs w:val="24"/>
        </w:rPr>
        <w:t xml:space="preserve"> a</w:t>
      </w:r>
      <w:r w:rsidR="00F4380C" w:rsidRPr="00653D57">
        <w:rPr>
          <w:rFonts w:ascii="Times New Roman" w:eastAsia="돋움" w:hAnsi="Times New Roman" w:cs="Times New Roman"/>
          <w:color w:val="000000" w:themeColor="text1"/>
          <w:kern w:val="0"/>
          <w:sz w:val="24"/>
          <w:szCs w:val="24"/>
        </w:rPr>
        <w:t xml:space="preserve"> response time of &lt; 0.3 </w:t>
      </w:r>
      <w:r w:rsidR="00CA6DDE">
        <w:rPr>
          <w:rFonts w:ascii="Times New Roman" w:eastAsia="돋움" w:hAnsi="Times New Roman" w:cs="Times New Roman"/>
          <w:color w:val="000000" w:themeColor="text1"/>
          <w:kern w:val="0"/>
          <w:sz w:val="24"/>
          <w:szCs w:val="24"/>
        </w:rPr>
        <w:t>s</w:t>
      </w:r>
      <w:r w:rsidR="00CA6DDE" w:rsidRPr="00653D57">
        <w:rPr>
          <w:rFonts w:ascii="Times New Roman" w:eastAsia="돋움" w:hAnsi="Times New Roman" w:cs="Times New Roman"/>
          <w:color w:val="000000" w:themeColor="text1"/>
          <w:kern w:val="0"/>
          <w:sz w:val="24"/>
          <w:szCs w:val="24"/>
        </w:rPr>
        <w:t xml:space="preserve"> </w:t>
      </w:r>
      <w:r w:rsidR="00F4380C" w:rsidRPr="00653D57">
        <w:rPr>
          <w:rFonts w:ascii="Times New Roman" w:eastAsia="돋움" w:hAnsi="Times New Roman" w:cs="Times New Roman"/>
          <w:color w:val="000000" w:themeColor="text1"/>
          <w:kern w:val="0"/>
          <w:sz w:val="24"/>
          <w:szCs w:val="24"/>
        </w:rPr>
        <w:t>at 20</w:t>
      </w:r>
      <w:r w:rsidR="00667796">
        <w:rPr>
          <w:rFonts w:ascii="Times New Roman" w:eastAsia="돋움" w:hAnsi="Times New Roman" w:cs="Times New Roman"/>
          <w:color w:val="000000" w:themeColor="text1"/>
          <w:kern w:val="0"/>
          <w:sz w:val="24"/>
          <w:szCs w:val="24"/>
        </w:rPr>
        <w:t xml:space="preserve"> </w:t>
      </w:r>
      <w:r w:rsidR="00CA6DDE">
        <w:rPr>
          <w:rFonts w:ascii="Times New Roman" w:eastAsia="돋움" w:hAnsi="Times New Roman" w:cs="Times New Roman"/>
          <w:color w:val="000000" w:themeColor="text1"/>
          <w:kern w:val="0"/>
          <w:sz w:val="24"/>
          <w:szCs w:val="24"/>
        </w:rPr>
        <w:t>ºC</w:t>
      </w:r>
      <w:r w:rsidR="00F4380C" w:rsidRPr="00653D57">
        <w:rPr>
          <w:rFonts w:ascii="Times New Roman" w:eastAsia="돋움" w:hAnsi="Times New Roman" w:cs="Times New Roman"/>
          <w:color w:val="000000" w:themeColor="text1"/>
          <w:kern w:val="0"/>
          <w:sz w:val="24"/>
          <w:szCs w:val="24"/>
        </w:rPr>
        <w:t>. Wind speed and direction ha</w:t>
      </w:r>
      <w:r w:rsidR="00CA6DDE">
        <w:rPr>
          <w:rFonts w:ascii="Times New Roman" w:eastAsia="돋움" w:hAnsi="Times New Roman" w:cs="Times New Roman"/>
          <w:color w:val="000000" w:themeColor="text1"/>
          <w:kern w:val="0"/>
          <w:sz w:val="24"/>
          <w:szCs w:val="24"/>
        </w:rPr>
        <w:t>d</w:t>
      </w:r>
      <w:r w:rsidR="00F4380C" w:rsidRPr="00653D57">
        <w:rPr>
          <w:rFonts w:ascii="Times New Roman" w:eastAsia="돋움" w:hAnsi="Times New Roman" w:cs="Times New Roman"/>
          <w:color w:val="000000" w:themeColor="text1"/>
          <w:kern w:val="0"/>
          <w:sz w:val="24"/>
          <w:szCs w:val="24"/>
        </w:rPr>
        <w:t xml:space="preserve"> resolution</w:t>
      </w:r>
      <w:r w:rsidR="00CA6DDE">
        <w:rPr>
          <w:rFonts w:ascii="Times New Roman" w:eastAsia="돋움" w:hAnsi="Times New Roman" w:cs="Times New Roman"/>
          <w:color w:val="000000" w:themeColor="text1"/>
          <w:kern w:val="0"/>
          <w:sz w:val="24"/>
          <w:szCs w:val="24"/>
        </w:rPr>
        <w:t>s</w:t>
      </w:r>
      <w:r w:rsidR="00F4380C" w:rsidRPr="00653D57">
        <w:rPr>
          <w:rFonts w:ascii="Times New Roman" w:eastAsia="돋움" w:hAnsi="Times New Roman" w:cs="Times New Roman"/>
          <w:color w:val="000000" w:themeColor="text1"/>
          <w:kern w:val="0"/>
          <w:sz w:val="24"/>
          <w:szCs w:val="24"/>
        </w:rPr>
        <w:t xml:space="preserve"> of 0.1 </w:t>
      </w:r>
      <w:r w:rsidR="00F4380C" w:rsidRPr="003121CE">
        <w:rPr>
          <w:rFonts w:ascii="Times New Roman" w:eastAsia="돋움" w:hAnsi="Times New Roman" w:cs="Times New Roman"/>
          <w:noProof/>
          <w:color w:val="000000" w:themeColor="text1"/>
          <w:kern w:val="0"/>
          <w:sz w:val="24"/>
          <w:szCs w:val="24"/>
        </w:rPr>
        <w:t>m s</w:t>
      </w:r>
      <w:r w:rsidR="00F4380C" w:rsidRPr="00653D57">
        <w:rPr>
          <w:rFonts w:ascii="Times New Roman" w:eastAsia="돋움" w:hAnsi="Times New Roman" w:cs="Times New Roman"/>
          <w:color w:val="000000" w:themeColor="text1"/>
          <w:kern w:val="0"/>
          <w:sz w:val="24"/>
          <w:szCs w:val="24"/>
          <w:vertAlign w:val="superscript"/>
        </w:rPr>
        <w:t>-1</w:t>
      </w:r>
      <w:r w:rsidR="00F4380C" w:rsidRPr="00653D57">
        <w:rPr>
          <w:rFonts w:ascii="Times New Roman" w:eastAsia="돋움" w:hAnsi="Times New Roman" w:cs="Times New Roman"/>
          <w:color w:val="000000" w:themeColor="text1"/>
          <w:kern w:val="0"/>
          <w:sz w:val="24"/>
          <w:szCs w:val="24"/>
        </w:rPr>
        <w:t xml:space="preserve"> and 0.1 degree and accurac</w:t>
      </w:r>
      <w:r w:rsidR="00CA6DDE">
        <w:rPr>
          <w:rFonts w:ascii="Times New Roman" w:eastAsia="돋움" w:hAnsi="Times New Roman" w:cs="Times New Roman"/>
          <w:color w:val="000000" w:themeColor="text1"/>
          <w:kern w:val="0"/>
          <w:sz w:val="24"/>
          <w:szCs w:val="24"/>
        </w:rPr>
        <w:t>ies</w:t>
      </w:r>
      <w:r w:rsidR="00F4380C" w:rsidRPr="00653D57">
        <w:rPr>
          <w:rFonts w:ascii="Times New Roman" w:eastAsia="돋움" w:hAnsi="Times New Roman" w:cs="Times New Roman"/>
          <w:color w:val="000000" w:themeColor="text1"/>
          <w:kern w:val="0"/>
          <w:sz w:val="24"/>
          <w:szCs w:val="24"/>
        </w:rPr>
        <w:t xml:space="preserve"> of 0.15 </w:t>
      </w:r>
      <w:r w:rsidR="00F4380C" w:rsidRPr="003121CE">
        <w:rPr>
          <w:rFonts w:ascii="Times New Roman" w:eastAsia="돋움" w:hAnsi="Times New Roman" w:cs="Times New Roman"/>
          <w:noProof/>
          <w:color w:val="000000" w:themeColor="text1"/>
          <w:kern w:val="0"/>
          <w:sz w:val="24"/>
          <w:szCs w:val="24"/>
        </w:rPr>
        <w:t>m s</w:t>
      </w:r>
      <w:r w:rsidR="00F4380C" w:rsidRPr="00653D57">
        <w:rPr>
          <w:rFonts w:ascii="Times New Roman" w:eastAsia="돋움" w:hAnsi="Times New Roman" w:cs="Times New Roman"/>
          <w:color w:val="000000" w:themeColor="text1"/>
          <w:kern w:val="0"/>
          <w:sz w:val="24"/>
          <w:szCs w:val="24"/>
          <w:vertAlign w:val="superscript"/>
        </w:rPr>
        <w:t>-1</w:t>
      </w:r>
      <w:r w:rsidR="00F4380C" w:rsidRPr="00653D57">
        <w:rPr>
          <w:rFonts w:ascii="Times New Roman" w:eastAsia="돋움" w:hAnsi="Times New Roman" w:cs="Times New Roman"/>
          <w:color w:val="000000" w:themeColor="text1"/>
          <w:kern w:val="0"/>
          <w:sz w:val="24"/>
          <w:szCs w:val="24"/>
        </w:rPr>
        <w:t xml:space="preserve"> and 2 degree</w:t>
      </w:r>
      <w:r w:rsidR="00B1695E">
        <w:rPr>
          <w:rFonts w:ascii="Times New Roman" w:eastAsia="돋움" w:hAnsi="Times New Roman" w:cs="Times New Roman"/>
          <w:color w:val="000000" w:themeColor="text1"/>
          <w:kern w:val="0"/>
          <w:sz w:val="24"/>
          <w:szCs w:val="24"/>
        </w:rPr>
        <w:t>s</w:t>
      </w:r>
      <w:r w:rsidR="00F4380C" w:rsidRPr="00653D57">
        <w:rPr>
          <w:rFonts w:ascii="Times New Roman" w:eastAsia="돋움" w:hAnsi="Times New Roman" w:cs="Times New Roman"/>
          <w:color w:val="000000" w:themeColor="text1"/>
          <w:kern w:val="0"/>
          <w:sz w:val="24"/>
          <w:szCs w:val="24"/>
        </w:rPr>
        <w:t xml:space="preserve">, respectively. </w:t>
      </w:r>
      <w:r w:rsidR="00CA6DDE">
        <w:rPr>
          <w:rFonts w:ascii="Times New Roman" w:eastAsia="돋움" w:hAnsi="Times New Roman" w:cs="Times New Roman"/>
          <w:color w:val="000000" w:themeColor="text1"/>
          <w:kern w:val="0"/>
          <w:sz w:val="24"/>
          <w:szCs w:val="24"/>
        </w:rPr>
        <w:t>The a</w:t>
      </w:r>
      <w:r w:rsidR="00CA6DDE" w:rsidRPr="00653D57">
        <w:rPr>
          <w:rFonts w:ascii="Times New Roman" w:eastAsia="돋움" w:hAnsi="Times New Roman" w:cs="Times New Roman"/>
          <w:color w:val="000000" w:themeColor="text1"/>
          <w:kern w:val="0"/>
          <w:sz w:val="24"/>
          <w:szCs w:val="24"/>
        </w:rPr>
        <w:t xml:space="preserve">veraged </w:t>
      </w:r>
      <w:r w:rsidR="00F4380C" w:rsidRPr="00653D57">
        <w:rPr>
          <w:rFonts w:ascii="Times New Roman" w:eastAsia="돋움" w:hAnsi="Times New Roman" w:cs="Times New Roman"/>
          <w:color w:val="000000" w:themeColor="text1"/>
          <w:kern w:val="0"/>
          <w:sz w:val="24"/>
          <w:szCs w:val="24"/>
        </w:rPr>
        <w:t xml:space="preserve">ascent rate of the radiosonde </w:t>
      </w:r>
      <w:r w:rsidR="00CA6DDE">
        <w:rPr>
          <w:rFonts w:ascii="Times New Roman" w:eastAsia="돋움" w:hAnsi="Times New Roman" w:cs="Times New Roman"/>
          <w:color w:val="000000" w:themeColor="text1"/>
          <w:kern w:val="0"/>
          <w:sz w:val="24"/>
          <w:szCs w:val="24"/>
        </w:rPr>
        <w:t>was</w:t>
      </w:r>
      <w:r w:rsidR="00CA6DDE" w:rsidRPr="00653D57">
        <w:rPr>
          <w:rFonts w:ascii="Times New Roman" w:eastAsia="돋움" w:hAnsi="Times New Roman" w:cs="Times New Roman"/>
          <w:color w:val="000000" w:themeColor="text1"/>
          <w:kern w:val="0"/>
          <w:sz w:val="24"/>
          <w:szCs w:val="24"/>
        </w:rPr>
        <w:t xml:space="preserve"> </w:t>
      </w:r>
      <w:r w:rsidR="008C09D3">
        <w:rPr>
          <w:rFonts w:ascii="Times New Roman" w:eastAsia="돋움" w:hAnsi="Times New Roman" w:cs="Times New Roman"/>
          <w:color w:val="000000" w:themeColor="text1"/>
          <w:kern w:val="0"/>
          <w:sz w:val="24"/>
          <w:szCs w:val="24"/>
        </w:rPr>
        <w:sym w:font="Symbol" w:char="F07E"/>
      </w:r>
      <w:r w:rsidR="00F4380C" w:rsidRPr="00653D57">
        <w:rPr>
          <w:rFonts w:ascii="Times New Roman" w:eastAsia="돋움" w:hAnsi="Times New Roman" w:cs="Times New Roman"/>
          <w:color w:val="000000" w:themeColor="text1"/>
          <w:kern w:val="0"/>
          <w:sz w:val="24"/>
          <w:szCs w:val="24"/>
        </w:rPr>
        <w:t xml:space="preserve">2 </w:t>
      </w:r>
      <w:r w:rsidR="00F4380C" w:rsidRPr="003121CE">
        <w:rPr>
          <w:rFonts w:ascii="Times New Roman" w:eastAsia="돋움" w:hAnsi="Times New Roman" w:cs="Times New Roman"/>
          <w:noProof/>
          <w:color w:val="000000" w:themeColor="text1"/>
          <w:kern w:val="0"/>
          <w:sz w:val="24"/>
          <w:szCs w:val="24"/>
        </w:rPr>
        <w:t>m s</w:t>
      </w:r>
      <w:r w:rsidR="00F4380C" w:rsidRPr="00653D57">
        <w:rPr>
          <w:rFonts w:ascii="Times New Roman" w:eastAsia="돋움" w:hAnsi="Times New Roman" w:cs="Times New Roman"/>
          <w:color w:val="000000" w:themeColor="text1"/>
          <w:kern w:val="0"/>
          <w:sz w:val="24"/>
          <w:szCs w:val="24"/>
          <w:vertAlign w:val="superscript"/>
        </w:rPr>
        <w:t>-1</w:t>
      </w:r>
      <w:r w:rsidR="00F4380C" w:rsidRPr="00653D57">
        <w:rPr>
          <w:rFonts w:ascii="Times New Roman" w:eastAsia="돋움" w:hAnsi="Times New Roman" w:cs="Times New Roman"/>
          <w:color w:val="000000" w:themeColor="text1"/>
          <w:kern w:val="0"/>
          <w:sz w:val="24"/>
          <w:szCs w:val="24"/>
        </w:rPr>
        <w:t xml:space="preserve"> for high vertical resolution.</w:t>
      </w:r>
    </w:p>
    <w:p w14:paraId="6E4CABF6" w14:textId="5252B422" w:rsidR="00615B9E" w:rsidRDefault="008C09D3">
      <w:pPr>
        <w:spacing w:after="120" w:line="360" w:lineRule="auto"/>
        <w:rPr>
          <w:rFonts w:ascii="Times New Roman" w:hAnsi="Times New Roman" w:cs="Times New Roman"/>
          <w:sz w:val="24"/>
          <w:szCs w:val="24"/>
        </w:rPr>
      </w:pPr>
      <w:r>
        <w:rPr>
          <w:rFonts w:ascii="Times New Roman" w:hAnsi="Times New Roman" w:cs="Times New Roman"/>
          <w:sz w:val="24"/>
          <w:szCs w:val="24"/>
        </w:rPr>
        <w:t>Eighteen</w:t>
      </w:r>
      <w:r w:rsidR="00FB7367" w:rsidRPr="00792652">
        <w:rPr>
          <w:rFonts w:ascii="Times New Roman" w:hAnsi="Times New Roman" w:cs="Times New Roman"/>
          <w:sz w:val="24"/>
          <w:szCs w:val="24"/>
        </w:rPr>
        <w:t xml:space="preserve"> radiosonde</w:t>
      </w:r>
      <w:r w:rsidR="0073246F" w:rsidRPr="00792652">
        <w:rPr>
          <w:rFonts w:ascii="Times New Roman" w:hAnsi="Times New Roman" w:cs="Times New Roman"/>
          <w:sz w:val="24"/>
          <w:szCs w:val="24"/>
        </w:rPr>
        <w:t xml:space="preserve">s </w:t>
      </w:r>
      <w:r w:rsidR="0073246F" w:rsidRPr="007E6FD1">
        <w:rPr>
          <w:rFonts w:ascii="Times New Roman" w:hAnsi="Times New Roman" w:cs="Times New Roman"/>
          <w:noProof/>
          <w:sz w:val="24"/>
          <w:szCs w:val="24"/>
        </w:rPr>
        <w:t>were launched</w:t>
      </w:r>
      <w:r w:rsidR="0073246F" w:rsidRPr="00792652">
        <w:rPr>
          <w:rFonts w:ascii="Times New Roman" w:hAnsi="Times New Roman" w:cs="Times New Roman"/>
          <w:sz w:val="24"/>
          <w:szCs w:val="24"/>
        </w:rPr>
        <w:t xml:space="preserve"> </w:t>
      </w:r>
      <w:r w:rsidR="0031138D" w:rsidRPr="00792652">
        <w:rPr>
          <w:rFonts w:ascii="Times New Roman" w:hAnsi="Times New Roman" w:cs="Times New Roman"/>
          <w:sz w:val="24"/>
          <w:szCs w:val="24"/>
        </w:rPr>
        <w:t xml:space="preserve">on 29 December 2016 </w:t>
      </w:r>
      <w:r w:rsidR="0073246F" w:rsidRPr="00792652">
        <w:rPr>
          <w:rFonts w:ascii="Times New Roman" w:hAnsi="Times New Roman" w:cs="Times New Roman"/>
          <w:sz w:val="24"/>
          <w:szCs w:val="24"/>
        </w:rPr>
        <w:t>from</w:t>
      </w:r>
      <w:r w:rsidR="00CA6DDE">
        <w:rPr>
          <w:rFonts w:ascii="Times New Roman" w:hAnsi="Times New Roman" w:cs="Times New Roman"/>
          <w:sz w:val="24"/>
          <w:szCs w:val="24"/>
        </w:rPr>
        <w:t xml:space="preserve"> the</w:t>
      </w:r>
      <w:r w:rsidR="008269BC">
        <w:rPr>
          <w:rFonts w:ascii="Times New Roman" w:hAnsi="Times New Roman" w:cs="Times New Roman"/>
          <w:sz w:val="24"/>
          <w:szCs w:val="24"/>
        </w:rPr>
        <w:t xml:space="preserve"> rooftop of</w:t>
      </w:r>
      <w:r w:rsidR="00FB7367" w:rsidRPr="00792652">
        <w:rPr>
          <w:rFonts w:ascii="Times New Roman" w:hAnsi="Times New Roman" w:cs="Times New Roman"/>
          <w:sz w:val="24"/>
          <w:szCs w:val="24"/>
        </w:rPr>
        <w:t xml:space="preserve"> the building </w:t>
      </w:r>
      <w:r w:rsidR="0073246F" w:rsidRPr="00792652">
        <w:rPr>
          <w:rFonts w:ascii="Times New Roman" w:hAnsi="Times New Roman" w:cs="Times New Roman"/>
          <w:sz w:val="24"/>
          <w:szCs w:val="24"/>
        </w:rPr>
        <w:t>that host</w:t>
      </w:r>
      <w:r>
        <w:rPr>
          <w:rFonts w:ascii="Times New Roman" w:hAnsi="Times New Roman" w:cs="Times New Roman"/>
          <w:sz w:val="24"/>
          <w:szCs w:val="24"/>
        </w:rPr>
        <w:t>ed</w:t>
      </w:r>
      <w:r w:rsidR="00FB7367" w:rsidRPr="00792652">
        <w:rPr>
          <w:rFonts w:ascii="Times New Roman" w:hAnsi="Times New Roman" w:cs="Times New Roman"/>
          <w:sz w:val="24"/>
          <w:szCs w:val="24"/>
        </w:rPr>
        <w:t xml:space="preserve"> the CL-31</w:t>
      </w:r>
      <w:r>
        <w:rPr>
          <w:rFonts w:ascii="Times New Roman" w:hAnsi="Times New Roman" w:cs="Times New Roman"/>
          <w:sz w:val="24"/>
          <w:szCs w:val="24"/>
        </w:rPr>
        <w:t xml:space="preserve"> ceilometer</w:t>
      </w:r>
      <w:r w:rsidR="00FB7367" w:rsidRPr="00792652">
        <w:rPr>
          <w:rFonts w:ascii="Times New Roman" w:hAnsi="Times New Roman" w:cs="Times New Roman"/>
          <w:sz w:val="24"/>
          <w:szCs w:val="24"/>
        </w:rPr>
        <w:t xml:space="preserve">. </w:t>
      </w:r>
      <w:r>
        <w:rPr>
          <w:rFonts w:ascii="Times New Roman" w:hAnsi="Times New Roman" w:cs="Times New Roman"/>
          <w:sz w:val="24"/>
          <w:szCs w:val="24"/>
        </w:rPr>
        <w:t>The</w:t>
      </w:r>
      <w:r w:rsidR="00FB7367" w:rsidRPr="00792652">
        <w:rPr>
          <w:rFonts w:ascii="Times New Roman" w:hAnsi="Times New Roman" w:cs="Times New Roman"/>
          <w:sz w:val="24"/>
          <w:szCs w:val="24"/>
        </w:rPr>
        <w:t xml:space="preserve"> radiosonde</w:t>
      </w:r>
      <w:r>
        <w:rPr>
          <w:rFonts w:ascii="Times New Roman" w:hAnsi="Times New Roman" w:cs="Times New Roman"/>
          <w:sz w:val="24"/>
          <w:szCs w:val="24"/>
        </w:rPr>
        <w:t>s were launched</w:t>
      </w:r>
      <w:r w:rsidR="0073246F" w:rsidRPr="00792652">
        <w:rPr>
          <w:rFonts w:ascii="Times New Roman" w:hAnsi="Times New Roman" w:cs="Times New Roman"/>
          <w:sz w:val="24"/>
          <w:szCs w:val="24"/>
        </w:rPr>
        <w:t xml:space="preserve"> at</w:t>
      </w:r>
      <w:r>
        <w:rPr>
          <w:rFonts w:ascii="Times New Roman" w:hAnsi="Times New Roman" w:cs="Times New Roman"/>
          <w:sz w:val="24"/>
          <w:szCs w:val="24"/>
        </w:rPr>
        <w:t xml:space="preserve"> intervals of</w:t>
      </w:r>
      <w:r w:rsidR="0073246F" w:rsidRPr="00792652">
        <w:rPr>
          <w:rFonts w:ascii="Times New Roman" w:hAnsi="Times New Roman" w:cs="Times New Roman"/>
          <w:sz w:val="24"/>
          <w:szCs w:val="24"/>
        </w:rPr>
        <w:t xml:space="preserve"> </w:t>
      </w:r>
      <w:r w:rsidR="003E1183">
        <w:rPr>
          <w:rFonts w:ascii="Times New Roman" w:hAnsi="Times New Roman" w:cs="Times New Roman"/>
          <w:sz w:val="24"/>
          <w:szCs w:val="24"/>
        </w:rPr>
        <w:t>1</w:t>
      </w:r>
      <w:r w:rsidR="003E1183" w:rsidRPr="00792652">
        <w:rPr>
          <w:rFonts w:ascii="Times New Roman" w:hAnsi="Times New Roman" w:cs="Times New Roman"/>
          <w:sz w:val="24"/>
          <w:szCs w:val="24"/>
        </w:rPr>
        <w:t xml:space="preserve"> </w:t>
      </w:r>
      <w:r w:rsidR="0073246F" w:rsidRPr="00792652">
        <w:rPr>
          <w:rFonts w:ascii="Times New Roman" w:hAnsi="Times New Roman" w:cs="Times New Roman"/>
          <w:sz w:val="24"/>
          <w:szCs w:val="24"/>
        </w:rPr>
        <w:t>h</w:t>
      </w:r>
      <w:r>
        <w:rPr>
          <w:rFonts w:ascii="Times New Roman" w:hAnsi="Times New Roman" w:cs="Times New Roman"/>
          <w:sz w:val="24"/>
          <w:szCs w:val="24"/>
        </w:rPr>
        <w:t>our</w:t>
      </w:r>
      <w:r w:rsidR="0073246F"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t>start</w:t>
      </w:r>
      <w:r>
        <w:rPr>
          <w:rFonts w:ascii="Times New Roman" w:hAnsi="Times New Roman" w:cs="Times New Roman"/>
          <w:sz w:val="24"/>
          <w:szCs w:val="24"/>
        </w:rPr>
        <w:t xml:space="preserve">ing </w:t>
      </w:r>
      <w:r w:rsidR="00FB7367" w:rsidRPr="00792652">
        <w:rPr>
          <w:rFonts w:ascii="Times New Roman" w:hAnsi="Times New Roman" w:cs="Times New Roman"/>
          <w:sz w:val="24"/>
          <w:szCs w:val="24"/>
        </w:rPr>
        <w:t xml:space="preserve">at </w:t>
      </w:r>
      <w:r w:rsidR="006B0A92">
        <w:rPr>
          <w:rFonts w:ascii="Times New Roman" w:hAnsi="Times New Roman" w:cs="Times New Roman"/>
          <w:sz w:val="24"/>
          <w:szCs w:val="24"/>
        </w:rPr>
        <w:t>0</w:t>
      </w:r>
      <w:r w:rsidR="00FB7367" w:rsidRPr="00792652">
        <w:rPr>
          <w:rFonts w:ascii="Times New Roman" w:hAnsi="Times New Roman" w:cs="Times New Roman"/>
          <w:sz w:val="24"/>
          <w:szCs w:val="24"/>
        </w:rPr>
        <w:t>5</w:t>
      </w:r>
      <w:r w:rsidR="0073246F" w:rsidRPr="00792652">
        <w:rPr>
          <w:rFonts w:ascii="Times New Roman" w:hAnsi="Times New Roman" w:cs="Times New Roman"/>
          <w:sz w:val="24"/>
          <w:szCs w:val="24"/>
        </w:rPr>
        <w:t>00</w:t>
      </w:r>
      <w:r>
        <w:rPr>
          <w:rFonts w:ascii="Times New Roman" w:hAnsi="Times New Roman" w:cs="Times New Roman"/>
          <w:sz w:val="24"/>
          <w:szCs w:val="24"/>
        </w:rPr>
        <w:t xml:space="preserve"> </w:t>
      </w:r>
      <w:r w:rsidR="006B0A92">
        <w:rPr>
          <w:rFonts w:ascii="Times New Roman" w:hAnsi="Times New Roman" w:cs="Times New Roman"/>
          <w:sz w:val="24"/>
          <w:szCs w:val="24"/>
        </w:rPr>
        <w:t>LST</w:t>
      </w:r>
      <w:r w:rsidR="00FB7367" w:rsidRPr="00792652">
        <w:rPr>
          <w:rFonts w:ascii="Times New Roman" w:hAnsi="Times New Roman" w:cs="Times New Roman"/>
          <w:sz w:val="24"/>
          <w:szCs w:val="24"/>
        </w:rPr>
        <w:t xml:space="preserve"> and </w:t>
      </w:r>
      <w:r>
        <w:rPr>
          <w:rFonts w:ascii="Times New Roman" w:hAnsi="Times New Roman" w:cs="Times New Roman"/>
          <w:sz w:val="24"/>
          <w:szCs w:val="24"/>
        </w:rPr>
        <w:t>ending</w:t>
      </w:r>
      <w:r w:rsidR="00FB7367" w:rsidRPr="00792652">
        <w:rPr>
          <w:rFonts w:ascii="Times New Roman" w:hAnsi="Times New Roman" w:cs="Times New Roman"/>
          <w:sz w:val="24"/>
          <w:szCs w:val="24"/>
        </w:rPr>
        <w:t xml:space="preserve"> </w:t>
      </w:r>
      <w:r w:rsidR="0073246F" w:rsidRPr="00792652">
        <w:rPr>
          <w:rFonts w:ascii="Times New Roman" w:hAnsi="Times New Roman" w:cs="Times New Roman"/>
          <w:sz w:val="24"/>
          <w:szCs w:val="24"/>
        </w:rPr>
        <w:t xml:space="preserve">at </w:t>
      </w:r>
      <w:r w:rsidR="00FB7367" w:rsidRPr="00792652">
        <w:rPr>
          <w:rFonts w:ascii="Times New Roman" w:hAnsi="Times New Roman" w:cs="Times New Roman"/>
          <w:sz w:val="24"/>
          <w:szCs w:val="24"/>
        </w:rPr>
        <w:t>23</w:t>
      </w:r>
      <w:r w:rsidR="0073246F" w:rsidRPr="00792652">
        <w:rPr>
          <w:rFonts w:ascii="Times New Roman" w:hAnsi="Times New Roman" w:cs="Times New Roman"/>
          <w:sz w:val="24"/>
          <w:szCs w:val="24"/>
        </w:rPr>
        <w:t>00</w:t>
      </w:r>
      <w:r>
        <w:rPr>
          <w:rFonts w:ascii="Times New Roman" w:hAnsi="Times New Roman" w:cs="Times New Roman"/>
          <w:sz w:val="24"/>
          <w:szCs w:val="24"/>
        </w:rPr>
        <w:t xml:space="preserve"> </w:t>
      </w:r>
      <w:r w:rsidR="006B0A92">
        <w:rPr>
          <w:rFonts w:ascii="Times New Roman" w:hAnsi="Times New Roman" w:cs="Times New Roman"/>
          <w:sz w:val="24"/>
          <w:szCs w:val="24"/>
        </w:rPr>
        <w:t>LST</w:t>
      </w:r>
      <w:r w:rsidR="00DA0DB3">
        <w:rPr>
          <w:rFonts w:ascii="Times New Roman" w:hAnsi="Times New Roman" w:cs="Times New Roman"/>
          <w:sz w:val="24"/>
          <w:szCs w:val="24"/>
        </w:rPr>
        <w:t>.</w:t>
      </w:r>
      <w:r w:rsidR="0031138D">
        <w:rPr>
          <w:rFonts w:ascii="Times New Roman" w:hAnsi="Times New Roman" w:cs="Times New Roman"/>
          <w:sz w:val="24"/>
          <w:szCs w:val="24"/>
        </w:rPr>
        <w:t xml:space="preserve"> </w:t>
      </w:r>
      <w:r w:rsidR="00C0586B" w:rsidRPr="00792652">
        <w:rPr>
          <w:rFonts w:ascii="Times New Roman" w:hAnsi="Times New Roman" w:cs="Times New Roman"/>
          <w:sz w:val="24"/>
          <w:szCs w:val="24"/>
        </w:rPr>
        <w:t xml:space="preserve">Sky conditions were </w:t>
      </w:r>
      <w:r w:rsidR="00FB7367" w:rsidRPr="007E6FD1">
        <w:rPr>
          <w:rFonts w:ascii="Times New Roman" w:hAnsi="Times New Roman" w:cs="Times New Roman"/>
          <w:noProof/>
          <w:sz w:val="24"/>
          <w:szCs w:val="24"/>
        </w:rPr>
        <w:t>clear</w:t>
      </w:r>
      <w:r w:rsidR="00FB7367" w:rsidRPr="00792652">
        <w:rPr>
          <w:rFonts w:ascii="Times New Roman" w:hAnsi="Times New Roman" w:cs="Times New Roman"/>
          <w:sz w:val="24"/>
          <w:szCs w:val="24"/>
        </w:rPr>
        <w:t xml:space="preserve"> during the radiosonde observation</w:t>
      </w:r>
      <w:r w:rsidR="00C0586B" w:rsidRPr="00792652">
        <w:rPr>
          <w:rFonts w:ascii="Times New Roman" w:hAnsi="Times New Roman" w:cs="Times New Roman"/>
          <w:sz w:val="24"/>
          <w:szCs w:val="24"/>
        </w:rPr>
        <w:t>s</w:t>
      </w:r>
      <w:r w:rsidR="0031138D">
        <w:rPr>
          <w:rFonts w:ascii="Times New Roman" w:hAnsi="Times New Roman" w:cs="Times New Roman"/>
          <w:sz w:val="24"/>
          <w:szCs w:val="24"/>
        </w:rPr>
        <w:t>,</w:t>
      </w:r>
      <w:r w:rsidR="00FB7367" w:rsidRPr="00792652">
        <w:rPr>
          <w:rFonts w:ascii="Times New Roman" w:hAnsi="Times New Roman" w:cs="Times New Roman"/>
          <w:sz w:val="24"/>
          <w:szCs w:val="24"/>
        </w:rPr>
        <w:t xml:space="preserve"> </w:t>
      </w:r>
      <w:r w:rsidR="00DA0DB3">
        <w:rPr>
          <w:rFonts w:ascii="Times New Roman" w:hAnsi="Times New Roman" w:cs="Times New Roman"/>
          <w:sz w:val="24"/>
          <w:szCs w:val="24"/>
        </w:rPr>
        <w:t>except for</w:t>
      </w:r>
      <w:r w:rsidR="0031138D">
        <w:rPr>
          <w:rFonts w:ascii="Times New Roman" w:hAnsi="Times New Roman" w:cs="Times New Roman"/>
          <w:sz w:val="24"/>
          <w:szCs w:val="24"/>
        </w:rPr>
        <w:t xml:space="preserve"> the first launch</w:t>
      </w:r>
      <w:r w:rsidR="00FB7367" w:rsidRPr="00792652">
        <w:rPr>
          <w:rFonts w:ascii="Times New Roman" w:hAnsi="Times New Roman" w:cs="Times New Roman"/>
          <w:sz w:val="24"/>
          <w:szCs w:val="24"/>
        </w:rPr>
        <w:t xml:space="preserve"> </w:t>
      </w:r>
      <w:r w:rsidR="00C0586B" w:rsidRPr="00792652">
        <w:rPr>
          <w:rFonts w:ascii="Times New Roman" w:hAnsi="Times New Roman" w:cs="Times New Roman"/>
          <w:sz w:val="24"/>
          <w:szCs w:val="24"/>
        </w:rPr>
        <w:t xml:space="preserve">at </w:t>
      </w:r>
      <w:r w:rsidR="0003033D">
        <w:rPr>
          <w:rFonts w:ascii="Times New Roman" w:hAnsi="Times New Roman" w:cs="Times New Roman"/>
          <w:sz w:val="24"/>
          <w:szCs w:val="24"/>
        </w:rPr>
        <w:t>0</w:t>
      </w:r>
      <w:r w:rsidR="00FB7367" w:rsidRPr="00792652">
        <w:rPr>
          <w:rFonts w:ascii="Times New Roman" w:hAnsi="Times New Roman" w:cs="Times New Roman"/>
          <w:sz w:val="24"/>
          <w:szCs w:val="24"/>
        </w:rPr>
        <w:t>5</w:t>
      </w:r>
      <w:r w:rsidR="00C0586B" w:rsidRPr="00792652">
        <w:rPr>
          <w:rFonts w:ascii="Times New Roman" w:hAnsi="Times New Roman" w:cs="Times New Roman"/>
          <w:sz w:val="24"/>
          <w:szCs w:val="24"/>
        </w:rPr>
        <w:t>00</w:t>
      </w:r>
      <w:r w:rsidR="00FB7367" w:rsidRPr="00792652">
        <w:rPr>
          <w:rFonts w:ascii="Times New Roman" w:hAnsi="Times New Roman" w:cs="Times New Roman"/>
          <w:sz w:val="24"/>
          <w:szCs w:val="24"/>
        </w:rPr>
        <w:t xml:space="preserve"> </w:t>
      </w:r>
      <w:r w:rsidR="0003033D">
        <w:rPr>
          <w:rFonts w:ascii="Times New Roman" w:hAnsi="Times New Roman" w:cs="Times New Roman"/>
          <w:sz w:val="24"/>
          <w:szCs w:val="24"/>
        </w:rPr>
        <w:t>LST</w:t>
      </w:r>
      <w:r w:rsidR="00FB7367" w:rsidRPr="00792652">
        <w:rPr>
          <w:rFonts w:ascii="Times New Roman" w:hAnsi="Times New Roman" w:cs="Times New Roman"/>
          <w:sz w:val="24"/>
          <w:szCs w:val="24"/>
        </w:rPr>
        <w:t xml:space="preserve"> when the sky </w:t>
      </w:r>
      <w:r w:rsidR="00C0586B" w:rsidRPr="00792652">
        <w:rPr>
          <w:rFonts w:ascii="Times New Roman" w:hAnsi="Times New Roman" w:cs="Times New Roman"/>
          <w:sz w:val="24"/>
          <w:szCs w:val="24"/>
        </w:rPr>
        <w:t>was</w:t>
      </w:r>
      <w:r w:rsidR="00FB7367" w:rsidRPr="00792652">
        <w:rPr>
          <w:rFonts w:ascii="Times New Roman" w:hAnsi="Times New Roman" w:cs="Times New Roman"/>
          <w:sz w:val="24"/>
          <w:szCs w:val="24"/>
        </w:rPr>
        <w:t xml:space="preserve"> partially </w:t>
      </w:r>
      <w:r w:rsidR="00820F15">
        <w:rPr>
          <w:rFonts w:ascii="Times New Roman" w:hAnsi="Times New Roman" w:cs="Times New Roman"/>
          <w:sz w:val="24"/>
          <w:szCs w:val="24"/>
        </w:rPr>
        <w:t>overcast</w:t>
      </w:r>
      <w:r w:rsidR="00FB7367" w:rsidRPr="00792652">
        <w:rPr>
          <w:rFonts w:ascii="Times New Roman" w:hAnsi="Times New Roman" w:cs="Times New Roman"/>
          <w:sz w:val="24"/>
          <w:szCs w:val="24"/>
        </w:rPr>
        <w:t xml:space="preserve">. The </w:t>
      </w:r>
      <w:r w:rsidR="001667F5" w:rsidRPr="00EC63C5">
        <w:rPr>
          <w:rFonts w:ascii="Times New Roman" w:hAnsi="Times New Roman" w:cs="Times New Roman"/>
          <w:i/>
          <w:sz w:val="24"/>
          <w:szCs w:val="24"/>
        </w:rPr>
        <w:t>Z</w:t>
      </w:r>
      <w:r w:rsidR="001667F5" w:rsidRPr="00EC63C5">
        <w:rPr>
          <w:rFonts w:ascii="Cambria Math" w:eastAsia="맑은 고딕" w:hAnsi="Cambria Math" w:cs="Cambria Math"/>
          <w:sz w:val="24"/>
          <w:szCs w:val="24"/>
          <w:vertAlign w:val="subscript"/>
        </w:rPr>
        <w:t>△</w:t>
      </w:r>
      <w:r w:rsidR="001667F5" w:rsidRPr="00EC63C5">
        <w:rPr>
          <w:rFonts w:ascii="Times New Roman" w:hAnsi="Times New Roman" w:cs="Times New Roman"/>
          <w:sz w:val="24"/>
          <w:szCs w:val="24"/>
          <w:vertAlign w:val="subscript"/>
        </w:rPr>
        <w:t>T</w:t>
      </w:r>
      <w:r w:rsidR="001667F5" w:rsidRPr="00EC63C5">
        <w:rPr>
          <w:rFonts w:ascii="Times New Roman" w:hAnsi="Times New Roman" w:cs="Times New Roman"/>
          <w:sz w:val="24"/>
          <w:szCs w:val="24"/>
        </w:rPr>
        <w:t xml:space="preserve"> </w:t>
      </w:r>
      <w:r w:rsidR="00C0586B" w:rsidRPr="001667F5">
        <w:rPr>
          <w:rFonts w:ascii="Times New Roman" w:hAnsi="Times New Roman" w:cs="Times New Roman"/>
          <w:sz w:val="24"/>
          <w:szCs w:val="24"/>
        </w:rPr>
        <w:t xml:space="preserve">derived </w:t>
      </w:r>
      <w:r w:rsidR="00FB7367" w:rsidRPr="001667F5">
        <w:rPr>
          <w:rFonts w:ascii="Times New Roman" w:hAnsi="Times New Roman" w:cs="Times New Roman"/>
          <w:sz w:val="24"/>
          <w:szCs w:val="24"/>
        </w:rPr>
        <w:t xml:space="preserve">from the radiosonde </w:t>
      </w:r>
      <w:r w:rsidR="0031138D" w:rsidRPr="001667F5">
        <w:rPr>
          <w:rFonts w:ascii="Times New Roman" w:hAnsi="Times New Roman" w:cs="Times New Roman"/>
          <w:sz w:val="24"/>
          <w:szCs w:val="24"/>
        </w:rPr>
        <w:t xml:space="preserve">data </w:t>
      </w:r>
      <w:r w:rsidR="00C0586B" w:rsidRPr="001667F5">
        <w:rPr>
          <w:rFonts w:ascii="Times New Roman" w:hAnsi="Times New Roman" w:cs="Times New Roman"/>
          <w:sz w:val="24"/>
          <w:szCs w:val="24"/>
        </w:rPr>
        <w:t>was</w:t>
      </w:r>
      <w:r w:rsidR="00FB7367" w:rsidRPr="001667F5">
        <w:rPr>
          <w:rFonts w:ascii="Times New Roman" w:hAnsi="Times New Roman" w:cs="Times New Roman"/>
          <w:sz w:val="24"/>
          <w:szCs w:val="24"/>
        </w:rPr>
        <w:t xml:space="preserve"> determined as the layer at the </w:t>
      </w:r>
      <w:r w:rsidR="002D28F5" w:rsidRPr="001667F5">
        <w:rPr>
          <w:rFonts w:ascii="Times New Roman" w:hAnsi="Times New Roman" w:cs="Times New Roman"/>
          <w:sz w:val="24"/>
          <w:szCs w:val="24"/>
        </w:rPr>
        <w:t xml:space="preserve">maximum </w:t>
      </w:r>
      <w:r w:rsidR="00253954" w:rsidRPr="001667F5">
        <w:rPr>
          <w:rFonts w:ascii="Times New Roman" w:hAnsi="Times New Roman" w:cs="Times New Roman"/>
          <w:sz w:val="24"/>
          <w:szCs w:val="24"/>
        </w:rPr>
        <w:t>of potential temperature</w:t>
      </w:r>
      <w:r w:rsidR="00DD18BF" w:rsidRPr="001667F5">
        <w:rPr>
          <w:rFonts w:ascii="Times New Roman" w:hAnsi="Times New Roman" w:cs="Times New Roman"/>
          <w:sz w:val="24"/>
          <w:szCs w:val="24"/>
        </w:rPr>
        <w:t xml:space="preserve"> gradient</w:t>
      </w:r>
      <w:r w:rsidR="00253954" w:rsidRPr="001667F5">
        <w:rPr>
          <w:rFonts w:ascii="Times New Roman" w:hAnsi="Times New Roman" w:cs="Times New Roman"/>
          <w:sz w:val="24"/>
          <w:szCs w:val="24"/>
        </w:rPr>
        <w:t xml:space="preserve"> </w:t>
      </w:r>
      <w:r w:rsidR="006147BC" w:rsidRPr="001667F5">
        <w:rPr>
          <w:rFonts w:ascii="Times New Roman" w:hAnsi="Times New Roman" w:cs="Times New Roman"/>
          <w:sz w:val="24"/>
          <w:szCs w:val="24"/>
        </w:rPr>
        <w:t>during daytime</w:t>
      </w:r>
      <w:r w:rsidR="00440FFD" w:rsidRPr="001667F5">
        <w:rPr>
          <w:rFonts w:ascii="Times New Roman" w:hAnsi="Times New Roman" w:cs="Times New Roman"/>
          <w:sz w:val="24"/>
          <w:szCs w:val="24"/>
        </w:rPr>
        <w:t xml:space="preserve"> (Seibert et al. 2000; Seidel et al. 2010)</w:t>
      </w:r>
      <w:r w:rsidR="006147BC" w:rsidRPr="001667F5">
        <w:rPr>
          <w:rFonts w:ascii="Times New Roman" w:hAnsi="Times New Roman" w:cs="Times New Roman"/>
          <w:sz w:val="24"/>
          <w:szCs w:val="24"/>
        </w:rPr>
        <w:t xml:space="preserve"> </w:t>
      </w:r>
      <w:r w:rsidR="009822C1" w:rsidRPr="001667F5">
        <w:rPr>
          <w:rFonts w:ascii="Times New Roman" w:hAnsi="Times New Roman" w:cs="Times New Roman"/>
          <w:sz w:val="24"/>
          <w:szCs w:val="24"/>
        </w:rPr>
        <w:t xml:space="preserve">and </w:t>
      </w:r>
      <w:r w:rsidR="00440FFD" w:rsidRPr="001667F5">
        <w:rPr>
          <w:rFonts w:ascii="Times New Roman" w:hAnsi="Times New Roman" w:cs="Times New Roman"/>
          <w:sz w:val="24"/>
          <w:szCs w:val="24"/>
        </w:rPr>
        <w:t xml:space="preserve">top of the inversion layer </w:t>
      </w:r>
      <w:r w:rsidR="00C0586B" w:rsidRPr="001667F5">
        <w:rPr>
          <w:rFonts w:ascii="Times New Roman" w:hAnsi="Times New Roman" w:cs="Times New Roman"/>
          <w:sz w:val="24"/>
          <w:szCs w:val="24"/>
        </w:rPr>
        <w:t>at</w:t>
      </w:r>
      <w:r w:rsidR="002D28F5" w:rsidRPr="001667F5">
        <w:rPr>
          <w:rFonts w:ascii="Times New Roman" w:hAnsi="Times New Roman" w:cs="Times New Roman"/>
          <w:sz w:val="24"/>
          <w:szCs w:val="24"/>
        </w:rPr>
        <w:t xml:space="preserve"> the </w:t>
      </w:r>
      <w:r w:rsidR="00C0586B" w:rsidRPr="009432CA">
        <w:rPr>
          <w:rFonts w:ascii="Times New Roman" w:hAnsi="Times New Roman" w:cs="Times New Roman"/>
          <w:sz w:val="24"/>
          <w:szCs w:val="24"/>
        </w:rPr>
        <w:t>lowest</w:t>
      </w:r>
      <w:r w:rsidR="002D28F5" w:rsidRPr="009432CA">
        <w:rPr>
          <w:rFonts w:ascii="Times New Roman" w:hAnsi="Times New Roman" w:cs="Times New Roman"/>
          <w:sz w:val="24"/>
          <w:szCs w:val="24"/>
        </w:rPr>
        <w:t xml:space="preserve"> altitude</w:t>
      </w:r>
      <w:r w:rsidR="00F4380C" w:rsidRPr="009432CA">
        <w:rPr>
          <w:rFonts w:ascii="Times New Roman" w:hAnsi="Times New Roman" w:cs="Times New Roman"/>
          <w:sz w:val="24"/>
          <w:szCs w:val="24"/>
        </w:rPr>
        <w:t xml:space="preserve"> </w:t>
      </w:r>
      <w:r w:rsidR="00B65283" w:rsidRPr="009432CA">
        <w:rPr>
          <w:rFonts w:ascii="Times New Roman" w:hAnsi="Times New Roman" w:cs="Times New Roman"/>
          <w:sz w:val="24"/>
          <w:szCs w:val="24"/>
        </w:rPr>
        <w:t>d</w:t>
      </w:r>
      <w:r w:rsidR="00253954" w:rsidRPr="009432CA">
        <w:rPr>
          <w:rFonts w:ascii="Times New Roman" w:hAnsi="Times New Roman" w:cs="Times New Roman"/>
          <w:sz w:val="24"/>
          <w:szCs w:val="24"/>
        </w:rPr>
        <w:t>uring</w:t>
      </w:r>
      <w:r w:rsidR="00B65283" w:rsidRPr="009432CA">
        <w:rPr>
          <w:rFonts w:ascii="Times New Roman" w:hAnsi="Times New Roman" w:cs="Times New Roman"/>
          <w:sz w:val="24"/>
          <w:szCs w:val="24"/>
        </w:rPr>
        <w:t xml:space="preserve"> night</w:t>
      </w:r>
      <w:del w:id="55" w:author="만든 이" w:date="2018-11-29T09:44:00Z">
        <w:r w:rsidR="0003033D" w:rsidRPr="009432CA" w:rsidDel="00825564">
          <w:rPr>
            <w:rFonts w:ascii="Times New Roman" w:hAnsi="Times New Roman" w:cs="Times New Roman"/>
            <w:sz w:val="24"/>
            <w:szCs w:val="24"/>
          </w:rPr>
          <w:delText>-</w:delText>
        </w:r>
      </w:del>
      <w:r w:rsidR="00B65283" w:rsidRPr="009432CA">
        <w:rPr>
          <w:rFonts w:ascii="Times New Roman" w:hAnsi="Times New Roman" w:cs="Times New Roman"/>
          <w:sz w:val="24"/>
          <w:szCs w:val="24"/>
        </w:rPr>
        <w:t>time</w:t>
      </w:r>
      <w:r w:rsidR="0075241B" w:rsidRPr="009432CA">
        <w:rPr>
          <w:rFonts w:ascii="Times New Roman" w:hAnsi="Times New Roman" w:cs="Times New Roman"/>
          <w:sz w:val="24"/>
          <w:szCs w:val="24"/>
        </w:rPr>
        <w:t xml:space="preserve"> </w:t>
      </w:r>
      <w:r w:rsidR="007F1EE3" w:rsidRPr="00AD033B">
        <w:rPr>
          <w:rFonts w:ascii="Times New Roman" w:hAnsi="Times New Roman" w:cs="Times New Roman"/>
          <w:sz w:val="24"/>
          <w:szCs w:val="24"/>
        </w:rPr>
        <w:t>(</w:t>
      </w:r>
      <w:r w:rsidR="0075241B" w:rsidRPr="00AD033B">
        <w:rPr>
          <w:rFonts w:ascii="Times New Roman" w:hAnsi="Times New Roman" w:cs="Times New Roman"/>
          <w:sz w:val="24"/>
          <w:szCs w:val="24"/>
        </w:rPr>
        <w:t>Sei</w:t>
      </w:r>
      <w:r w:rsidR="00440FFD" w:rsidRPr="00AD033B">
        <w:rPr>
          <w:rFonts w:ascii="Times New Roman" w:hAnsi="Times New Roman" w:cs="Times New Roman"/>
          <w:sz w:val="24"/>
          <w:szCs w:val="24"/>
        </w:rPr>
        <w:t>del</w:t>
      </w:r>
      <w:r w:rsidR="0075241B" w:rsidRPr="00AD033B">
        <w:rPr>
          <w:rFonts w:ascii="Times New Roman" w:hAnsi="Times New Roman" w:cs="Times New Roman"/>
          <w:sz w:val="24"/>
          <w:szCs w:val="24"/>
        </w:rPr>
        <w:t xml:space="preserve"> et al. </w:t>
      </w:r>
      <w:r w:rsidR="00440FFD" w:rsidRPr="00AD033B">
        <w:rPr>
          <w:rFonts w:ascii="Times New Roman" w:hAnsi="Times New Roman" w:cs="Times New Roman"/>
          <w:sz w:val="24"/>
          <w:szCs w:val="24"/>
        </w:rPr>
        <w:t>2010</w:t>
      </w:r>
      <w:r w:rsidR="007F1EE3" w:rsidRPr="00AD033B">
        <w:rPr>
          <w:rFonts w:ascii="Times New Roman" w:hAnsi="Times New Roman" w:cs="Times New Roman"/>
          <w:sz w:val="24"/>
          <w:szCs w:val="24"/>
        </w:rPr>
        <w:t>)</w:t>
      </w:r>
      <w:r w:rsidR="00A63713" w:rsidRPr="00AD033B">
        <w:rPr>
          <w:rFonts w:ascii="Times New Roman" w:hAnsi="Times New Roman" w:cs="Times New Roman"/>
          <w:sz w:val="24"/>
          <w:szCs w:val="24"/>
        </w:rPr>
        <w:t>.</w:t>
      </w:r>
      <w:r w:rsidR="00943E89" w:rsidRPr="00683B69">
        <w:rPr>
          <w:rFonts w:ascii="Times New Roman" w:hAnsi="Times New Roman" w:cs="Times New Roman"/>
          <w:sz w:val="24"/>
          <w:szCs w:val="24"/>
        </w:rPr>
        <w:t xml:space="preserve"> </w:t>
      </w:r>
      <w:r w:rsidR="00C0586B" w:rsidRPr="00771EFA">
        <w:rPr>
          <w:rFonts w:ascii="Times New Roman" w:hAnsi="Times New Roman" w:cs="Times New Roman"/>
          <w:sz w:val="24"/>
          <w:szCs w:val="24"/>
        </w:rPr>
        <w:t xml:space="preserve">The </w:t>
      </w:r>
      <w:r w:rsidR="00C0586B" w:rsidRPr="00771EFA">
        <w:rPr>
          <w:rFonts w:ascii="Times New Roman" w:hAnsi="Times New Roman" w:cs="Times New Roman"/>
          <w:noProof/>
          <w:sz w:val="24"/>
          <w:szCs w:val="24"/>
        </w:rPr>
        <w:t>r</w:t>
      </w:r>
      <w:r w:rsidR="00943E89" w:rsidRPr="00771EFA">
        <w:rPr>
          <w:rFonts w:ascii="Times New Roman" w:hAnsi="Times New Roman" w:cs="Times New Roman"/>
          <w:noProof/>
          <w:sz w:val="24"/>
          <w:szCs w:val="24"/>
        </w:rPr>
        <w:t>epresentative</w:t>
      </w:r>
      <w:r w:rsidR="00943E89" w:rsidRPr="00771EFA">
        <w:rPr>
          <w:rFonts w:ascii="Times New Roman" w:hAnsi="Times New Roman" w:cs="Times New Roman"/>
          <w:sz w:val="24"/>
          <w:szCs w:val="24"/>
        </w:rPr>
        <w:t xml:space="preserve"> radiosonde profile</w:t>
      </w:r>
      <w:r w:rsidR="00C0586B" w:rsidRPr="00771EFA">
        <w:rPr>
          <w:rFonts w:ascii="Times New Roman" w:hAnsi="Times New Roman" w:cs="Times New Roman"/>
          <w:sz w:val="24"/>
          <w:szCs w:val="24"/>
        </w:rPr>
        <w:t>s</w:t>
      </w:r>
      <w:r w:rsidR="00943E89" w:rsidRPr="003E57B1">
        <w:rPr>
          <w:rFonts w:ascii="Times New Roman" w:hAnsi="Times New Roman" w:cs="Times New Roman"/>
          <w:sz w:val="24"/>
          <w:szCs w:val="24"/>
        </w:rPr>
        <w:t xml:space="preserve"> indicate typical </w:t>
      </w:r>
      <w:r w:rsidR="00EF1C6F" w:rsidRPr="003E57B1">
        <w:rPr>
          <w:rFonts w:ascii="Times New Roman" w:hAnsi="Times New Roman" w:cs="Times New Roman"/>
          <w:noProof/>
          <w:sz w:val="24"/>
          <w:szCs w:val="24"/>
        </w:rPr>
        <w:t>profiles</w:t>
      </w:r>
      <w:r w:rsidR="00EF1C6F" w:rsidRPr="003E57B1">
        <w:rPr>
          <w:rFonts w:ascii="Times New Roman" w:hAnsi="Times New Roman" w:cs="Times New Roman"/>
          <w:sz w:val="24"/>
          <w:szCs w:val="24"/>
        </w:rPr>
        <w:t xml:space="preserve"> of </w:t>
      </w:r>
      <w:r w:rsidR="00DD18BF" w:rsidRPr="003E57B1">
        <w:rPr>
          <w:rFonts w:ascii="Times New Roman" w:hAnsi="Times New Roman" w:cs="Times New Roman"/>
          <w:sz w:val="24"/>
          <w:szCs w:val="24"/>
        </w:rPr>
        <w:t>potential temperature</w:t>
      </w:r>
      <w:r w:rsidR="00EF1C6F" w:rsidRPr="003E57B1">
        <w:rPr>
          <w:rFonts w:ascii="Times New Roman" w:hAnsi="Times New Roman" w:cs="Times New Roman"/>
          <w:sz w:val="24"/>
          <w:szCs w:val="24"/>
        </w:rPr>
        <w:t xml:space="preserve"> and</w:t>
      </w:r>
      <w:r w:rsidR="00DD18BF" w:rsidRPr="003E57B1">
        <w:rPr>
          <w:rFonts w:ascii="Times New Roman" w:hAnsi="Times New Roman" w:cs="Times New Roman"/>
          <w:sz w:val="24"/>
          <w:szCs w:val="24"/>
        </w:rPr>
        <w:t xml:space="preserve"> </w:t>
      </w:r>
      <w:r w:rsidR="00C93D5F" w:rsidRPr="003E57B1">
        <w:rPr>
          <w:rFonts w:ascii="Times New Roman" w:hAnsi="Times New Roman" w:cs="Times New Roman"/>
          <w:sz w:val="24"/>
          <w:szCs w:val="24"/>
        </w:rPr>
        <w:t xml:space="preserve">potential </w:t>
      </w:r>
      <w:r w:rsidR="00943E89" w:rsidRPr="003E57B1">
        <w:rPr>
          <w:rFonts w:ascii="Times New Roman" w:hAnsi="Times New Roman" w:cs="Times New Roman"/>
          <w:sz w:val="24"/>
          <w:szCs w:val="24"/>
        </w:rPr>
        <w:t>temperature gradient</w:t>
      </w:r>
      <w:r w:rsidR="00C0586B" w:rsidRPr="003E57B1">
        <w:rPr>
          <w:rFonts w:ascii="Times New Roman" w:hAnsi="Times New Roman" w:cs="Times New Roman"/>
          <w:sz w:val="24"/>
          <w:szCs w:val="24"/>
        </w:rPr>
        <w:t>s</w:t>
      </w:r>
      <w:r w:rsidR="00943E89" w:rsidRPr="003E57B1">
        <w:rPr>
          <w:rFonts w:ascii="Times New Roman" w:hAnsi="Times New Roman" w:cs="Times New Roman"/>
          <w:sz w:val="24"/>
          <w:szCs w:val="24"/>
        </w:rPr>
        <w:t xml:space="preserve">, </w:t>
      </w:r>
      <w:r w:rsidR="00EF1C6F" w:rsidRPr="003E57B1">
        <w:rPr>
          <w:rFonts w:ascii="Times New Roman" w:hAnsi="Times New Roman" w:cs="Times New Roman"/>
          <w:sz w:val="24"/>
          <w:szCs w:val="24"/>
        </w:rPr>
        <w:t xml:space="preserve">and </w:t>
      </w:r>
      <w:r w:rsidR="00943E89" w:rsidRPr="003E57B1">
        <w:rPr>
          <w:rFonts w:ascii="Times New Roman" w:hAnsi="Times New Roman" w:cs="Times New Roman"/>
          <w:sz w:val="24"/>
          <w:szCs w:val="24"/>
        </w:rPr>
        <w:t>wind speed</w:t>
      </w:r>
      <w:r w:rsidR="00C0586B" w:rsidRPr="003E57B1">
        <w:rPr>
          <w:rFonts w:ascii="Times New Roman" w:hAnsi="Times New Roman" w:cs="Times New Roman"/>
          <w:sz w:val="24"/>
          <w:szCs w:val="24"/>
        </w:rPr>
        <w:t>,</w:t>
      </w:r>
      <w:r w:rsidR="00943E89" w:rsidRPr="003E57B1">
        <w:rPr>
          <w:rFonts w:ascii="Times New Roman" w:hAnsi="Times New Roman" w:cs="Times New Roman"/>
          <w:sz w:val="24"/>
          <w:szCs w:val="24"/>
        </w:rPr>
        <w:t xml:space="preserve"> </w:t>
      </w:r>
      <w:r w:rsidR="00EF1C6F" w:rsidRPr="003E57B1">
        <w:rPr>
          <w:rFonts w:ascii="Times New Roman" w:hAnsi="Times New Roman" w:cs="Times New Roman"/>
          <w:sz w:val="24"/>
          <w:szCs w:val="24"/>
        </w:rPr>
        <w:t xml:space="preserve">with </w:t>
      </w:r>
      <w:r w:rsidR="00ED3B65" w:rsidRPr="003E57B1">
        <w:rPr>
          <w:rFonts w:ascii="Times New Roman" w:hAnsi="Times New Roman" w:cs="Times New Roman"/>
          <w:i/>
          <w:sz w:val="24"/>
          <w:szCs w:val="24"/>
        </w:rPr>
        <w:t>Z</w:t>
      </w:r>
      <w:r w:rsidR="00ED3B65" w:rsidRPr="003E57B1">
        <w:rPr>
          <w:rFonts w:ascii="Cambria Math" w:eastAsia="맑은 고딕" w:hAnsi="Cambria Math" w:cs="Cambria Math" w:hint="eastAsia"/>
          <w:sz w:val="24"/>
          <w:szCs w:val="24"/>
          <w:vertAlign w:val="subscript"/>
        </w:rPr>
        <w:t>△</w:t>
      </w:r>
      <w:r w:rsidR="00ED3B65" w:rsidRPr="003E57B1">
        <w:rPr>
          <w:rFonts w:ascii="Times New Roman" w:hAnsi="Times New Roman" w:cs="Times New Roman"/>
          <w:sz w:val="24"/>
          <w:szCs w:val="24"/>
          <w:vertAlign w:val="subscript"/>
        </w:rPr>
        <w:t>T</w:t>
      </w:r>
      <w:r w:rsidR="00C25076" w:rsidRPr="003E57B1">
        <w:rPr>
          <w:rFonts w:ascii="Times New Roman" w:hAnsi="Times New Roman" w:cs="Times New Roman"/>
          <w:sz w:val="24"/>
          <w:szCs w:val="24"/>
        </w:rPr>
        <w:t xml:space="preserve"> </w:t>
      </w:r>
      <w:r w:rsidR="00943E89" w:rsidRPr="003E57B1">
        <w:rPr>
          <w:rFonts w:ascii="Times New Roman" w:hAnsi="Times New Roman" w:cs="Times New Roman"/>
          <w:sz w:val="24"/>
          <w:szCs w:val="24"/>
        </w:rPr>
        <w:t>during daytime</w:t>
      </w:r>
      <w:r w:rsidR="00870E08" w:rsidRPr="003E57B1">
        <w:rPr>
          <w:rFonts w:ascii="Times New Roman" w:hAnsi="Times New Roman" w:cs="Times New Roman"/>
          <w:sz w:val="24"/>
          <w:szCs w:val="24"/>
        </w:rPr>
        <w:t xml:space="preserve"> and nighttim</w:t>
      </w:r>
      <w:r w:rsidR="00B07DD5" w:rsidRPr="003E57B1">
        <w:rPr>
          <w:rFonts w:ascii="Times New Roman" w:hAnsi="Times New Roman" w:cs="Times New Roman"/>
          <w:sz w:val="24"/>
          <w:szCs w:val="24"/>
        </w:rPr>
        <w:t>e</w:t>
      </w:r>
      <w:r w:rsidR="0017216E" w:rsidRPr="003E57B1">
        <w:rPr>
          <w:rFonts w:ascii="Times New Roman" w:hAnsi="Times New Roman" w:cs="Times New Roman"/>
          <w:sz w:val="24"/>
          <w:szCs w:val="24"/>
        </w:rPr>
        <w:t xml:space="preserve"> (Fig. 1)</w:t>
      </w:r>
      <w:r w:rsidR="00C0586B" w:rsidRPr="003E57B1">
        <w:rPr>
          <w:rFonts w:ascii="Times New Roman" w:hAnsi="Times New Roman" w:cs="Times New Roman"/>
          <w:sz w:val="24"/>
          <w:szCs w:val="24"/>
        </w:rPr>
        <w:t>.</w:t>
      </w:r>
    </w:p>
    <w:p w14:paraId="61E821CD" w14:textId="285E50C6" w:rsidR="0017216E" w:rsidRPr="0017216E" w:rsidRDefault="0017216E">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For further verification of the algorithms, </w:t>
      </w:r>
      <w:del w:id="56" w:author="만든 이" w:date="2018-11-29T11:49:00Z">
        <w:r w:rsidDel="008B2A00">
          <w:rPr>
            <w:rFonts w:ascii="Times New Roman" w:hAnsi="Times New Roman" w:cs="Times New Roman"/>
            <w:sz w:val="24"/>
            <w:szCs w:val="24"/>
          </w:rPr>
          <w:delText>an</w:delText>
        </w:r>
      </w:del>
      <w:r>
        <w:rPr>
          <w:rFonts w:ascii="Times New Roman" w:hAnsi="Times New Roman" w:cs="Times New Roman"/>
          <w:sz w:val="24"/>
          <w:szCs w:val="24"/>
        </w:rPr>
        <w:t xml:space="preserve">other air temperature profiles in May 2016 were used to derive </w:t>
      </w:r>
      <w:r w:rsidRPr="00EC63C5">
        <w:rPr>
          <w:rFonts w:ascii="Times New Roman" w:hAnsi="Times New Roman" w:cs="Times New Roman"/>
          <w:i/>
          <w:sz w:val="24"/>
          <w:szCs w:val="24"/>
        </w:rPr>
        <w:t>Z</w:t>
      </w:r>
      <w:r w:rsidRPr="00EC63C5">
        <w:rPr>
          <w:rFonts w:ascii="Cambria Math" w:eastAsia="맑은 고딕" w:hAnsi="Cambria Math" w:cs="Cambria Math"/>
          <w:sz w:val="24"/>
          <w:szCs w:val="24"/>
          <w:vertAlign w:val="subscript"/>
        </w:rPr>
        <w:t>△</w:t>
      </w:r>
      <w:r w:rsidRPr="00EC63C5">
        <w:rPr>
          <w:rFonts w:ascii="Times New Roman" w:hAnsi="Times New Roman" w:cs="Times New Roman"/>
          <w:sz w:val="24"/>
          <w:szCs w:val="24"/>
          <w:vertAlign w:val="subscript"/>
        </w:rPr>
        <w:t>T</w:t>
      </w:r>
      <w:r>
        <w:rPr>
          <w:rFonts w:ascii="Times New Roman" w:hAnsi="Times New Roman" w:cs="Times New Roman"/>
          <w:sz w:val="24"/>
          <w:szCs w:val="24"/>
        </w:rPr>
        <w:t xml:space="preserve"> from radiosonde measurements during the intensive field campaign. Four radiosondes were launched </w:t>
      </w:r>
      <w:ins w:id="57" w:author="만든 이" w:date="2018-11-29T11:50:00Z">
        <w:r w:rsidR="008B2A00">
          <w:rPr>
            <w:rFonts w:ascii="Times New Roman" w:hAnsi="Times New Roman" w:cs="Times New Roman"/>
            <w:sz w:val="24"/>
            <w:szCs w:val="24"/>
          </w:rPr>
          <w:t xml:space="preserve">at daytime </w:t>
        </w:r>
      </w:ins>
      <w:r>
        <w:rPr>
          <w:rFonts w:ascii="Times New Roman" w:hAnsi="Times New Roman" w:cs="Times New Roman"/>
          <w:sz w:val="24"/>
          <w:szCs w:val="24"/>
        </w:rPr>
        <w:t>on</w:t>
      </w:r>
      <w:r w:rsidRPr="005F2272">
        <w:rPr>
          <w:rFonts w:ascii="Times New Roman" w:hAnsi="Times New Roman" w:cs="Times New Roman"/>
          <w:sz w:val="24"/>
          <w:szCs w:val="24"/>
        </w:rPr>
        <w:t xml:space="preserve"> </w:t>
      </w:r>
      <w:r>
        <w:rPr>
          <w:rFonts w:ascii="Times New Roman" w:hAnsi="Times New Roman" w:cs="Times New Roman"/>
          <w:sz w:val="24"/>
          <w:szCs w:val="24"/>
        </w:rPr>
        <w:t>17, 27, 30, and 31 May</w:t>
      </w:r>
      <w:r w:rsidRPr="00305303">
        <w:rPr>
          <w:rFonts w:ascii="Times New Roman" w:hAnsi="Times New Roman" w:cs="Times New Roman"/>
          <w:sz w:val="24"/>
          <w:szCs w:val="24"/>
        </w:rPr>
        <w:t xml:space="preserve"> 2016</w:t>
      </w:r>
      <w:r>
        <w:rPr>
          <w:rFonts w:ascii="Times New Roman" w:hAnsi="Times New Roman" w:cs="Times New Roman"/>
          <w:sz w:val="24"/>
          <w:szCs w:val="24"/>
        </w:rPr>
        <w:t xml:space="preserve"> at the Olympic Park of Seoul, during the Korea-United States Air Quality (KORUS-AQ) field campaign (Tang et al.</w:t>
      </w:r>
      <w:del w:id="58" w:author="만든 이" w:date="2018-11-29T01:56:00Z">
        <w:r w:rsidDel="00BA58A6">
          <w:rPr>
            <w:rFonts w:ascii="Times New Roman" w:hAnsi="Times New Roman" w:cs="Times New Roman"/>
            <w:sz w:val="24"/>
            <w:szCs w:val="24"/>
          </w:rPr>
          <w:delText>,</w:delText>
        </w:r>
      </w:del>
      <w:r>
        <w:rPr>
          <w:rFonts w:ascii="Times New Roman" w:hAnsi="Times New Roman" w:cs="Times New Roman"/>
          <w:sz w:val="24"/>
          <w:szCs w:val="24"/>
        </w:rPr>
        <w:t xml:space="preserve"> 2018).</w:t>
      </w:r>
    </w:p>
    <w:p w14:paraId="35B41C35" w14:textId="42A1412A" w:rsidR="00BC5E79" w:rsidRPr="0036136E" w:rsidRDefault="00BC5E79" w:rsidP="00B07C21">
      <w:pPr>
        <w:spacing w:after="120" w:line="360" w:lineRule="auto"/>
        <w:rPr>
          <w:rFonts w:ascii="Times New Roman" w:hAnsi="Times New Roman" w:cs="Times New Roman"/>
          <w:sz w:val="24"/>
          <w:szCs w:val="24"/>
        </w:rPr>
      </w:pPr>
    </w:p>
    <w:p w14:paraId="071E205E" w14:textId="489E9D15" w:rsidR="00FB7367" w:rsidRPr="00792652" w:rsidRDefault="00FB7367" w:rsidP="00C31A20">
      <w:pPr>
        <w:spacing w:after="120" w:line="360" w:lineRule="auto"/>
        <w:outlineLvl w:val="2"/>
        <w:rPr>
          <w:rFonts w:ascii="Times New Roman" w:hAnsi="Times New Roman" w:cs="Times New Roman"/>
          <w:b/>
          <w:sz w:val="24"/>
          <w:szCs w:val="24"/>
        </w:rPr>
      </w:pPr>
      <w:r w:rsidRPr="00792652">
        <w:rPr>
          <w:rFonts w:ascii="Times New Roman" w:hAnsi="Times New Roman" w:cs="Times New Roman"/>
          <w:b/>
          <w:sz w:val="24"/>
          <w:szCs w:val="24"/>
        </w:rPr>
        <w:t>2.</w:t>
      </w:r>
      <w:r w:rsidR="00012179">
        <w:rPr>
          <w:rFonts w:ascii="Times New Roman" w:hAnsi="Times New Roman" w:cs="Times New Roman"/>
          <w:b/>
          <w:sz w:val="24"/>
          <w:szCs w:val="24"/>
        </w:rPr>
        <w:t>4</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Air </w:t>
      </w:r>
      <w:r w:rsidR="00C31A20">
        <w:rPr>
          <w:rFonts w:ascii="Times New Roman" w:hAnsi="Times New Roman" w:cs="Times New Roman"/>
          <w:b/>
          <w:sz w:val="24"/>
          <w:szCs w:val="24"/>
        </w:rPr>
        <w:t>quality</w:t>
      </w:r>
      <w:r w:rsidRPr="00792652">
        <w:rPr>
          <w:rFonts w:ascii="Times New Roman" w:hAnsi="Times New Roman" w:cs="Times New Roman"/>
          <w:b/>
          <w:sz w:val="24"/>
          <w:szCs w:val="24"/>
        </w:rPr>
        <w:t xml:space="preserve"> data</w:t>
      </w:r>
    </w:p>
    <w:p w14:paraId="633404FE" w14:textId="34530FC4" w:rsidR="00280427" w:rsidRDefault="009502BE">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Air quality data from 38 monitoring stations across the metropolitan area of Seoul and the </w:t>
      </w:r>
      <w:r w:rsidRPr="00792652">
        <w:rPr>
          <w:rFonts w:ascii="Times New Roman" w:hAnsi="Times New Roman" w:cs="Times New Roman"/>
          <w:sz w:val="24"/>
          <w:szCs w:val="24"/>
        </w:rPr>
        <w:t xml:space="preserve">national background </w:t>
      </w:r>
      <w:r>
        <w:rPr>
          <w:rFonts w:ascii="Times New Roman" w:hAnsi="Times New Roman" w:cs="Times New Roman"/>
          <w:sz w:val="24"/>
          <w:szCs w:val="24"/>
        </w:rPr>
        <w:t>monitoring</w:t>
      </w:r>
      <w:r w:rsidRPr="00792652">
        <w:rPr>
          <w:rFonts w:ascii="Times New Roman" w:hAnsi="Times New Roman" w:cs="Times New Roman"/>
          <w:sz w:val="24"/>
          <w:szCs w:val="24"/>
        </w:rPr>
        <w:t xml:space="preserve"> station </w:t>
      </w:r>
      <w:r>
        <w:rPr>
          <w:rFonts w:ascii="Times New Roman" w:hAnsi="Times New Roman" w:cs="Times New Roman"/>
          <w:sz w:val="24"/>
          <w:szCs w:val="24"/>
        </w:rPr>
        <w:t>of</w:t>
      </w:r>
      <w:r w:rsidR="00C637C9">
        <w:rPr>
          <w:rFonts w:ascii="Times New Roman" w:hAnsi="Times New Roman" w:cs="Times New Roman"/>
          <w:sz w:val="24"/>
          <w:szCs w:val="24"/>
        </w:rPr>
        <w:t xml:space="preserve"> Baengnyeong i</w:t>
      </w:r>
      <w:r w:rsidRPr="00792652">
        <w:rPr>
          <w:rFonts w:ascii="Times New Roman" w:hAnsi="Times New Roman" w:cs="Times New Roman"/>
          <w:sz w:val="24"/>
          <w:szCs w:val="24"/>
        </w:rPr>
        <w:t>sland</w:t>
      </w:r>
      <w:r>
        <w:rPr>
          <w:rFonts w:ascii="Times New Roman" w:hAnsi="Times New Roman" w:cs="Times New Roman"/>
          <w:sz w:val="24"/>
          <w:szCs w:val="24"/>
        </w:rPr>
        <w:t xml:space="preserve"> were used to</w:t>
      </w:r>
      <w:r w:rsidR="008242B9">
        <w:rPr>
          <w:rFonts w:ascii="Times New Roman" w:hAnsi="Times New Roman" w:cs="Times New Roman"/>
          <w:sz w:val="24"/>
          <w:szCs w:val="24"/>
        </w:rPr>
        <w:t xml:space="preserve"> investigate the relationship between the evolution </w:t>
      </w:r>
      <w:r>
        <w:rPr>
          <w:rFonts w:ascii="Times New Roman" w:hAnsi="Times New Roman" w:cs="Times New Roman"/>
          <w:sz w:val="24"/>
          <w:szCs w:val="24"/>
        </w:rPr>
        <w:t xml:space="preserve">of the UBL </w:t>
      </w:r>
      <w:r w:rsidR="008242B9">
        <w:rPr>
          <w:rFonts w:ascii="Times New Roman" w:hAnsi="Times New Roman" w:cs="Times New Roman"/>
          <w:sz w:val="24"/>
          <w:szCs w:val="24"/>
        </w:rPr>
        <w:t xml:space="preserve">and air pollution at </w:t>
      </w:r>
      <w:r w:rsidR="00EF1C6F">
        <w:rPr>
          <w:rFonts w:ascii="Times New Roman" w:hAnsi="Times New Roman" w:cs="Times New Roman"/>
          <w:sz w:val="24"/>
          <w:szCs w:val="24"/>
        </w:rPr>
        <w:t xml:space="preserve">an </w:t>
      </w:r>
      <w:r w:rsidR="00C31A20">
        <w:rPr>
          <w:rFonts w:ascii="Times New Roman" w:hAnsi="Times New Roman" w:cs="Times New Roman"/>
          <w:sz w:val="24"/>
          <w:szCs w:val="24"/>
        </w:rPr>
        <w:t>ambient</w:t>
      </w:r>
      <w:r w:rsidR="008242B9">
        <w:rPr>
          <w:rFonts w:ascii="Times New Roman" w:hAnsi="Times New Roman" w:cs="Times New Roman"/>
          <w:sz w:val="24"/>
          <w:szCs w:val="24"/>
        </w:rPr>
        <w:t xml:space="preserve"> </w:t>
      </w:r>
      <w:r w:rsidR="00EF1C6F">
        <w:rPr>
          <w:rFonts w:ascii="Times New Roman" w:hAnsi="Times New Roman" w:cs="Times New Roman"/>
          <w:sz w:val="24"/>
          <w:szCs w:val="24"/>
        </w:rPr>
        <w:t>level</w:t>
      </w:r>
      <w:r>
        <w:rPr>
          <w:rFonts w:ascii="Times New Roman" w:hAnsi="Times New Roman" w:cs="Times New Roman"/>
          <w:sz w:val="24"/>
          <w:szCs w:val="24"/>
        </w:rPr>
        <w:t xml:space="preserve">. The air quality data included </w:t>
      </w:r>
      <w:r w:rsidR="00C92BE5">
        <w:rPr>
          <w:rFonts w:ascii="Times New Roman" w:hAnsi="Times New Roman" w:cs="Times New Roman"/>
          <w:sz w:val="24"/>
          <w:szCs w:val="24"/>
        </w:rPr>
        <w:t>ambient</w:t>
      </w:r>
      <w:r>
        <w:rPr>
          <w:rFonts w:ascii="Times New Roman" w:hAnsi="Times New Roman" w:cs="Times New Roman"/>
          <w:sz w:val="24"/>
          <w:szCs w:val="24"/>
        </w:rPr>
        <w:t xml:space="preserve"> </w:t>
      </w:r>
      <w:r w:rsidR="00FB7367" w:rsidRPr="00792652">
        <w:rPr>
          <w:rFonts w:ascii="Times New Roman" w:hAnsi="Times New Roman" w:cs="Times New Roman"/>
          <w:sz w:val="24"/>
          <w:szCs w:val="24"/>
        </w:rPr>
        <w:t>concentrations of SO</w:t>
      </w:r>
      <w:r w:rsidR="00FB7367" w:rsidRPr="00792652">
        <w:rPr>
          <w:rFonts w:ascii="Times New Roman" w:hAnsi="Times New Roman" w:cs="Times New Roman"/>
          <w:sz w:val="24"/>
          <w:szCs w:val="24"/>
          <w:vertAlign w:val="subscript"/>
        </w:rPr>
        <w:t>2</w:t>
      </w:r>
      <w:r w:rsidR="003E2FC0">
        <w:rPr>
          <w:rFonts w:ascii="Times New Roman" w:hAnsi="Times New Roman" w:cs="Times New Roman"/>
          <w:sz w:val="24"/>
          <w:szCs w:val="24"/>
        </w:rPr>
        <w:t xml:space="preserve">, </w:t>
      </w:r>
      <w:r w:rsidR="00FB7367" w:rsidRPr="00792652">
        <w:rPr>
          <w:rFonts w:ascii="Times New Roman" w:hAnsi="Times New Roman" w:cs="Times New Roman"/>
          <w:sz w:val="24"/>
          <w:szCs w:val="24"/>
        </w:rPr>
        <w:t>CO,</w:t>
      </w:r>
      <w:r w:rsidR="003E2FC0">
        <w:rPr>
          <w:rFonts w:ascii="Times New Roman" w:hAnsi="Times New Roman" w:cs="Times New Roman"/>
          <w:sz w:val="24"/>
          <w:szCs w:val="24"/>
        </w:rPr>
        <w:t xml:space="preserve"> </w:t>
      </w:r>
      <w:r w:rsidR="00FB7367" w:rsidRPr="00792652">
        <w:rPr>
          <w:rFonts w:ascii="Times New Roman" w:hAnsi="Times New Roman" w:cs="Times New Roman"/>
          <w:sz w:val="24"/>
          <w:szCs w:val="24"/>
        </w:rPr>
        <w:t>NO</w:t>
      </w:r>
      <w:r w:rsidR="00FB7367" w:rsidRPr="00792652">
        <w:rPr>
          <w:rFonts w:ascii="Times New Roman" w:hAnsi="Times New Roman" w:cs="Times New Roman"/>
          <w:sz w:val="24"/>
          <w:szCs w:val="24"/>
          <w:vertAlign w:val="subscript"/>
        </w:rPr>
        <w:t>2</w:t>
      </w:r>
      <w:r w:rsidR="00744366">
        <w:rPr>
          <w:rFonts w:ascii="Times New Roman" w:hAnsi="Times New Roman" w:cs="Times New Roman"/>
          <w:sz w:val="24"/>
          <w:szCs w:val="24"/>
        </w:rPr>
        <w:t xml:space="preserve">, </w:t>
      </w:r>
      <w:r w:rsidR="00FB7367" w:rsidRPr="00792652">
        <w:rPr>
          <w:rFonts w:ascii="Times New Roman" w:hAnsi="Times New Roman" w:cs="Times New Roman"/>
          <w:sz w:val="24"/>
          <w:szCs w:val="24"/>
        </w:rPr>
        <w:t>O</w:t>
      </w:r>
      <w:r w:rsidR="00FB7367" w:rsidRPr="00792652">
        <w:rPr>
          <w:rFonts w:ascii="Times New Roman" w:hAnsi="Times New Roman" w:cs="Times New Roman"/>
          <w:sz w:val="24"/>
          <w:szCs w:val="24"/>
          <w:vertAlign w:val="subscript"/>
        </w:rPr>
        <w:t>3</w:t>
      </w:r>
      <w:r w:rsidR="00FB7367" w:rsidRPr="00792652">
        <w:rPr>
          <w:rFonts w:ascii="Times New Roman" w:hAnsi="Times New Roman" w:cs="Times New Roman"/>
          <w:sz w:val="24"/>
          <w:szCs w:val="24"/>
        </w:rPr>
        <w:t xml:space="preserve"> </w:t>
      </w:r>
      <w:r w:rsidR="00FB7367" w:rsidRPr="002246BF">
        <w:rPr>
          <w:rFonts w:ascii="Times New Roman" w:hAnsi="Times New Roman" w:cs="Times New Roman"/>
          <w:noProof/>
          <w:sz w:val="24"/>
          <w:szCs w:val="24"/>
        </w:rPr>
        <w:t>and</w:t>
      </w:r>
      <w:r w:rsidR="00FB7367" w:rsidRPr="00792652">
        <w:rPr>
          <w:rFonts w:ascii="Times New Roman" w:hAnsi="Times New Roman" w:cs="Times New Roman"/>
          <w:sz w:val="24"/>
          <w:szCs w:val="24"/>
        </w:rPr>
        <w:t xml:space="preserve"> PM</w:t>
      </w:r>
      <w:r w:rsidR="00FB7367" w:rsidRPr="008242B9">
        <w:rPr>
          <w:rFonts w:ascii="Times New Roman" w:hAnsi="Times New Roman" w:cs="Times New Roman"/>
          <w:sz w:val="24"/>
          <w:szCs w:val="24"/>
          <w:vertAlign w:val="subscript"/>
        </w:rPr>
        <w:t>10</w:t>
      </w:r>
      <w:r w:rsidR="003E2FC0">
        <w:rPr>
          <w:rFonts w:ascii="Times New Roman" w:hAnsi="Times New Roman" w:cs="Times New Roman"/>
          <w:sz w:val="24"/>
          <w:szCs w:val="24"/>
        </w:rPr>
        <w:t>.</w:t>
      </w:r>
      <w:r w:rsidR="00FB7367" w:rsidRPr="00792652">
        <w:rPr>
          <w:rFonts w:ascii="Times New Roman" w:hAnsi="Times New Roman" w:cs="Times New Roman"/>
          <w:sz w:val="24"/>
          <w:szCs w:val="24"/>
        </w:rPr>
        <w:t xml:space="preserve">The </w:t>
      </w:r>
      <w:r>
        <w:rPr>
          <w:rFonts w:ascii="Times New Roman" w:hAnsi="Times New Roman" w:cs="Times New Roman"/>
          <w:sz w:val="24"/>
          <w:szCs w:val="24"/>
        </w:rPr>
        <w:t xml:space="preserve">air quality monitoring station of </w:t>
      </w:r>
      <w:r w:rsidR="00FB7367" w:rsidRPr="00792652">
        <w:rPr>
          <w:rFonts w:ascii="Times New Roman" w:hAnsi="Times New Roman" w:cs="Times New Roman"/>
          <w:sz w:val="24"/>
          <w:szCs w:val="24"/>
        </w:rPr>
        <w:t>Baengnyeong</w:t>
      </w:r>
      <w:r>
        <w:rPr>
          <w:rFonts w:ascii="Times New Roman" w:hAnsi="Times New Roman" w:cs="Times New Roman"/>
          <w:sz w:val="24"/>
          <w:szCs w:val="24"/>
        </w:rPr>
        <w:t xml:space="preserve"> </w:t>
      </w:r>
      <w:r w:rsidR="00C637C9">
        <w:rPr>
          <w:rFonts w:ascii="Times New Roman" w:hAnsi="Times New Roman" w:cs="Times New Roman"/>
          <w:sz w:val="24"/>
          <w:szCs w:val="24"/>
        </w:rPr>
        <w:t>i</w:t>
      </w:r>
      <w:r>
        <w:rPr>
          <w:rFonts w:ascii="Times New Roman" w:hAnsi="Times New Roman" w:cs="Times New Roman"/>
          <w:sz w:val="24"/>
          <w:szCs w:val="24"/>
        </w:rPr>
        <w:t>sland</w:t>
      </w:r>
      <w:r w:rsidR="00FB7367" w:rsidRPr="00792652">
        <w:rPr>
          <w:rFonts w:ascii="Times New Roman" w:hAnsi="Times New Roman" w:cs="Times New Roman"/>
          <w:sz w:val="24"/>
          <w:szCs w:val="24"/>
        </w:rPr>
        <w:t xml:space="preserve"> </w:t>
      </w:r>
      <w:r w:rsidR="00FB7367" w:rsidRPr="002246BF">
        <w:rPr>
          <w:rFonts w:ascii="Times New Roman" w:hAnsi="Times New Roman" w:cs="Times New Roman"/>
          <w:noProof/>
          <w:sz w:val="24"/>
          <w:szCs w:val="24"/>
        </w:rPr>
        <w:t xml:space="preserve">is </w:t>
      </w:r>
      <w:r w:rsidRPr="002246BF">
        <w:rPr>
          <w:rFonts w:ascii="Times New Roman" w:hAnsi="Times New Roman" w:cs="Times New Roman"/>
          <w:noProof/>
          <w:sz w:val="24"/>
          <w:szCs w:val="24"/>
        </w:rPr>
        <w:t>located</w:t>
      </w:r>
      <w:r>
        <w:rPr>
          <w:rFonts w:ascii="Times New Roman" w:hAnsi="Times New Roman" w:cs="Times New Roman"/>
          <w:sz w:val="24"/>
          <w:szCs w:val="24"/>
        </w:rPr>
        <w:t xml:space="preserve"> </w:t>
      </w:r>
      <w:r w:rsidR="00FB7367" w:rsidRPr="00792652">
        <w:rPr>
          <w:rFonts w:ascii="Times New Roman" w:hAnsi="Times New Roman" w:cs="Times New Roman"/>
          <w:sz w:val="24"/>
          <w:szCs w:val="24"/>
        </w:rPr>
        <w:t xml:space="preserve">200 km </w:t>
      </w:r>
      <w:r w:rsidR="00C0586B" w:rsidRPr="00792652">
        <w:rPr>
          <w:rFonts w:ascii="Times New Roman" w:hAnsi="Times New Roman" w:cs="Times New Roman"/>
          <w:sz w:val="24"/>
          <w:szCs w:val="24"/>
        </w:rPr>
        <w:t>to the west of</w:t>
      </w:r>
      <w:r w:rsidR="00FB7367" w:rsidRPr="00792652">
        <w:rPr>
          <w:rFonts w:ascii="Times New Roman" w:hAnsi="Times New Roman" w:cs="Times New Roman"/>
          <w:sz w:val="24"/>
          <w:szCs w:val="24"/>
        </w:rPr>
        <w:t xml:space="preserve"> Seoul </w:t>
      </w:r>
      <w:r>
        <w:rPr>
          <w:rFonts w:ascii="Times New Roman" w:hAnsi="Times New Roman" w:cs="Times New Roman"/>
          <w:sz w:val="24"/>
          <w:szCs w:val="24"/>
        </w:rPr>
        <w:t xml:space="preserve">and </w:t>
      </w:r>
      <w:r w:rsidR="00FB7367" w:rsidRPr="00792652">
        <w:rPr>
          <w:rFonts w:ascii="Times New Roman" w:hAnsi="Times New Roman" w:cs="Times New Roman"/>
          <w:sz w:val="24"/>
          <w:szCs w:val="24"/>
        </w:rPr>
        <w:t xml:space="preserve">250 km from </w:t>
      </w:r>
      <w:r w:rsidR="007471E7">
        <w:rPr>
          <w:rFonts w:ascii="Times New Roman" w:hAnsi="Times New Roman" w:cs="Times New Roman"/>
          <w:sz w:val="24"/>
          <w:szCs w:val="24"/>
        </w:rPr>
        <w:t xml:space="preserve">the </w:t>
      </w:r>
      <w:r w:rsidR="00FB7367" w:rsidRPr="00792652">
        <w:rPr>
          <w:rFonts w:ascii="Times New Roman" w:hAnsi="Times New Roman" w:cs="Times New Roman"/>
          <w:sz w:val="24"/>
          <w:szCs w:val="24"/>
        </w:rPr>
        <w:t xml:space="preserve">Shandong </w:t>
      </w:r>
      <w:r w:rsidR="00C0586B" w:rsidRPr="00792652">
        <w:rPr>
          <w:rFonts w:ascii="Times New Roman" w:hAnsi="Times New Roman" w:cs="Times New Roman"/>
          <w:sz w:val="24"/>
          <w:szCs w:val="24"/>
        </w:rPr>
        <w:t>P</w:t>
      </w:r>
      <w:r w:rsidR="00FB7367" w:rsidRPr="00792652">
        <w:rPr>
          <w:rFonts w:ascii="Times New Roman" w:hAnsi="Times New Roman" w:cs="Times New Roman"/>
          <w:sz w:val="24"/>
          <w:szCs w:val="24"/>
        </w:rPr>
        <w:t>eninsula</w:t>
      </w:r>
      <w:r w:rsidR="00D25EE0">
        <w:rPr>
          <w:rFonts w:ascii="Times New Roman" w:hAnsi="Times New Roman" w:cs="Times New Roman"/>
          <w:sz w:val="24"/>
          <w:szCs w:val="24"/>
        </w:rPr>
        <w:t xml:space="preserve">, </w:t>
      </w:r>
      <w:r w:rsidR="00FB7367" w:rsidRPr="00792652">
        <w:rPr>
          <w:rFonts w:ascii="Times New Roman" w:hAnsi="Times New Roman" w:cs="Times New Roman"/>
          <w:sz w:val="24"/>
          <w:szCs w:val="24"/>
        </w:rPr>
        <w:t xml:space="preserve">China. </w:t>
      </w:r>
      <w:r>
        <w:rPr>
          <w:rFonts w:ascii="Times New Roman" w:hAnsi="Times New Roman" w:cs="Times New Roman"/>
          <w:sz w:val="24"/>
          <w:szCs w:val="24"/>
        </w:rPr>
        <w:t xml:space="preserve">No urban settlement or </w:t>
      </w:r>
      <w:r w:rsidR="00C92BE5">
        <w:rPr>
          <w:rFonts w:ascii="Times New Roman" w:hAnsi="Times New Roman" w:cs="Times New Roman"/>
          <w:sz w:val="24"/>
          <w:szCs w:val="24"/>
        </w:rPr>
        <w:t>large</w:t>
      </w:r>
      <w:r>
        <w:rPr>
          <w:rFonts w:ascii="Times New Roman" w:hAnsi="Times New Roman" w:cs="Times New Roman"/>
          <w:sz w:val="24"/>
          <w:szCs w:val="24"/>
        </w:rPr>
        <w:t xml:space="preserve"> emission source </w:t>
      </w:r>
      <w:r w:rsidR="00C92BE5">
        <w:rPr>
          <w:rFonts w:ascii="Times New Roman" w:hAnsi="Times New Roman" w:cs="Times New Roman"/>
          <w:sz w:val="24"/>
          <w:szCs w:val="24"/>
        </w:rPr>
        <w:t>affect</w:t>
      </w:r>
      <w:r w:rsidR="004A6F5D">
        <w:rPr>
          <w:rFonts w:ascii="Times New Roman" w:hAnsi="Times New Roman" w:cs="Times New Roman"/>
          <w:sz w:val="24"/>
          <w:szCs w:val="24"/>
        </w:rPr>
        <w:t>s</w:t>
      </w:r>
      <w:r w:rsidR="00C92BE5">
        <w:rPr>
          <w:rFonts w:ascii="Times New Roman" w:hAnsi="Times New Roman" w:cs="Times New Roman"/>
          <w:sz w:val="24"/>
          <w:szCs w:val="24"/>
        </w:rPr>
        <w:t xml:space="preserve"> </w:t>
      </w:r>
      <w:r w:rsidR="00C92BE5" w:rsidRPr="00792652">
        <w:rPr>
          <w:rFonts w:ascii="Times New Roman" w:hAnsi="Times New Roman" w:cs="Times New Roman"/>
          <w:sz w:val="24"/>
          <w:szCs w:val="24"/>
        </w:rPr>
        <w:t>Baengnyeong</w:t>
      </w:r>
      <w:r w:rsidR="00C92BE5">
        <w:rPr>
          <w:rFonts w:ascii="Times New Roman" w:hAnsi="Times New Roman" w:cs="Times New Roman"/>
          <w:sz w:val="24"/>
          <w:szCs w:val="24"/>
        </w:rPr>
        <w:t xml:space="preserve"> </w:t>
      </w:r>
      <w:r w:rsidR="00C637C9">
        <w:rPr>
          <w:rFonts w:ascii="Times New Roman" w:hAnsi="Times New Roman" w:cs="Times New Roman"/>
          <w:sz w:val="24"/>
          <w:szCs w:val="24"/>
        </w:rPr>
        <w:t>i</w:t>
      </w:r>
      <w:r w:rsidR="00C92BE5">
        <w:rPr>
          <w:rFonts w:ascii="Times New Roman" w:hAnsi="Times New Roman" w:cs="Times New Roman"/>
          <w:sz w:val="24"/>
          <w:szCs w:val="24"/>
        </w:rPr>
        <w:t xml:space="preserve">sland, and therefore, </w:t>
      </w:r>
      <w:r w:rsidR="00D966C1">
        <w:rPr>
          <w:rFonts w:ascii="Times New Roman" w:hAnsi="Times New Roman" w:cs="Times New Roman"/>
          <w:sz w:val="24"/>
          <w:szCs w:val="24"/>
        </w:rPr>
        <w:t>its</w:t>
      </w:r>
      <w:r w:rsidR="00C92BE5">
        <w:rPr>
          <w:rFonts w:ascii="Times New Roman" w:hAnsi="Times New Roman" w:cs="Times New Roman"/>
          <w:sz w:val="24"/>
          <w:szCs w:val="24"/>
        </w:rPr>
        <w:t xml:space="preserve"> air quality </w:t>
      </w:r>
      <w:r w:rsidR="00D966C1">
        <w:rPr>
          <w:rFonts w:ascii="Times New Roman" w:hAnsi="Times New Roman" w:cs="Times New Roman"/>
          <w:sz w:val="24"/>
          <w:szCs w:val="24"/>
        </w:rPr>
        <w:t>is</w:t>
      </w:r>
      <w:r w:rsidR="00C92BE5">
        <w:rPr>
          <w:rFonts w:ascii="Times New Roman" w:hAnsi="Times New Roman" w:cs="Times New Roman"/>
          <w:sz w:val="24"/>
          <w:szCs w:val="24"/>
        </w:rPr>
        <w:t xml:space="preserve"> representative of the regional background</w:t>
      </w:r>
      <w:r w:rsidR="00887110">
        <w:rPr>
          <w:rFonts w:ascii="Times New Roman" w:hAnsi="Times New Roman" w:cs="Times New Roman"/>
          <w:sz w:val="24"/>
          <w:szCs w:val="24"/>
        </w:rPr>
        <w:t xml:space="preserve">. </w:t>
      </w:r>
    </w:p>
    <w:p w14:paraId="3D677F9E" w14:textId="40860446" w:rsidR="003F01CF" w:rsidRDefault="00C92BE5" w:rsidP="00B07C21">
      <w:pPr>
        <w:spacing w:after="120" w:line="360" w:lineRule="auto"/>
        <w:rPr>
          <w:rFonts w:ascii="Times New Roman" w:hAnsi="Times New Roman" w:cs="Times New Roman"/>
          <w:sz w:val="24"/>
          <w:szCs w:val="24"/>
        </w:rPr>
      </w:pPr>
      <w:r>
        <w:rPr>
          <w:rFonts w:ascii="Times New Roman" w:hAnsi="Times New Roman" w:cs="Times New Roman"/>
          <w:sz w:val="24"/>
          <w:szCs w:val="24"/>
        </w:rPr>
        <w:t>All monitoring stations have</w:t>
      </w:r>
      <w:r w:rsidR="00E267A9"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t>sampling rate</w:t>
      </w:r>
      <w:r>
        <w:rPr>
          <w:rFonts w:ascii="Times New Roman" w:hAnsi="Times New Roman" w:cs="Times New Roman"/>
          <w:sz w:val="24"/>
          <w:szCs w:val="24"/>
        </w:rPr>
        <w:t>s</w:t>
      </w:r>
      <w:r w:rsidR="00FB7367" w:rsidRPr="00792652">
        <w:rPr>
          <w:rFonts w:ascii="Times New Roman" w:hAnsi="Times New Roman" w:cs="Times New Roman"/>
          <w:sz w:val="24"/>
          <w:szCs w:val="24"/>
        </w:rPr>
        <w:t xml:space="preserve"> </w:t>
      </w:r>
      <w:r>
        <w:rPr>
          <w:rFonts w:ascii="Times New Roman" w:hAnsi="Times New Roman" w:cs="Times New Roman"/>
          <w:sz w:val="24"/>
          <w:szCs w:val="24"/>
        </w:rPr>
        <w:t>of</w:t>
      </w:r>
      <w:r w:rsidR="00FB7367" w:rsidRPr="00792652">
        <w:rPr>
          <w:rFonts w:ascii="Times New Roman" w:hAnsi="Times New Roman" w:cs="Times New Roman"/>
          <w:sz w:val="24"/>
          <w:szCs w:val="24"/>
        </w:rPr>
        <w:t xml:space="preserve"> 5</w:t>
      </w:r>
      <w:r w:rsidR="00E267A9"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t xml:space="preserve">min </w:t>
      </w:r>
      <w:r w:rsidR="00E267A9" w:rsidRPr="00792652">
        <w:rPr>
          <w:rFonts w:ascii="Times New Roman" w:hAnsi="Times New Roman" w:cs="Times New Roman"/>
          <w:sz w:val="24"/>
          <w:szCs w:val="24"/>
        </w:rPr>
        <w:t xml:space="preserve">with </w:t>
      </w:r>
      <w:r w:rsidR="00FB7367" w:rsidRPr="00792652">
        <w:rPr>
          <w:rFonts w:ascii="Times New Roman" w:hAnsi="Times New Roman" w:cs="Times New Roman"/>
          <w:sz w:val="24"/>
          <w:szCs w:val="24"/>
        </w:rPr>
        <w:t>averaging period</w:t>
      </w:r>
      <w:r>
        <w:rPr>
          <w:rFonts w:ascii="Times New Roman" w:hAnsi="Times New Roman" w:cs="Times New Roman"/>
          <w:sz w:val="24"/>
          <w:szCs w:val="24"/>
        </w:rPr>
        <w:t xml:space="preserve">s of </w:t>
      </w:r>
      <w:r w:rsidR="003E1183">
        <w:rPr>
          <w:rFonts w:ascii="Times New Roman" w:hAnsi="Times New Roman" w:cs="Times New Roman"/>
          <w:sz w:val="24"/>
          <w:szCs w:val="24"/>
        </w:rPr>
        <w:t xml:space="preserve">1 </w:t>
      </w:r>
      <w:r w:rsidR="006147BC">
        <w:rPr>
          <w:rFonts w:ascii="Times New Roman" w:hAnsi="Times New Roman" w:cs="Times New Roman"/>
          <w:sz w:val="24"/>
          <w:szCs w:val="24"/>
        </w:rPr>
        <w:t>hour</w:t>
      </w:r>
      <w:r w:rsidR="00E267A9" w:rsidRPr="00792652">
        <w:rPr>
          <w:rFonts w:ascii="Times New Roman" w:hAnsi="Times New Roman" w:cs="Times New Roman"/>
          <w:sz w:val="24"/>
          <w:szCs w:val="24"/>
        </w:rPr>
        <w:t>.</w:t>
      </w:r>
      <w:r w:rsidR="00FB7367" w:rsidRPr="00792652">
        <w:rPr>
          <w:rFonts w:ascii="Times New Roman" w:hAnsi="Times New Roman" w:cs="Times New Roman"/>
          <w:sz w:val="24"/>
          <w:szCs w:val="24"/>
        </w:rPr>
        <w:t xml:space="preserve"> </w:t>
      </w:r>
      <w:r w:rsidR="001853E4">
        <w:rPr>
          <w:rFonts w:ascii="Times New Roman" w:hAnsi="Times New Roman" w:cs="Times New Roman"/>
          <w:sz w:val="24"/>
          <w:szCs w:val="24"/>
        </w:rPr>
        <w:t>M</w:t>
      </w:r>
      <w:r w:rsidR="00057112">
        <w:rPr>
          <w:rFonts w:ascii="Times New Roman" w:hAnsi="Times New Roman" w:cs="Times New Roman"/>
          <w:sz w:val="24"/>
          <w:szCs w:val="24"/>
        </w:rPr>
        <w:t>easurement</w:t>
      </w:r>
      <w:r w:rsidR="001853E4">
        <w:rPr>
          <w:rFonts w:ascii="Times New Roman" w:hAnsi="Times New Roman" w:cs="Times New Roman"/>
          <w:sz w:val="24"/>
          <w:szCs w:val="24"/>
        </w:rPr>
        <w:t>s</w:t>
      </w:r>
      <w:r w:rsidR="00057112">
        <w:rPr>
          <w:rFonts w:ascii="Times New Roman" w:hAnsi="Times New Roman" w:cs="Times New Roman"/>
          <w:sz w:val="24"/>
          <w:szCs w:val="24"/>
        </w:rPr>
        <w:t xml:space="preserve"> of SO</w:t>
      </w:r>
      <w:r w:rsidR="00057112" w:rsidRPr="00653D57">
        <w:rPr>
          <w:rFonts w:ascii="Times New Roman" w:hAnsi="Times New Roman" w:cs="Times New Roman"/>
          <w:sz w:val="24"/>
          <w:szCs w:val="24"/>
          <w:vertAlign w:val="subscript"/>
        </w:rPr>
        <w:t>2</w:t>
      </w:r>
      <w:r w:rsidR="00057112">
        <w:rPr>
          <w:rFonts w:ascii="Times New Roman" w:hAnsi="Times New Roman" w:cs="Times New Roman"/>
          <w:sz w:val="24"/>
          <w:szCs w:val="24"/>
        </w:rPr>
        <w:t>, CO, NO</w:t>
      </w:r>
      <w:r w:rsidR="00057112" w:rsidRPr="00653D57">
        <w:rPr>
          <w:rFonts w:ascii="Times New Roman" w:hAnsi="Times New Roman" w:cs="Times New Roman"/>
          <w:sz w:val="24"/>
          <w:szCs w:val="24"/>
          <w:vertAlign w:val="subscript"/>
        </w:rPr>
        <w:t>2</w:t>
      </w:r>
      <w:r w:rsidR="00057112">
        <w:rPr>
          <w:rFonts w:ascii="Times New Roman" w:hAnsi="Times New Roman" w:cs="Times New Roman"/>
          <w:sz w:val="24"/>
          <w:szCs w:val="24"/>
        </w:rPr>
        <w:t>, O</w:t>
      </w:r>
      <w:r w:rsidR="00057112" w:rsidRPr="00653D57">
        <w:rPr>
          <w:rFonts w:ascii="Times New Roman" w:hAnsi="Times New Roman" w:cs="Times New Roman"/>
          <w:sz w:val="24"/>
          <w:szCs w:val="24"/>
          <w:vertAlign w:val="subscript"/>
        </w:rPr>
        <w:t>3</w:t>
      </w:r>
      <w:r w:rsidR="00057112">
        <w:rPr>
          <w:rFonts w:ascii="Times New Roman" w:hAnsi="Times New Roman" w:cs="Times New Roman"/>
          <w:sz w:val="24"/>
          <w:szCs w:val="24"/>
        </w:rPr>
        <w:t xml:space="preserve">, and </w:t>
      </w:r>
      <w:bookmarkStart w:id="59" w:name="OLE_LINK65"/>
      <w:bookmarkStart w:id="60" w:name="OLE_LINK66"/>
      <w:r w:rsidR="00057112">
        <w:rPr>
          <w:rFonts w:ascii="Times New Roman" w:hAnsi="Times New Roman" w:cs="Times New Roman"/>
          <w:sz w:val="24"/>
          <w:szCs w:val="24"/>
        </w:rPr>
        <w:t>PM</w:t>
      </w:r>
      <w:r w:rsidR="00057112" w:rsidRPr="00C92BE5">
        <w:rPr>
          <w:rFonts w:ascii="Times New Roman" w:hAnsi="Times New Roman" w:cs="Times New Roman"/>
          <w:sz w:val="24"/>
          <w:szCs w:val="24"/>
          <w:vertAlign w:val="subscript"/>
        </w:rPr>
        <w:t>10</w:t>
      </w:r>
      <w:bookmarkEnd w:id="59"/>
      <w:bookmarkEnd w:id="60"/>
      <w:r w:rsidR="00057112">
        <w:rPr>
          <w:rFonts w:ascii="Times New Roman" w:hAnsi="Times New Roman" w:cs="Times New Roman"/>
          <w:sz w:val="24"/>
          <w:szCs w:val="24"/>
        </w:rPr>
        <w:t xml:space="preserve"> </w:t>
      </w:r>
      <w:r w:rsidR="00D25EE0" w:rsidRPr="002246BF">
        <w:rPr>
          <w:rFonts w:ascii="Times New Roman" w:hAnsi="Times New Roman" w:cs="Times New Roman"/>
          <w:noProof/>
          <w:sz w:val="24"/>
          <w:szCs w:val="24"/>
        </w:rPr>
        <w:t xml:space="preserve">were </w:t>
      </w:r>
      <w:r w:rsidR="001853E4" w:rsidRPr="002246BF">
        <w:rPr>
          <w:rFonts w:ascii="Times New Roman" w:hAnsi="Times New Roman" w:cs="Times New Roman"/>
          <w:noProof/>
          <w:sz w:val="24"/>
          <w:szCs w:val="24"/>
        </w:rPr>
        <w:t>based</w:t>
      </w:r>
      <w:r w:rsidR="001853E4">
        <w:rPr>
          <w:rFonts w:ascii="Times New Roman" w:hAnsi="Times New Roman" w:cs="Times New Roman"/>
          <w:sz w:val="24"/>
          <w:szCs w:val="24"/>
        </w:rPr>
        <w:t xml:space="preserve"> on </w:t>
      </w:r>
      <w:r w:rsidR="00F703AA">
        <w:rPr>
          <w:rFonts w:ascii="Times New Roman" w:hAnsi="Times New Roman" w:cs="Times New Roman"/>
          <w:sz w:val="24"/>
          <w:szCs w:val="24"/>
        </w:rPr>
        <w:t xml:space="preserve">pulse UV fluorescence </w:t>
      </w:r>
      <w:r w:rsidR="005F1F92">
        <w:rPr>
          <w:rFonts w:ascii="Times New Roman" w:hAnsi="Times New Roman" w:cs="Times New Roman"/>
          <w:sz w:val="24"/>
          <w:szCs w:val="24"/>
        </w:rPr>
        <w:t>(SA-731, KIMOTO, Japan)</w:t>
      </w:r>
      <w:r w:rsidR="00F703AA">
        <w:rPr>
          <w:rFonts w:ascii="Times New Roman" w:hAnsi="Times New Roman" w:cs="Times New Roman"/>
          <w:sz w:val="24"/>
          <w:szCs w:val="24"/>
        </w:rPr>
        <w:t>, non-di</w:t>
      </w:r>
      <w:r w:rsidR="008E31FC">
        <w:rPr>
          <w:rFonts w:ascii="Times New Roman" w:hAnsi="Times New Roman" w:cs="Times New Roman"/>
          <w:sz w:val="24"/>
          <w:szCs w:val="24"/>
        </w:rPr>
        <w:t>spersive infrared</w:t>
      </w:r>
      <w:r w:rsidR="005F1F92">
        <w:rPr>
          <w:rFonts w:ascii="Times New Roman" w:hAnsi="Times New Roman" w:cs="Times New Roman"/>
          <w:sz w:val="24"/>
          <w:szCs w:val="24"/>
        </w:rPr>
        <w:t xml:space="preserve"> (CA-751, KIMOTO, Japan)</w:t>
      </w:r>
      <w:r w:rsidR="008E31FC">
        <w:rPr>
          <w:rFonts w:ascii="Times New Roman" w:hAnsi="Times New Roman" w:cs="Times New Roman"/>
          <w:sz w:val="24"/>
          <w:szCs w:val="24"/>
        </w:rPr>
        <w:t>, chemiluminescent</w:t>
      </w:r>
      <w:r w:rsidR="004A6F5D">
        <w:rPr>
          <w:rFonts w:ascii="Times New Roman" w:hAnsi="Times New Roman" w:cs="Times New Roman"/>
          <w:sz w:val="24"/>
          <w:szCs w:val="24"/>
        </w:rPr>
        <w:t xml:space="preserve"> </w:t>
      </w:r>
      <w:r w:rsidR="005F1F92">
        <w:rPr>
          <w:rFonts w:ascii="Times New Roman" w:hAnsi="Times New Roman" w:cs="Times New Roman"/>
          <w:sz w:val="24"/>
          <w:szCs w:val="24"/>
        </w:rPr>
        <w:lastRenderedPageBreak/>
        <w:t>(NA-721, KIMOTO, Japan)</w:t>
      </w:r>
      <w:r w:rsidR="00C220EC">
        <w:rPr>
          <w:rFonts w:ascii="Times New Roman" w:hAnsi="Times New Roman" w:cs="Times New Roman"/>
          <w:sz w:val="24"/>
          <w:szCs w:val="24"/>
        </w:rPr>
        <w:t xml:space="preserve">, UV photometric </w:t>
      </w:r>
      <w:r w:rsidR="005F1F92">
        <w:rPr>
          <w:rFonts w:ascii="Times New Roman" w:hAnsi="Times New Roman" w:cs="Times New Roman"/>
          <w:sz w:val="24"/>
          <w:szCs w:val="24"/>
        </w:rPr>
        <w:t>(OA-781, KIMOTO, Japan)</w:t>
      </w:r>
      <w:r w:rsidR="00C220EC">
        <w:rPr>
          <w:rFonts w:ascii="Times New Roman" w:hAnsi="Times New Roman" w:cs="Times New Roman"/>
          <w:sz w:val="24"/>
          <w:szCs w:val="24"/>
        </w:rPr>
        <w:t xml:space="preserve"> and β-ray absorption </w:t>
      </w:r>
      <w:r w:rsidR="005F1F92">
        <w:rPr>
          <w:rFonts w:ascii="Times New Roman" w:hAnsi="Times New Roman" w:cs="Times New Roman"/>
          <w:sz w:val="24"/>
          <w:szCs w:val="24"/>
        </w:rPr>
        <w:t>(PM-711, KIMOTO, Japan)</w:t>
      </w:r>
      <w:r w:rsidR="004A6F5D">
        <w:rPr>
          <w:rFonts w:ascii="Times New Roman" w:hAnsi="Times New Roman" w:cs="Times New Roman"/>
          <w:sz w:val="24"/>
          <w:szCs w:val="24"/>
        </w:rPr>
        <w:t xml:space="preserve"> methods,</w:t>
      </w:r>
      <w:r w:rsidR="007300A4">
        <w:rPr>
          <w:rFonts w:ascii="Times New Roman" w:hAnsi="Times New Roman" w:cs="Times New Roman"/>
          <w:sz w:val="24"/>
          <w:szCs w:val="24"/>
        </w:rPr>
        <w:t xml:space="preserve"> respectively.</w:t>
      </w:r>
      <w:r w:rsidR="00FB7367" w:rsidRPr="00792652">
        <w:rPr>
          <w:rFonts w:ascii="Times New Roman" w:hAnsi="Times New Roman" w:cs="Times New Roman"/>
          <w:sz w:val="24"/>
          <w:szCs w:val="24"/>
        </w:rPr>
        <w:t xml:space="preserve"> Quality assurance </w:t>
      </w:r>
      <w:r w:rsidR="00E267A9" w:rsidRPr="00792652">
        <w:rPr>
          <w:rFonts w:ascii="Times New Roman" w:hAnsi="Times New Roman" w:cs="Times New Roman"/>
          <w:sz w:val="24"/>
          <w:szCs w:val="24"/>
        </w:rPr>
        <w:t>was</w:t>
      </w:r>
      <w:r w:rsidR="00FB7367" w:rsidRPr="00792652">
        <w:rPr>
          <w:rFonts w:ascii="Times New Roman" w:hAnsi="Times New Roman" w:cs="Times New Roman"/>
          <w:sz w:val="24"/>
          <w:szCs w:val="24"/>
        </w:rPr>
        <w:t xml:space="preserve"> applied </w:t>
      </w:r>
      <w:r w:rsidR="00AB451D">
        <w:rPr>
          <w:rFonts w:ascii="Times New Roman" w:hAnsi="Times New Roman" w:cs="Times New Roman"/>
          <w:sz w:val="24"/>
          <w:szCs w:val="24"/>
        </w:rPr>
        <w:t xml:space="preserve">based on </w:t>
      </w:r>
      <w:r w:rsidR="00951BC1">
        <w:rPr>
          <w:rFonts w:ascii="Times New Roman" w:hAnsi="Times New Roman" w:cs="Times New Roman"/>
          <w:sz w:val="24"/>
          <w:szCs w:val="24"/>
        </w:rPr>
        <w:t xml:space="preserve">guidelines for </w:t>
      </w:r>
      <w:r w:rsidR="00D25EE0">
        <w:rPr>
          <w:rFonts w:ascii="Times New Roman" w:hAnsi="Times New Roman" w:cs="Times New Roman"/>
          <w:sz w:val="24"/>
          <w:szCs w:val="24"/>
        </w:rPr>
        <w:t xml:space="preserve">the </w:t>
      </w:r>
      <w:r w:rsidR="00951BC1">
        <w:rPr>
          <w:rFonts w:ascii="Times New Roman" w:hAnsi="Times New Roman" w:cs="Times New Roman"/>
          <w:sz w:val="24"/>
          <w:szCs w:val="24"/>
        </w:rPr>
        <w:t xml:space="preserve">air quality monitoring network of </w:t>
      </w:r>
      <w:r w:rsidR="00D25EE0">
        <w:rPr>
          <w:rFonts w:ascii="Times New Roman" w:hAnsi="Times New Roman" w:cs="Times New Roman"/>
          <w:sz w:val="24"/>
          <w:szCs w:val="24"/>
        </w:rPr>
        <w:t xml:space="preserve">the </w:t>
      </w:r>
      <w:r w:rsidR="00951BC1">
        <w:rPr>
          <w:rFonts w:ascii="Times New Roman" w:hAnsi="Times New Roman" w:cs="Times New Roman"/>
          <w:sz w:val="24"/>
          <w:szCs w:val="24"/>
        </w:rPr>
        <w:t>Korean Ministry of Environment</w:t>
      </w:r>
      <w:r w:rsidR="00534CAB">
        <w:rPr>
          <w:rFonts w:ascii="Times New Roman" w:hAnsi="Times New Roman" w:cs="Times New Roman"/>
          <w:sz w:val="24"/>
          <w:szCs w:val="24"/>
        </w:rPr>
        <w:t xml:space="preserve"> </w:t>
      </w:r>
      <w:r w:rsidR="007F1EE3">
        <w:rPr>
          <w:rFonts w:ascii="Times New Roman" w:hAnsi="Times New Roman" w:cs="Times New Roman"/>
          <w:sz w:val="24"/>
          <w:szCs w:val="24"/>
        </w:rPr>
        <w:t>(</w:t>
      </w:r>
      <w:r w:rsidR="00534CAB" w:rsidRPr="00046B8B">
        <w:rPr>
          <w:rFonts w:ascii="Times New Roman" w:hAnsi="Times New Roman" w:cs="Times New Roman"/>
          <w:sz w:val="24"/>
          <w:szCs w:val="24"/>
        </w:rPr>
        <w:t>KME</w:t>
      </w:r>
      <w:r w:rsidR="00534CAB" w:rsidRPr="007F1EE3">
        <w:rPr>
          <w:rFonts w:ascii="Times New Roman" w:hAnsi="Times New Roman" w:cs="Times New Roman"/>
          <w:sz w:val="24"/>
          <w:szCs w:val="24"/>
        </w:rPr>
        <w:t xml:space="preserve"> 2016</w:t>
      </w:r>
      <w:r w:rsidR="00942D20">
        <w:rPr>
          <w:rFonts w:ascii="Times New Roman" w:hAnsi="Times New Roman" w:cs="Times New Roman"/>
          <w:sz w:val="24"/>
          <w:szCs w:val="24"/>
        </w:rPr>
        <w:t>a</w:t>
      </w:r>
      <w:r w:rsidR="007F1EE3">
        <w:rPr>
          <w:rFonts w:ascii="Times New Roman" w:hAnsi="Times New Roman" w:cs="Times New Roman"/>
          <w:sz w:val="24"/>
          <w:szCs w:val="24"/>
        </w:rPr>
        <w:t>)</w:t>
      </w:r>
      <w:r w:rsidR="00451946">
        <w:rPr>
          <w:rFonts w:ascii="Times New Roman" w:hAnsi="Times New Roman" w:cs="Times New Roman"/>
          <w:sz w:val="24"/>
          <w:szCs w:val="24"/>
        </w:rPr>
        <w:t>.</w:t>
      </w:r>
    </w:p>
    <w:p w14:paraId="539C64E3" w14:textId="0E05B438" w:rsidR="00451946" w:rsidRDefault="00451946" w:rsidP="001669A9">
      <w:pPr>
        <w:spacing w:after="120" w:line="360" w:lineRule="auto"/>
        <w:rPr>
          <w:rFonts w:ascii="Times New Roman" w:hAnsi="Times New Roman" w:cs="Times New Roman"/>
          <w:sz w:val="24"/>
          <w:szCs w:val="24"/>
        </w:rPr>
      </w:pPr>
    </w:p>
    <w:p w14:paraId="51E5A709" w14:textId="42174B5E" w:rsidR="00451946" w:rsidRPr="00792652" w:rsidRDefault="00FB7367" w:rsidP="001669A9">
      <w:pPr>
        <w:spacing w:before="240" w:after="120" w:line="360" w:lineRule="auto"/>
        <w:outlineLvl w:val="1"/>
        <w:rPr>
          <w:rFonts w:ascii="Times New Roman" w:hAnsi="Times New Roman" w:cs="Times New Roman"/>
          <w:b/>
          <w:sz w:val="24"/>
          <w:szCs w:val="24"/>
        </w:rPr>
      </w:pPr>
      <w:r w:rsidRPr="00792652">
        <w:rPr>
          <w:rFonts w:ascii="Times New Roman" w:hAnsi="Times New Roman" w:cs="Times New Roman"/>
          <w:b/>
          <w:sz w:val="24"/>
          <w:szCs w:val="24"/>
        </w:rPr>
        <w:t>3</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Results</w:t>
      </w:r>
    </w:p>
    <w:p w14:paraId="6C99BA37" w14:textId="10272BD1" w:rsidR="007C713B" w:rsidRDefault="003F01CF" w:rsidP="000F39ED">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This section presents the diurnal variations of the </w:t>
      </w:r>
      <w:r w:rsidR="003A1004" w:rsidRPr="002246BF">
        <w:rPr>
          <w:rFonts w:ascii="Times New Roman" w:hAnsi="Times New Roman" w:cs="Times New Roman"/>
          <w:i/>
          <w:noProof/>
          <w:sz w:val="24"/>
          <w:szCs w:val="24"/>
        </w:rPr>
        <w:t>Z</w:t>
      </w:r>
      <w:r w:rsidR="003A1004" w:rsidRPr="002246BF">
        <w:rPr>
          <w:rFonts w:ascii="Times New Roman" w:hAnsi="Times New Roman" w:cs="Times New Roman"/>
          <w:noProof/>
          <w:sz w:val="24"/>
          <w:szCs w:val="24"/>
          <w:vertAlign w:val="subscript"/>
        </w:rPr>
        <w:t>ML</w:t>
      </w:r>
      <w:r w:rsidR="003A1004">
        <w:rPr>
          <w:rFonts w:ascii="Times New Roman" w:hAnsi="Times New Roman" w:cs="Times New Roman"/>
          <w:sz w:val="24"/>
          <w:szCs w:val="24"/>
        </w:rPr>
        <w:t xml:space="preserve"> </w:t>
      </w:r>
      <w:r>
        <w:rPr>
          <w:rFonts w:ascii="Times New Roman" w:hAnsi="Times New Roman" w:cs="Times New Roman"/>
          <w:sz w:val="24"/>
          <w:szCs w:val="24"/>
        </w:rPr>
        <w:t xml:space="preserve">retrieved from the aerosol backscatter measurements during the two-month campaign and companion air quality data. The latter is used to investigate the dilution effect on </w:t>
      </w:r>
      <w:r w:rsidR="00D30D3C">
        <w:rPr>
          <w:rFonts w:ascii="Times New Roman" w:hAnsi="Times New Roman" w:cs="Times New Roman"/>
          <w:sz w:val="24"/>
          <w:szCs w:val="24"/>
        </w:rPr>
        <w:t xml:space="preserve">air pollution </w:t>
      </w:r>
      <w:r>
        <w:rPr>
          <w:rFonts w:ascii="Times New Roman" w:hAnsi="Times New Roman" w:cs="Times New Roman"/>
          <w:sz w:val="24"/>
          <w:szCs w:val="24"/>
        </w:rPr>
        <w:t>within the city</w:t>
      </w:r>
      <w:r w:rsidR="00D30D3C">
        <w:rPr>
          <w:rFonts w:ascii="Times New Roman" w:hAnsi="Times New Roman" w:cs="Times New Roman"/>
          <w:sz w:val="24"/>
          <w:szCs w:val="24"/>
        </w:rPr>
        <w:t xml:space="preserve"> as the ML evolves</w:t>
      </w:r>
      <w:r w:rsidR="00D30D3C" w:rsidRPr="00D30D3C">
        <w:rPr>
          <w:rFonts w:ascii="Times New Roman" w:hAnsi="Times New Roman" w:cs="Times New Roman"/>
          <w:sz w:val="24"/>
          <w:szCs w:val="24"/>
        </w:rPr>
        <w:t xml:space="preserve"> </w:t>
      </w:r>
      <w:r w:rsidR="00D30D3C">
        <w:rPr>
          <w:rFonts w:ascii="Times New Roman" w:hAnsi="Times New Roman" w:cs="Times New Roman"/>
          <w:sz w:val="24"/>
          <w:szCs w:val="24"/>
        </w:rPr>
        <w:t>during daytime</w:t>
      </w:r>
      <w:r w:rsidR="00744366">
        <w:rPr>
          <w:rFonts w:ascii="Times New Roman" w:hAnsi="Times New Roman" w:cs="Times New Roman"/>
          <w:sz w:val="24"/>
          <w:szCs w:val="24"/>
        </w:rPr>
        <w:t xml:space="preserve"> through the application of</w:t>
      </w:r>
      <w:r w:rsidR="00D966C1">
        <w:rPr>
          <w:rFonts w:ascii="Times New Roman" w:hAnsi="Times New Roman" w:cs="Times New Roman"/>
          <w:sz w:val="24"/>
          <w:szCs w:val="24"/>
        </w:rPr>
        <w:t xml:space="preserve"> inverse regressions of first order</w:t>
      </w:r>
      <w:r w:rsidR="00744366">
        <w:rPr>
          <w:rFonts w:ascii="Times New Roman" w:hAnsi="Times New Roman" w:cs="Times New Roman"/>
          <w:sz w:val="24"/>
          <w:szCs w:val="24"/>
        </w:rPr>
        <w:t xml:space="preserve"> between</w:t>
      </w:r>
      <w:r w:rsidR="00744366" w:rsidRPr="00744366">
        <w:rPr>
          <w:rFonts w:ascii="Times New Roman" w:hAnsi="Times New Roman" w:cs="Times New Roman"/>
          <w:i/>
          <w:sz w:val="24"/>
          <w:szCs w:val="24"/>
        </w:rPr>
        <w:t xml:space="preserve"> </w:t>
      </w:r>
      <w:r w:rsidR="00744366" w:rsidRPr="003F01CF">
        <w:rPr>
          <w:rFonts w:ascii="Times New Roman" w:hAnsi="Times New Roman" w:cs="Times New Roman"/>
          <w:i/>
          <w:sz w:val="24"/>
          <w:szCs w:val="24"/>
        </w:rPr>
        <w:t>Z</w:t>
      </w:r>
      <w:r w:rsidR="00A96C99">
        <w:rPr>
          <w:rFonts w:ascii="Times New Roman" w:hAnsi="Times New Roman" w:cs="Times New Roman"/>
          <w:sz w:val="24"/>
          <w:szCs w:val="24"/>
          <w:vertAlign w:val="subscript"/>
        </w:rPr>
        <w:t>M</w:t>
      </w:r>
      <w:r w:rsidR="00744366" w:rsidRPr="0000493B">
        <w:rPr>
          <w:rFonts w:ascii="Times New Roman" w:hAnsi="Times New Roman" w:cs="Times New Roman"/>
          <w:sz w:val="24"/>
          <w:szCs w:val="24"/>
          <w:vertAlign w:val="subscript"/>
        </w:rPr>
        <w:t>L</w:t>
      </w:r>
      <w:r w:rsidR="00744366">
        <w:rPr>
          <w:rFonts w:ascii="Times New Roman" w:hAnsi="Times New Roman" w:cs="Times New Roman"/>
          <w:sz w:val="24"/>
          <w:szCs w:val="24"/>
        </w:rPr>
        <w:t xml:space="preserve"> and pollutant concentration</w:t>
      </w:r>
      <w:r w:rsidR="0003033D">
        <w:rPr>
          <w:rFonts w:ascii="Times New Roman" w:hAnsi="Times New Roman" w:cs="Times New Roman"/>
          <w:sz w:val="24"/>
          <w:szCs w:val="24"/>
        </w:rPr>
        <w:t>s</w:t>
      </w:r>
      <w:r w:rsidR="00744366">
        <w:rPr>
          <w:rFonts w:ascii="Times New Roman" w:hAnsi="Times New Roman" w:cs="Times New Roman"/>
          <w:sz w:val="24"/>
          <w:szCs w:val="24"/>
        </w:rPr>
        <w:t>.</w:t>
      </w:r>
    </w:p>
    <w:p w14:paraId="302E3255" w14:textId="36BEB53A" w:rsidR="00BC5E79" w:rsidRDefault="00BC5E79" w:rsidP="000F39ED">
      <w:pPr>
        <w:spacing w:after="120" w:line="360" w:lineRule="auto"/>
        <w:rPr>
          <w:rFonts w:ascii="Times New Roman" w:hAnsi="Times New Roman" w:cs="Times New Roman"/>
          <w:sz w:val="24"/>
          <w:szCs w:val="24"/>
        </w:rPr>
      </w:pPr>
    </w:p>
    <w:p w14:paraId="1CBEAC49" w14:textId="08EFB746" w:rsidR="00012179" w:rsidRPr="0009065C" w:rsidRDefault="00012179" w:rsidP="00012179">
      <w:pPr>
        <w:spacing w:after="120" w:line="360" w:lineRule="auto"/>
        <w:outlineLvl w:val="2"/>
        <w:rPr>
          <w:rFonts w:ascii="Times New Roman" w:hAnsi="Times New Roman" w:cs="Times New Roman"/>
          <w:b/>
          <w:sz w:val="24"/>
          <w:szCs w:val="24"/>
        </w:rPr>
      </w:pPr>
      <w:r>
        <w:rPr>
          <w:rFonts w:ascii="Times New Roman" w:hAnsi="Times New Roman" w:cs="Times New Roman"/>
          <w:b/>
          <w:sz w:val="24"/>
          <w:szCs w:val="24"/>
        </w:rPr>
        <w:t>3.1</w:t>
      </w:r>
      <w:r w:rsidRPr="0009065C">
        <w:rPr>
          <w:rFonts w:ascii="Times New Roman" w:hAnsi="Times New Roman" w:cs="Times New Roman"/>
          <w:b/>
          <w:sz w:val="24"/>
          <w:szCs w:val="24"/>
        </w:rPr>
        <w:t xml:space="preserve">. Evaluation of </w:t>
      </w:r>
      <w:r>
        <w:rPr>
          <w:rFonts w:ascii="Times New Roman" w:hAnsi="Times New Roman" w:cs="Times New Roman"/>
          <w:b/>
          <w:sz w:val="24"/>
          <w:szCs w:val="24"/>
        </w:rPr>
        <w:t xml:space="preserve">six gradient methods to retrieve ceilometer’s </w:t>
      </w:r>
      <w:r w:rsidRPr="007E6FD1">
        <w:rPr>
          <w:rFonts w:ascii="Times New Roman" w:hAnsi="Times New Roman" w:cs="Times New Roman"/>
          <w:b/>
          <w:i/>
          <w:noProof/>
          <w:sz w:val="24"/>
          <w:szCs w:val="24"/>
        </w:rPr>
        <w:t>Z</w:t>
      </w:r>
      <w:r w:rsidRPr="007E6FD1">
        <w:rPr>
          <w:rFonts w:ascii="Times New Roman" w:hAnsi="Times New Roman" w:cs="Times New Roman"/>
          <w:b/>
          <w:noProof/>
          <w:sz w:val="24"/>
          <w:szCs w:val="24"/>
          <w:vertAlign w:val="subscript"/>
        </w:rPr>
        <w:t>ML</w:t>
      </w:r>
    </w:p>
    <w:p w14:paraId="59E43FC3" w14:textId="200E9290" w:rsidR="00012179" w:rsidRDefault="00012179" w:rsidP="0001217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optimal </w:t>
      </w:r>
      <w:ins w:id="61" w:author="만든 이" w:date="2018-11-29T01:49:00Z">
        <w:r w:rsidR="00771EFA" w:rsidRPr="007E6FD1">
          <w:rPr>
            <w:rFonts w:ascii="Times New Roman" w:hAnsi="Times New Roman" w:cs="Times New Roman"/>
            <w:i/>
            <w:noProof/>
            <w:color w:val="000000"/>
            <w:sz w:val="24"/>
            <w:szCs w:val="24"/>
          </w:rPr>
          <w:t>w</w:t>
        </w:r>
        <w:r w:rsidR="00771EFA" w:rsidRPr="007E6FD1">
          <w:rPr>
            <w:rFonts w:ascii="Times New Roman" w:hAnsi="Times New Roman" w:cs="Times New Roman"/>
            <w:noProof/>
            <w:color w:val="000000"/>
            <w:sz w:val="24"/>
            <w:szCs w:val="24"/>
            <w:vertAlign w:val="subscript"/>
          </w:rPr>
          <w:t>v</w:t>
        </w:r>
      </w:ins>
      <m:oMath>
        <m:sSub>
          <m:sSubPr>
            <m:ctrlPr>
              <w:del w:id="62" w:author="만든 이" w:date="2018-11-29T01:49:00Z">
                <w:rPr>
                  <w:rFonts w:ascii="Cambria Math" w:hAnsi="Cambria Math" w:cs="Times New Roman"/>
                  <w:sz w:val="24"/>
                  <w:szCs w:val="24"/>
                </w:rPr>
              </w:del>
            </m:ctrlPr>
          </m:sSubPr>
          <m:e>
            <m:r>
              <w:del w:id="63" w:author="만든 이" w:date="2018-11-29T01:49:00Z">
                <w:rPr>
                  <w:rFonts w:ascii="Cambria Math" w:hAnsi="Cambria Math" w:cs="Times New Roman"/>
                  <w:sz w:val="24"/>
                  <w:szCs w:val="24"/>
                </w:rPr>
                <m:t>w</m:t>
              </w:del>
            </m:r>
          </m:e>
          <m:sub>
            <m:r>
              <w:del w:id="64" w:author="만든 이" w:date="2018-11-29T01:49:00Z">
                <w:rPr>
                  <w:rFonts w:ascii="Cambria Math" w:hAnsi="Cambria Math" w:cs="Times New Roman"/>
                  <w:sz w:val="24"/>
                  <w:szCs w:val="24"/>
                </w:rPr>
                <m:t>v</m:t>
              </w:del>
            </m:r>
          </m:sub>
        </m:sSub>
      </m:oMath>
      <w:r>
        <w:rPr>
          <w:rFonts w:ascii="Times New Roman" w:hAnsi="Times New Roman" w:cs="Times New Roman"/>
          <w:sz w:val="24"/>
          <w:szCs w:val="24"/>
        </w:rPr>
        <w:t xml:space="preserve"> and</w:t>
      </w:r>
      <w:r w:rsidRPr="0009065C">
        <w:rPr>
          <w:rFonts w:ascii="Times New Roman" w:hAnsi="Times New Roman" w:cs="Times New Roman"/>
          <w:sz w:val="24"/>
          <w:szCs w:val="24"/>
        </w:rPr>
        <w:t xml:space="preserve"> </w:t>
      </w:r>
      <w:ins w:id="65" w:author="만든 이" w:date="2018-11-29T01:49:00Z">
        <w:r w:rsidR="00771EFA" w:rsidRPr="007E6FD1">
          <w:rPr>
            <w:rFonts w:ascii="Times New Roman" w:hAnsi="Times New Roman" w:cs="Times New Roman"/>
            <w:i/>
            <w:noProof/>
            <w:color w:val="000000"/>
            <w:sz w:val="24"/>
            <w:szCs w:val="24"/>
          </w:rPr>
          <w:t>w</w:t>
        </w:r>
        <w:r w:rsidR="00771EFA">
          <w:rPr>
            <w:rFonts w:ascii="Times New Roman" w:hAnsi="Times New Roman" w:cs="Times New Roman" w:hint="eastAsia"/>
            <w:noProof/>
            <w:color w:val="000000"/>
            <w:sz w:val="24"/>
            <w:szCs w:val="24"/>
            <w:vertAlign w:val="subscript"/>
          </w:rPr>
          <w:t>t</w:t>
        </w:r>
      </w:ins>
      <m:oMath>
        <m:sSub>
          <m:sSubPr>
            <m:ctrlPr>
              <w:del w:id="66" w:author="만든 이" w:date="2018-11-29T01:49:00Z">
                <w:rPr>
                  <w:rFonts w:ascii="Cambria Math" w:hAnsi="Cambria Math" w:cs="Times New Roman"/>
                  <w:sz w:val="24"/>
                  <w:szCs w:val="24"/>
                </w:rPr>
              </w:del>
            </m:ctrlPr>
          </m:sSubPr>
          <m:e>
            <m:r>
              <w:del w:id="67" w:author="만든 이" w:date="2018-11-29T01:49:00Z">
                <w:rPr>
                  <w:rFonts w:ascii="Cambria Math" w:hAnsi="Cambria Math" w:cs="Times New Roman"/>
                  <w:sz w:val="24"/>
                  <w:szCs w:val="24"/>
                </w:rPr>
                <m:t>w</m:t>
              </w:del>
            </m:r>
          </m:e>
          <m:sub>
            <m:r>
              <w:del w:id="68" w:author="만든 이" w:date="2018-11-29T01:49:00Z">
                <w:rPr>
                  <w:rFonts w:ascii="Cambria Math" w:hAnsi="Cambria Math" w:cs="Times New Roman"/>
                  <w:sz w:val="24"/>
                  <w:szCs w:val="24"/>
                </w:rPr>
                <m:t>t</m:t>
              </w:del>
            </m:r>
          </m:sub>
        </m:sSub>
      </m:oMath>
      <w:r w:rsidRPr="0009065C">
        <w:rPr>
          <w:rFonts w:ascii="Times New Roman" w:hAnsi="Times New Roman" w:cs="Times New Roman"/>
          <w:sz w:val="24"/>
          <w:szCs w:val="24"/>
        </w:rPr>
        <w:t xml:space="preserve"> a</w:t>
      </w:r>
      <w:r>
        <w:rPr>
          <w:rFonts w:ascii="Times New Roman" w:hAnsi="Times New Roman" w:cs="Times New Roman"/>
          <w:sz w:val="24"/>
          <w:szCs w:val="24"/>
        </w:rPr>
        <w:t xml:space="preserve">s a function of </w:t>
      </w:r>
      <w:r w:rsidRPr="00606894">
        <w:rPr>
          <w:rFonts w:ascii="Times New Roman" w:eastAsia="MS Gothic" w:hAnsi="Times New Roman" w:cs="Times New Roman"/>
          <w:color w:val="000000"/>
          <w:sz w:val="24"/>
          <w:szCs w:val="24"/>
        </w:rPr>
        <w:t>∆</w:t>
      </w:r>
      <w:r w:rsidRPr="008F65A3">
        <w:rPr>
          <w:rFonts w:ascii="Times New Roman" w:hAnsi="Times New Roman" w:cs="Times New Roman"/>
          <w:i/>
          <w:color w:val="000000"/>
          <w:sz w:val="24"/>
          <w:szCs w:val="24"/>
        </w:rPr>
        <w:t>z</w:t>
      </w:r>
      <w:r w:rsidRPr="0009065C">
        <w:rPr>
          <w:rFonts w:ascii="Times New Roman" w:hAnsi="Times New Roman" w:cs="Times New Roman"/>
          <w:sz w:val="24"/>
          <w:szCs w:val="24"/>
        </w:rPr>
        <w:t xml:space="preserve"> </w:t>
      </w:r>
      <w:r>
        <w:rPr>
          <w:rFonts w:ascii="Times New Roman" w:hAnsi="Times New Roman" w:cs="Times New Roman"/>
          <w:sz w:val="24"/>
          <w:szCs w:val="24"/>
        </w:rPr>
        <w:t xml:space="preserve">were determined by the smallest RMSE between the estimated </w:t>
      </w:r>
      <w:r w:rsidRPr="009F0D5C">
        <w:rPr>
          <w:rFonts w:ascii="Times New Roman" w:hAnsi="Times New Roman" w:cs="Times New Roman"/>
          <w:i/>
          <w:sz w:val="24"/>
          <w:szCs w:val="24"/>
        </w:rPr>
        <w:t>Z</w:t>
      </w:r>
      <w:r>
        <w:rPr>
          <w:rFonts w:ascii="Times New Roman" w:hAnsi="Times New Roman" w:cs="Times New Roman"/>
          <w:sz w:val="24"/>
          <w:szCs w:val="24"/>
          <w:vertAlign w:val="subscript"/>
        </w:rPr>
        <w:t>M</w:t>
      </w:r>
      <w:r w:rsidRPr="001A3995">
        <w:rPr>
          <w:rFonts w:ascii="Times New Roman" w:hAnsi="Times New Roman" w:cs="Times New Roman"/>
          <w:sz w:val="24"/>
          <w:szCs w:val="24"/>
          <w:vertAlign w:val="subscript"/>
        </w:rPr>
        <w:t>L</w:t>
      </w:r>
      <w:r>
        <w:rPr>
          <w:rFonts w:ascii="Times New Roman" w:hAnsi="Times New Roman" w:cs="Times New Roman"/>
          <w:sz w:val="24"/>
          <w:szCs w:val="24"/>
        </w:rPr>
        <w:t xml:space="preserve"> by the retrieval algorithms FIR, SEC, LOG, E07, and EE07 and </w:t>
      </w:r>
      <w:ins w:id="69" w:author="만든 이" w:date="2018-11-29T11:52:00Z">
        <w:r w:rsidR="008B2A00" w:rsidRPr="00EC63C5">
          <w:rPr>
            <w:rFonts w:ascii="Times New Roman" w:hAnsi="Times New Roman" w:cs="Times New Roman"/>
            <w:i/>
            <w:sz w:val="24"/>
            <w:szCs w:val="24"/>
          </w:rPr>
          <w:t>Z</w:t>
        </w:r>
        <w:r w:rsidR="008B2A00" w:rsidRPr="00EC63C5">
          <w:rPr>
            <w:rFonts w:ascii="Cambria Math" w:eastAsia="맑은 고딕" w:hAnsi="Cambria Math" w:cs="Cambria Math"/>
            <w:sz w:val="24"/>
            <w:szCs w:val="24"/>
            <w:vertAlign w:val="subscript"/>
          </w:rPr>
          <w:t>△</w:t>
        </w:r>
        <w:r w:rsidR="008B2A00" w:rsidRPr="00EC63C5">
          <w:rPr>
            <w:rFonts w:ascii="Times New Roman" w:hAnsi="Times New Roman" w:cs="Times New Roman"/>
            <w:sz w:val="24"/>
            <w:szCs w:val="24"/>
            <w:vertAlign w:val="subscript"/>
          </w:rPr>
          <w:t>T</w:t>
        </w:r>
      </w:ins>
      <w:del w:id="70" w:author="만든 이" w:date="2018-11-29T11:52:00Z">
        <w:r w:rsidDel="008B2A00">
          <w:rPr>
            <w:rFonts w:ascii="Times New Roman" w:hAnsi="Times New Roman" w:cs="Times New Roman"/>
            <w:sz w:val="24"/>
            <w:szCs w:val="24"/>
          </w:rPr>
          <w:delText>those</w:delText>
        </w:r>
      </w:del>
      <w:r>
        <w:rPr>
          <w:rFonts w:ascii="Times New Roman" w:hAnsi="Times New Roman" w:cs="Times New Roman"/>
          <w:sz w:val="24"/>
          <w:szCs w:val="24"/>
        </w:rPr>
        <w:t xml:space="preserve"> obtained from the set of radiosonde profiles</w:t>
      </w:r>
      <w:r w:rsidRPr="0009065C">
        <w:rPr>
          <w:rFonts w:ascii="Times New Roman" w:hAnsi="Times New Roman" w:cs="Times New Roman"/>
          <w:sz w:val="24"/>
          <w:szCs w:val="24"/>
        </w:rPr>
        <w:t>.</w:t>
      </w:r>
      <w:r>
        <w:rPr>
          <w:rFonts w:ascii="Times New Roman" w:hAnsi="Times New Roman" w:cs="Times New Roman"/>
          <w:sz w:val="24"/>
          <w:szCs w:val="24"/>
        </w:rPr>
        <w:t xml:space="preserve"> The</w:t>
      </w:r>
      <w:r w:rsidRPr="0047674F">
        <w:rPr>
          <w:rFonts w:ascii="Times New Roman" w:hAnsi="Times New Roman" w:cs="Times New Roman"/>
          <w:sz w:val="24"/>
          <w:szCs w:val="24"/>
        </w:rPr>
        <w:t xml:space="preserve"> </w:t>
      </w:r>
      <w:r>
        <w:rPr>
          <w:rFonts w:ascii="Times New Roman" w:hAnsi="Times New Roman" w:cs="Times New Roman"/>
          <w:sz w:val="24"/>
          <w:szCs w:val="24"/>
        </w:rPr>
        <w:t>parameters in the algorithm provided by the ceilometer manufacturer, VAI, could not be adjusted.</w:t>
      </w:r>
      <w:r w:rsidRPr="0009065C">
        <w:rPr>
          <w:rFonts w:ascii="Times New Roman" w:hAnsi="Times New Roman" w:cs="Times New Roman"/>
          <w:sz w:val="24"/>
          <w:szCs w:val="24"/>
        </w:rPr>
        <w:t xml:space="preserve"> </w:t>
      </w:r>
      <w:r>
        <w:rPr>
          <w:rFonts w:ascii="Times New Roman" w:hAnsi="Times New Roman" w:cs="Times New Roman"/>
          <w:sz w:val="24"/>
          <w:szCs w:val="24"/>
        </w:rPr>
        <w:t>Table 2 shows the values of the optimized parameters and respective skill scores (RMSE</w:t>
      </w:r>
      <w:r>
        <w:rPr>
          <w:rFonts w:ascii="Times New Roman" w:hAnsi="Times New Roman" w:cs="Times New Roman" w:hint="eastAsia"/>
          <w:sz w:val="24"/>
          <w:szCs w:val="24"/>
        </w:rPr>
        <w:t>,</w:t>
      </w:r>
      <w:r>
        <w:rPr>
          <w:rFonts w:ascii="Times New Roman" w:hAnsi="Times New Roman" w:cs="Times New Roman"/>
          <w:sz w:val="24"/>
          <w:szCs w:val="24"/>
        </w:rPr>
        <w:t xml:space="preserve"> mean bias error</w:t>
      </w:r>
      <w:r>
        <w:rPr>
          <w:rFonts w:ascii="Times New Roman" w:hAnsi="Times New Roman" w:cs="Times New Roman" w:hint="eastAsia"/>
          <w:sz w:val="24"/>
          <w:szCs w:val="24"/>
        </w:rPr>
        <w:t>, and correlation coefficient (</w:t>
      </w:r>
      <w:r w:rsidRPr="008823F2">
        <w:rPr>
          <w:rFonts w:ascii="Times New Roman" w:hAnsi="Times New Roman" w:cs="Times New Roman"/>
          <w:i/>
          <w:sz w:val="24"/>
          <w:szCs w:val="24"/>
        </w:rPr>
        <w:t>r</w:t>
      </w:r>
      <w:r w:rsidRPr="008823F2">
        <w:rPr>
          <w:rFonts w:ascii="Times New Roman" w:hAnsi="Times New Roman" w:cs="Times New Roman"/>
          <w:sz w:val="24"/>
          <w:szCs w:val="24"/>
          <w:vertAlign w:val="superscript"/>
        </w:rPr>
        <w:t>2</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 xml:space="preserve">. As expected, the improved method </w:t>
      </w:r>
      <w:r w:rsidRPr="0009065C">
        <w:rPr>
          <w:rFonts w:ascii="Times New Roman" w:hAnsi="Times New Roman" w:cs="Times New Roman"/>
          <w:sz w:val="24"/>
          <w:szCs w:val="24"/>
        </w:rPr>
        <w:t>EE0</w:t>
      </w:r>
      <w:r>
        <w:rPr>
          <w:rFonts w:ascii="Times New Roman" w:hAnsi="Times New Roman" w:cs="Times New Roman"/>
          <w:sz w:val="24"/>
          <w:szCs w:val="24"/>
        </w:rPr>
        <w:t>7</w:t>
      </w:r>
      <w:r w:rsidRPr="0009065C">
        <w:rPr>
          <w:rFonts w:ascii="Times New Roman" w:hAnsi="Times New Roman" w:cs="Times New Roman"/>
          <w:sz w:val="24"/>
          <w:szCs w:val="24"/>
        </w:rPr>
        <w:t xml:space="preserve"> show</w:t>
      </w:r>
      <w:r>
        <w:rPr>
          <w:rFonts w:ascii="Times New Roman" w:hAnsi="Times New Roman" w:cs="Times New Roman"/>
          <w:sz w:val="24"/>
          <w:szCs w:val="24"/>
        </w:rPr>
        <w:t>ed</w:t>
      </w:r>
      <w:r w:rsidRPr="0009065C">
        <w:rPr>
          <w:rFonts w:ascii="Times New Roman" w:hAnsi="Times New Roman" w:cs="Times New Roman"/>
          <w:sz w:val="24"/>
          <w:szCs w:val="24"/>
        </w:rPr>
        <w:t xml:space="preserve"> the best performance </w:t>
      </w:r>
      <w:r>
        <w:rPr>
          <w:rFonts w:ascii="Times New Roman" w:hAnsi="Times New Roman" w:cs="Times New Roman"/>
          <w:sz w:val="24"/>
          <w:szCs w:val="24"/>
        </w:rPr>
        <w:t>during both, daytime and nighttime with the best skill scores</w:t>
      </w:r>
      <w:r w:rsidRPr="0009065C">
        <w:rPr>
          <w:rFonts w:ascii="Times New Roman" w:hAnsi="Times New Roman" w:cs="Times New Roman"/>
          <w:sz w:val="24"/>
          <w:szCs w:val="24"/>
        </w:rPr>
        <w:t xml:space="preserve">. </w:t>
      </w:r>
      <w:r>
        <w:rPr>
          <w:rFonts w:ascii="Times New Roman" w:hAnsi="Times New Roman" w:cs="Times New Roman"/>
          <w:sz w:val="24"/>
          <w:szCs w:val="24"/>
        </w:rPr>
        <w:t>During dayt</w:t>
      </w:r>
      <w:r w:rsidRPr="007E6FD1">
        <w:rPr>
          <w:rFonts w:ascii="Times New Roman" w:hAnsi="Times New Roman" w:cs="Times New Roman"/>
          <w:noProof/>
          <w:sz w:val="24"/>
          <w:szCs w:val="24"/>
        </w:rPr>
        <w:t>ime the</w:t>
      </w:r>
      <w:r>
        <w:rPr>
          <w:rFonts w:ascii="Times New Roman" w:hAnsi="Times New Roman" w:cs="Times New Roman"/>
          <w:sz w:val="24"/>
          <w:szCs w:val="24"/>
        </w:rPr>
        <w:t xml:space="preserve"> optimized algorithms (</w:t>
      </w:r>
      <w:r w:rsidR="004F7823">
        <w:rPr>
          <w:rFonts w:ascii="Times New Roman" w:hAnsi="Times New Roman" w:cs="Times New Roman"/>
          <w:sz w:val="24"/>
          <w:szCs w:val="24"/>
        </w:rPr>
        <w:t xml:space="preserve">i.e., </w:t>
      </w:r>
      <w:r>
        <w:rPr>
          <w:rFonts w:ascii="Times New Roman" w:hAnsi="Times New Roman" w:cs="Times New Roman"/>
          <w:sz w:val="24"/>
          <w:szCs w:val="24"/>
        </w:rPr>
        <w:t>FIR,</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LOG, and E07) and VAI algorithms with the optimization also showed good performance, but not during nighttime. Importantly, the algorithms, FIR, LOG, and E07, better reproduced the radio-sonde reported boundary layer height if the optimized parameters were </w:t>
      </w:r>
      <w:r w:rsidR="004F7823">
        <w:rPr>
          <w:rFonts w:ascii="Times New Roman" w:hAnsi="Times New Roman" w:cs="Times New Roman"/>
          <w:sz w:val="24"/>
          <w:szCs w:val="24"/>
        </w:rPr>
        <w:t>used</w:t>
      </w:r>
      <w:r>
        <w:rPr>
          <w:rFonts w:ascii="Times New Roman" w:hAnsi="Times New Roman" w:cs="Times New Roman"/>
          <w:sz w:val="24"/>
          <w:szCs w:val="24"/>
        </w:rPr>
        <w:t xml:space="preserve">. </w:t>
      </w:r>
      <w:r w:rsidRPr="002246BF">
        <w:rPr>
          <w:rFonts w:ascii="Times New Roman" w:hAnsi="Times New Roman" w:cs="Times New Roman"/>
          <w:noProof/>
          <w:sz w:val="24"/>
          <w:szCs w:val="24"/>
        </w:rPr>
        <w:t>Th</w:t>
      </w:r>
      <w:r>
        <w:rPr>
          <w:rFonts w:ascii="Times New Roman" w:hAnsi="Times New Roman" w:cs="Times New Roman"/>
          <w:sz w:val="24"/>
          <w:szCs w:val="24"/>
        </w:rPr>
        <w:t xml:space="preserve">e method based on the second derivative, SEC, showed a consistent underestimation of </w:t>
      </w:r>
      <w:r w:rsidRPr="009F0D5C">
        <w:rPr>
          <w:rFonts w:ascii="Times New Roman" w:hAnsi="Times New Roman" w:cs="Times New Roman"/>
          <w:i/>
          <w:sz w:val="24"/>
          <w:szCs w:val="24"/>
        </w:rPr>
        <w:t>Z</w:t>
      </w:r>
      <w:r>
        <w:rPr>
          <w:rFonts w:ascii="Times New Roman" w:hAnsi="Times New Roman" w:cs="Times New Roman"/>
          <w:sz w:val="24"/>
          <w:szCs w:val="24"/>
          <w:vertAlign w:val="subscript"/>
        </w:rPr>
        <w:t>M</w:t>
      </w:r>
      <w:r w:rsidRPr="001A3995">
        <w:rPr>
          <w:rFonts w:ascii="Times New Roman" w:hAnsi="Times New Roman" w:cs="Times New Roman"/>
          <w:sz w:val="24"/>
          <w:szCs w:val="24"/>
          <w:vertAlign w:val="subscript"/>
        </w:rPr>
        <w:t>L</w:t>
      </w:r>
      <w:r>
        <w:rPr>
          <w:rFonts w:ascii="Times New Roman" w:hAnsi="Times New Roman" w:cs="Times New Roman"/>
          <w:sz w:val="24"/>
          <w:szCs w:val="24"/>
        </w:rPr>
        <w:t xml:space="preserve"> during daytime and early morning. Optimized algorithm of </w:t>
      </w:r>
      <w:r w:rsidRPr="00F515D5">
        <w:rPr>
          <w:rFonts w:ascii="Times New Roman" w:hAnsi="Times New Roman" w:cs="Times New Roman"/>
          <w:sz w:val="24"/>
          <w:szCs w:val="24"/>
        </w:rPr>
        <w:t>Emeis et al.</w:t>
      </w:r>
      <w:r>
        <w:rPr>
          <w:rFonts w:ascii="Times New Roman" w:hAnsi="Times New Roman" w:cs="Times New Roman"/>
          <w:sz w:val="24"/>
          <w:szCs w:val="24"/>
        </w:rPr>
        <w:t xml:space="preserve"> (2007) showed overestimation during the complete diurnal course and mean bias error of 371.5 (1136.6) m during daytime (night</w:t>
      </w:r>
      <w:del w:id="71" w:author="만든 이" w:date="2018-11-29T09:44:00Z">
        <w:r w:rsidDel="00825564">
          <w:rPr>
            <w:rFonts w:ascii="Times New Roman" w:hAnsi="Times New Roman" w:cs="Times New Roman"/>
            <w:sz w:val="24"/>
            <w:szCs w:val="24"/>
          </w:rPr>
          <w:delText>-</w:delText>
        </w:r>
      </w:del>
      <w:r>
        <w:rPr>
          <w:rFonts w:ascii="Times New Roman" w:hAnsi="Times New Roman" w:cs="Times New Roman"/>
          <w:sz w:val="24"/>
          <w:szCs w:val="24"/>
        </w:rPr>
        <w:t>time).</w:t>
      </w:r>
    </w:p>
    <w:p w14:paraId="246F147A" w14:textId="75D2AB1B" w:rsidR="00012179" w:rsidRPr="0009065C" w:rsidRDefault="007022D0" w:rsidP="00012179">
      <w:pPr>
        <w:spacing w:after="120" w:line="360" w:lineRule="auto"/>
        <w:rPr>
          <w:rFonts w:ascii="Times New Roman" w:hAnsi="Times New Roman" w:cs="Times New Roman"/>
          <w:sz w:val="24"/>
          <w:szCs w:val="24"/>
        </w:rPr>
      </w:pPr>
      <w:r>
        <w:rPr>
          <w:rFonts w:ascii="Times New Roman" w:hAnsi="Times New Roman" w:cs="Times New Roman"/>
          <w:sz w:val="24"/>
          <w:szCs w:val="24"/>
        </w:rPr>
        <w:t>Daytime convective conditions are favorable for slowly varying larger eddies compared to nighttime condition (Stull</w:t>
      </w:r>
      <w:del w:id="72" w:author="만든 이" w:date="2018-11-29T01:57:00Z">
        <w:r w:rsidDel="00BA58A6">
          <w:rPr>
            <w:rFonts w:ascii="Times New Roman" w:hAnsi="Times New Roman" w:cs="Times New Roman"/>
            <w:sz w:val="24"/>
            <w:szCs w:val="24"/>
          </w:rPr>
          <w:delText>,</w:delText>
        </w:r>
      </w:del>
      <w:r>
        <w:rPr>
          <w:rFonts w:ascii="Times New Roman" w:hAnsi="Times New Roman" w:cs="Times New Roman"/>
          <w:sz w:val="24"/>
          <w:szCs w:val="24"/>
        </w:rPr>
        <w:t xml:space="preserve"> 2012). Moving average </w:t>
      </w:r>
      <w:r w:rsidR="00C820E8">
        <w:rPr>
          <w:rFonts w:ascii="Times New Roman" w:hAnsi="Times New Roman" w:cs="Times New Roman"/>
          <w:sz w:val="24"/>
          <w:szCs w:val="24"/>
        </w:rPr>
        <w:t>works</w:t>
      </w:r>
      <w:r>
        <w:rPr>
          <w:rFonts w:ascii="Times New Roman" w:hAnsi="Times New Roman" w:cs="Times New Roman"/>
          <w:sz w:val="24"/>
          <w:szCs w:val="24"/>
        </w:rPr>
        <w:t xml:space="preserve"> </w:t>
      </w:r>
      <w:r w:rsidR="00C820E8">
        <w:rPr>
          <w:rFonts w:ascii="Times New Roman" w:hAnsi="Times New Roman" w:cs="Times New Roman"/>
          <w:sz w:val="24"/>
          <w:szCs w:val="24"/>
        </w:rPr>
        <w:t>as a low pass filter and it</w:t>
      </w:r>
      <w:ins w:id="73" w:author="만든 이" w:date="2018-11-29T08:03:00Z">
        <w:r w:rsidR="00C13461">
          <w:rPr>
            <w:rFonts w:ascii="Times New Roman" w:hAnsi="Times New Roman" w:cs="Times New Roman"/>
            <w:sz w:val="24"/>
            <w:szCs w:val="24"/>
          </w:rPr>
          <w:t>s</w:t>
        </w:r>
      </w:ins>
      <w:r w:rsidR="00C820E8">
        <w:rPr>
          <w:rFonts w:ascii="Times New Roman" w:hAnsi="Times New Roman" w:cs="Times New Roman"/>
          <w:sz w:val="24"/>
          <w:szCs w:val="24"/>
        </w:rPr>
        <w:t xml:space="preserve"> frequency response is a </w:t>
      </w:r>
      <w:r>
        <w:rPr>
          <w:rFonts w:ascii="Times New Roman" w:hAnsi="Times New Roman" w:cs="Times New Roman"/>
          <w:sz w:val="24"/>
          <w:szCs w:val="24"/>
        </w:rPr>
        <w:t>sinc function</w:t>
      </w:r>
      <w:r w:rsidR="00AF7246">
        <w:rPr>
          <w:rFonts w:ascii="Times New Roman" w:hAnsi="Times New Roman" w:cs="Times New Roman"/>
          <w:sz w:val="24"/>
          <w:szCs w:val="24"/>
        </w:rPr>
        <w:t xml:space="preserve"> (Finnigan</w:t>
      </w:r>
      <w:del w:id="74" w:author="만든 이" w:date="2018-11-29T01:57:00Z">
        <w:r w:rsidR="00AF7246" w:rsidDel="00BA58A6">
          <w:rPr>
            <w:rFonts w:ascii="Times New Roman" w:hAnsi="Times New Roman" w:cs="Times New Roman"/>
            <w:sz w:val="24"/>
            <w:szCs w:val="24"/>
          </w:rPr>
          <w:delText>,</w:delText>
        </w:r>
      </w:del>
      <w:r w:rsidR="00AF7246">
        <w:rPr>
          <w:rFonts w:ascii="Times New Roman" w:hAnsi="Times New Roman" w:cs="Times New Roman"/>
          <w:sz w:val="24"/>
          <w:szCs w:val="24"/>
        </w:rPr>
        <w:t xml:space="preserve"> 2006)</w:t>
      </w:r>
      <w:r>
        <w:rPr>
          <w:rFonts w:ascii="Times New Roman" w:hAnsi="Times New Roman" w:cs="Times New Roman"/>
          <w:sz w:val="24"/>
          <w:szCs w:val="24"/>
        </w:rPr>
        <w:t>.</w:t>
      </w:r>
      <w:r w:rsidR="00210923">
        <w:rPr>
          <w:rFonts w:ascii="Times New Roman" w:hAnsi="Times New Roman" w:cs="Times New Roman"/>
          <w:sz w:val="24"/>
          <w:szCs w:val="24"/>
        </w:rPr>
        <w:t xml:space="preserve"> In this perspective, the larger </w:t>
      </w:r>
      <w:ins w:id="75" w:author="만든 이" w:date="2018-11-29T01:50:00Z">
        <w:r w:rsidR="00BA58A6" w:rsidRPr="007E6FD1">
          <w:rPr>
            <w:rFonts w:ascii="Times New Roman" w:hAnsi="Times New Roman" w:cs="Times New Roman"/>
            <w:i/>
            <w:noProof/>
            <w:color w:val="000000"/>
            <w:sz w:val="24"/>
            <w:szCs w:val="24"/>
          </w:rPr>
          <w:t>w</w:t>
        </w:r>
        <w:r w:rsidR="00BA58A6" w:rsidRPr="007E6FD1">
          <w:rPr>
            <w:rFonts w:ascii="Times New Roman" w:hAnsi="Times New Roman" w:cs="Times New Roman"/>
            <w:noProof/>
            <w:color w:val="000000"/>
            <w:sz w:val="24"/>
            <w:szCs w:val="24"/>
            <w:vertAlign w:val="subscript"/>
          </w:rPr>
          <w:t>v</w:t>
        </w:r>
      </w:ins>
      <m:oMath>
        <m:sSub>
          <m:sSubPr>
            <m:ctrlPr>
              <w:del w:id="76" w:author="만든 이" w:date="2018-11-29T01:50:00Z">
                <w:rPr>
                  <w:rFonts w:ascii="Cambria Math" w:hAnsi="Cambria Math" w:cs="Times New Roman"/>
                  <w:i/>
                  <w:sz w:val="24"/>
                  <w:szCs w:val="24"/>
                </w:rPr>
              </w:del>
            </m:ctrlPr>
          </m:sSubPr>
          <m:e>
            <m:r>
              <w:del w:id="77" w:author="만든 이" w:date="2018-11-29T01:50:00Z">
                <w:rPr>
                  <w:rFonts w:ascii="Cambria Math" w:hAnsi="Cambria Math" w:cs="Times New Roman"/>
                  <w:sz w:val="24"/>
                  <w:szCs w:val="24"/>
                </w:rPr>
                <m:t>w</m:t>
              </w:del>
            </m:r>
          </m:e>
          <m:sub>
            <m:r>
              <w:del w:id="78" w:author="만든 이" w:date="2018-11-29T01:50:00Z">
                <w:rPr>
                  <w:rFonts w:ascii="Cambria Math" w:hAnsi="Cambria Math" w:cs="Times New Roman"/>
                  <w:sz w:val="24"/>
                  <w:szCs w:val="24"/>
                </w:rPr>
                <m:t>v</m:t>
              </w:del>
            </m:r>
          </m:sub>
        </m:sSub>
      </m:oMath>
      <w:r w:rsidR="00210923">
        <w:rPr>
          <w:rFonts w:ascii="Times New Roman" w:hAnsi="Times New Roman" w:cs="Times New Roman"/>
          <w:sz w:val="24"/>
          <w:szCs w:val="24"/>
        </w:rPr>
        <w:t xml:space="preserve"> in daytime permits us to use strong criterion to remove contamination due to high frequency noises. It also tells us that our estimation in nighttime is more uncertain in nighttime since we need smaller </w:t>
      </w:r>
      <w:ins w:id="79" w:author="만든 이" w:date="2018-11-29T01:50:00Z">
        <w:r w:rsidR="00BA58A6" w:rsidRPr="007E6FD1">
          <w:rPr>
            <w:rFonts w:ascii="Times New Roman" w:hAnsi="Times New Roman" w:cs="Times New Roman"/>
            <w:i/>
            <w:noProof/>
            <w:color w:val="000000"/>
            <w:sz w:val="24"/>
            <w:szCs w:val="24"/>
          </w:rPr>
          <w:t>w</w:t>
        </w:r>
        <w:r w:rsidR="00BA58A6" w:rsidRPr="007E6FD1">
          <w:rPr>
            <w:rFonts w:ascii="Times New Roman" w:hAnsi="Times New Roman" w:cs="Times New Roman"/>
            <w:noProof/>
            <w:color w:val="000000"/>
            <w:sz w:val="24"/>
            <w:szCs w:val="24"/>
            <w:vertAlign w:val="subscript"/>
          </w:rPr>
          <w:t>v</w:t>
        </w:r>
      </w:ins>
      <m:oMath>
        <m:sSub>
          <m:sSubPr>
            <m:ctrlPr>
              <w:del w:id="80" w:author="만든 이" w:date="2018-11-29T01:50:00Z">
                <w:rPr>
                  <w:rFonts w:ascii="Cambria Math" w:hAnsi="Cambria Math" w:cs="Times New Roman"/>
                  <w:i/>
                  <w:sz w:val="24"/>
                  <w:szCs w:val="24"/>
                </w:rPr>
              </w:del>
            </m:ctrlPr>
          </m:sSubPr>
          <m:e>
            <m:r>
              <w:del w:id="81" w:author="만든 이" w:date="2018-11-29T01:50:00Z">
                <w:rPr>
                  <w:rFonts w:ascii="Cambria Math" w:hAnsi="Cambria Math" w:cs="Times New Roman"/>
                  <w:sz w:val="24"/>
                  <w:szCs w:val="24"/>
                </w:rPr>
                <m:t>w</m:t>
              </w:del>
            </m:r>
          </m:e>
          <m:sub>
            <m:r>
              <w:del w:id="82" w:author="만든 이" w:date="2018-11-29T01:50:00Z">
                <w:rPr>
                  <w:rFonts w:ascii="Cambria Math" w:hAnsi="Cambria Math" w:cs="Times New Roman"/>
                  <w:sz w:val="24"/>
                  <w:szCs w:val="24"/>
                </w:rPr>
                <m:t>v</m:t>
              </w:del>
            </m:r>
          </m:sub>
        </m:sSub>
      </m:oMath>
      <w:r w:rsidR="00210923">
        <w:rPr>
          <w:rFonts w:ascii="Times New Roman" w:hAnsi="Times New Roman" w:cs="Times New Roman"/>
          <w:sz w:val="24"/>
          <w:szCs w:val="24"/>
        </w:rPr>
        <w:t xml:space="preserve"> to </w:t>
      </w:r>
      <w:r w:rsidR="00210923">
        <w:rPr>
          <w:rFonts w:ascii="Times New Roman" w:hAnsi="Times New Roman" w:cs="Times New Roman"/>
          <w:sz w:val="24"/>
          <w:szCs w:val="24"/>
        </w:rPr>
        <w:lastRenderedPageBreak/>
        <w:t xml:space="preserve">resolve smaller boundary layer structure from high frequency noise. </w:t>
      </w:r>
      <w:r w:rsidR="002344EC">
        <w:rPr>
          <w:rFonts w:ascii="Times New Roman" w:hAnsi="Times New Roman" w:cs="Times New Roman"/>
          <w:sz w:val="24"/>
          <w:szCs w:val="24"/>
        </w:rPr>
        <w:t xml:space="preserve">Larger averaging time in nighttime compensated for uncertainties due to smaller </w:t>
      </w:r>
      <w:ins w:id="83" w:author="만든 이" w:date="2018-11-29T01:51:00Z">
        <w:r w:rsidR="00BA58A6" w:rsidRPr="007E6FD1">
          <w:rPr>
            <w:rFonts w:ascii="Times New Roman" w:hAnsi="Times New Roman" w:cs="Times New Roman"/>
            <w:i/>
            <w:noProof/>
            <w:color w:val="000000"/>
            <w:sz w:val="24"/>
            <w:szCs w:val="24"/>
          </w:rPr>
          <w:t>w</w:t>
        </w:r>
        <w:r w:rsidR="00BA58A6" w:rsidRPr="007E6FD1">
          <w:rPr>
            <w:rFonts w:ascii="Times New Roman" w:hAnsi="Times New Roman" w:cs="Times New Roman"/>
            <w:noProof/>
            <w:color w:val="000000"/>
            <w:sz w:val="24"/>
            <w:szCs w:val="24"/>
            <w:vertAlign w:val="subscript"/>
          </w:rPr>
          <w:t>v</w:t>
        </w:r>
      </w:ins>
      <m:oMath>
        <m:sSub>
          <m:sSubPr>
            <m:ctrlPr>
              <w:del w:id="84" w:author="만든 이" w:date="2018-11-29T01:51:00Z">
                <w:rPr>
                  <w:rFonts w:ascii="Cambria Math" w:hAnsi="Cambria Math" w:cs="Times New Roman"/>
                  <w:i/>
                  <w:sz w:val="24"/>
                  <w:szCs w:val="24"/>
                </w:rPr>
              </w:del>
            </m:ctrlPr>
          </m:sSubPr>
          <m:e>
            <m:r>
              <w:del w:id="85" w:author="만든 이" w:date="2018-11-29T01:51:00Z">
                <w:rPr>
                  <w:rFonts w:ascii="Cambria Math" w:hAnsi="Cambria Math" w:cs="Times New Roman"/>
                  <w:sz w:val="24"/>
                  <w:szCs w:val="24"/>
                </w:rPr>
                <m:t>w</m:t>
              </w:del>
            </m:r>
          </m:e>
          <m:sub>
            <m:r>
              <w:del w:id="86" w:author="만든 이" w:date="2018-11-29T01:51:00Z">
                <w:rPr>
                  <w:rFonts w:ascii="Cambria Math" w:hAnsi="Cambria Math" w:cs="Times New Roman"/>
                  <w:sz w:val="24"/>
                  <w:szCs w:val="24"/>
                </w:rPr>
                <m:t>v</m:t>
              </w:del>
            </m:r>
          </m:sub>
        </m:sSub>
      </m:oMath>
      <w:r w:rsidR="00AF7246">
        <w:rPr>
          <w:rFonts w:ascii="Times New Roman" w:hAnsi="Times New Roman" w:cs="Times New Roman"/>
          <w:sz w:val="24"/>
          <w:szCs w:val="24"/>
        </w:rPr>
        <w:t xml:space="preserve"> and suggests that the boundary layer did not change abruptly in nighttime conditions at the site. However, our results indicate that nocturnal estimation of ML is more uncertain and further study is demanding to understand spatio-temporal variability of nocturnal boundary layer and its impacts on ceilometer-reported boundary layer height. </w:t>
      </w:r>
      <w:r w:rsidR="002344EC">
        <w:rPr>
          <w:rFonts w:ascii="Times New Roman" w:hAnsi="Times New Roman" w:cs="Times New Roman"/>
          <w:sz w:val="24"/>
          <w:szCs w:val="24"/>
        </w:rPr>
        <w:t>T</w:t>
      </w:r>
      <w:r w:rsidR="00AE70E1">
        <w:rPr>
          <w:rFonts w:ascii="Times New Roman" w:hAnsi="Times New Roman" w:cs="Times New Roman"/>
          <w:sz w:val="24"/>
          <w:szCs w:val="24"/>
        </w:rPr>
        <w:t xml:space="preserve">urbulent mixing is still possible above the temperature inversion in case of strong updraft and entrainment with the overlaying FA. </w:t>
      </w:r>
      <w:r w:rsidR="002344EC">
        <w:rPr>
          <w:rFonts w:ascii="Times New Roman" w:hAnsi="Times New Roman" w:cs="Times New Roman"/>
          <w:sz w:val="24"/>
          <w:szCs w:val="24"/>
        </w:rPr>
        <w:t>This suggests that the entrainment z</w:t>
      </w:r>
      <w:r w:rsidR="004F7823">
        <w:rPr>
          <w:rFonts w:ascii="Times New Roman" w:hAnsi="Times New Roman" w:cs="Times New Roman"/>
          <w:sz w:val="24"/>
          <w:szCs w:val="24"/>
        </w:rPr>
        <w:t>one was relatively larger in da</w:t>
      </w:r>
      <w:r w:rsidR="002344EC">
        <w:rPr>
          <w:rFonts w:ascii="Times New Roman" w:hAnsi="Times New Roman" w:cs="Times New Roman"/>
          <w:sz w:val="24"/>
          <w:szCs w:val="24"/>
        </w:rPr>
        <w:t xml:space="preserve">ytime, producing larger </w:t>
      </w:r>
      <w:r w:rsidR="002344EC" w:rsidRPr="00B07C21">
        <w:rPr>
          <w:rFonts w:ascii="Times New Roman" w:eastAsia="MS Gothic" w:hAnsi="Times New Roman" w:cs="Times New Roman"/>
          <w:sz w:val="24"/>
          <w:szCs w:val="24"/>
        </w:rPr>
        <w:t>∆</w:t>
      </w:r>
      <w:r w:rsidR="002344EC" w:rsidRPr="00B07C21">
        <w:rPr>
          <w:rFonts w:ascii="Times New Roman" w:hAnsi="Times New Roman" w:cs="Times New Roman"/>
          <w:i/>
          <w:sz w:val="24"/>
          <w:szCs w:val="24"/>
        </w:rPr>
        <w:t>z</w:t>
      </w:r>
      <w:r w:rsidR="002344EC">
        <w:rPr>
          <w:rFonts w:ascii="Times New Roman" w:hAnsi="Times New Roman" w:cs="Times New Roman"/>
          <w:sz w:val="24"/>
          <w:szCs w:val="24"/>
        </w:rPr>
        <w:t xml:space="preserve"> and </w:t>
      </w:r>
      <w:ins w:id="87" w:author="만든 이" w:date="2018-11-29T01:51:00Z">
        <w:r w:rsidR="00BA58A6" w:rsidRPr="007E6FD1">
          <w:rPr>
            <w:rFonts w:ascii="Times New Roman" w:hAnsi="Times New Roman" w:cs="Times New Roman"/>
            <w:i/>
            <w:noProof/>
            <w:color w:val="000000"/>
            <w:sz w:val="24"/>
            <w:szCs w:val="24"/>
          </w:rPr>
          <w:t>w</w:t>
        </w:r>
        <w:r w:rsidR="00BA58A6" w:rsidRPr="007E6FD1">
          <w:rPr>
            <w:rFonts w:ascii="Times New Roman" w:hAnsi="Times New Roman" w:cs="Times New Roman"/>
            <w:noProof/>
            <w:color w:val="000000"/>
            <w:sz w:val="24"/>
            <w:szCs w:val="24"/>
            <w:vertAlign w:val="subscript"/>
          </w:rPr>
          <w:t>v</w:t>
        </w:r>
      </w:ins>
      <m:oMath>
        <m:sSub>
          <m:sSubPr>
            <m:ctrlPr>
              <w:del w:id="88" w:author="만든 이" w:date="2018-11-29T01:51:00Z">
                <w:rPr>
                  <w:rFonts w:ascii="Cambria Math" w:hAnsi="Cambria Math" w:cs="Times New Roman"/>
                  <w:i/>
                  <w:sz w:val="24"/>
                  <w:szCs w:val="24"/>
                </w:rPr>
              </w:del>
            </m:ctrlPr>
          </m:sSubPr>
          <m:e>
            <m:r>
              <w:del w:id="89" w:author="만든 이" w:date="2018-11-29T01:51:00Z">
                <w:rPr>
                  <w:rFonts w:ascii="Cambria Math" w:hAnsi="Cambria Math" w:cs="Times New Roman"/>
                  <w:sz w:val="24"/>
                  <w:szCs w:val="24"/>
                </w:rPr>
                <m:t>w</m:t>
              </w:del>
            </m:r>
          </m:e>
          <m:sub>
            <m:r>
              <w:del w:id="90" w:author="만든 이" w:date="2018-11-29T01:51:00Z">
                <w:rPr>
                  <w:rFonts w:ascii="Cambria Math" w:hAnsi="Cambria Math" w:cs="Times New Roman"/>
                  <w:sz w:val="24"/>
                  <w:szCs w:val="24"/>
                </w:rPr>
                <m:t>v</m:t>
              </w:del>
            </m:r>
          </m:sub>
        </m:sSub>
      </m:oMath>
      <w:r w:rsidR="002344EC">
        <w:rPr>
          <w:rFonts w:ascii="Times New Roman" w:hAnsi="Times New Roman" w:cs="Times New Roman"/>
          <w:sz w:val="24"/>
          <w:szCs w:val="24"/>
        </w:rPr>
        <w:t xml:space="preserve">. </w:t>
      </w:r>
    </w:p>
    <w:p w14:paraId="547150BB" w14:textId="65D8FEA2" w:rsidR="00012179" w:rsidRDefault="00012179" w:rsidP="00012179">
      <w:pPr>
        <w:spacing w:after="120" w:line="360" w:lineRule="auto"/>
        <w:rPr>
          <w:rFonts w:ascii="Times New Roman" w:hAnsi="Times New Roman" w:cs="Times New Roman"/>
          <w:sz w:val="24"/>
          <w:szCs w:val="24"/>
        </w:rPr>
      </w:pPr>
      <w:r w:rsidRPr="0009065C">
        <w:rPr>
          <w:rFonts w:ascii="Times New Roman" w:hAnsi="Times New Roman" w:cs="Times New Roman"/>
          <w:sz w:val="24"/>
          <w:szCs w:val="24"/>
        </w:rPr>
        <w:t xml:space="preserve">Figure </w:t>
      </w:r>
      <w:r>
        <w:rPr>
          <w:rFonts w:ascii="Times New Roman" w:hAnsi="Times New Roman" w:cs="Times New Roman"/>
          <w:sz w:val="24"/>
          <w:szCs w:val="24"/>
        </w:rPr>
        <w:t>2</w:t>
      </w:r>
      <w:r w:rsidRPr="0009065C">
        <w:rPr>
          <w:rFonts w:ascii="Times New Roman" w:hAnsi="Times New Roman" w:cs="Times New Roman"/>
          <w:sz w:val="24"/>
          <w:szCs w:val="24"/>
        </w:rPr>
        <w:t xml:space="preserve"> shows the </w:t>
      </w:r>
      <w:r>
        <w:rPr>
          <w:rFonts w:ascii="Times New Roman" w:hAnsi="Times New Roman" w:cs="Times New Roman"/>
          <w:sz w:val="24"/>
          <w:szCs w:val="24"/>
        </w:rPr>
        <w:t xml:space="preserve">evolution of the </w:t>
      </w:r>
      <w:r w:rsidRPr="00EC63C5">
        <w:rPr>
          <w:rFonts w:ascii="Times New Roman" w:hAnsi="Times New Roman" w:cs="Times New Roman"/>
          <w:i/>
          <w:sz w:val="24"/>
          <w:szCs w:val="24"/>
        </w:rPr>
        <w:t>Z</w:t>
      </w:r>
      <w:r w:rsidRPr="00EC63C5">
        <w:rPr>
          <w:rFonts w:ascii="Cambria Math" w:eastAsia="맑은 고딕" w:hAnsi="Cambria Math" w:cs="Cambria Math"/>
          <w:sz w:val="24"/>
          <w:szCs w:val="24"/>
          <w:vertAlign w:val="subscript"/>
        </w:rPr>
        <w:t>△</w:t>
      </w:r>
      <w:r w:rsidRPr="00EC63C5">
        <w:rPr>
          <w:rFonts w:ascii="Times New Roman" w:hAnsi="Times New Roman" w:cs="Times New Roman"/>
          <w:sz w:val="24"/>
          <w:szCs w:val="24"/>
          <w:vertAlign w:val="subscript"/>
        </w:rPr>
        <w:t>T</w:t>
      </w:r>
      <w:r w:rsidRPr="00EC63C5">
        <w:rPr>
          <w:rFonts w:ascii="Times New Roman" w:hAnsi="Times New Roman" w:cs="Times New Roman"/>
          <w:sz w:val="24"/>
          <w:szCs w:val="24"/>
        </w:rPr>
        <w:t xml:space="preserve"> </w:t>
      </w:r>
      <w:r>
        <w:rPr>
          <w:rFonts w:ascii="Times New Roman" w:hAnsi="Times New Roman" w:cs="Times New Roman"/>
          <w:sz w:val="24"/>
          <w:szCs w:val="24"/>
        </w:rPr>
        <w:t xml:space="preserve">obtained </w:t>
      </w:r>
      <w:r w:rsidRPr="0009065C">
        <w:rPr>
          <w:rFonts w:ascii="Times New Roman" w:hAnsi="Times New Roman" w:cs="Times New Roman"/>
          <w:sz w:val="24"/>
          <w:szCs w:val="24"/>
        </w:rPr>
        <w:t xml:space="preserve">from </w:t>
      </w:r>
      <w:r>
        <w:rPr>
          <w:rFonts w:ascii="Times New Roman" w:hAnsi="Times New Roman" w:cs="Times New Roman"/>
          <w:sz w:val="24"/>
          <w:szCs w:val="24"/>
        </w:rPr>
        <w:t>the radiosondes data a</w:t>
      </w:r>
      <w:r w:rsidRPr="0009065C">
        <w:rPr>
          <w:rFonts w:ascii="Times New Roman" w:hAnsi="Times New Roman" w:cs="Times New Roman"/>
          <w:sz w:val="24"/>
          <w:szCs w:val="24"/>
        </w:rPr>
        <w:t xml:space="preserve">nd six different </w:t>
      </w:r>
      <w:r>
        <w:rPr>
          <w:rFonts w:ascii="Times New Roman" w:hAnsi="Times New Roman" w:cs="Times New Roman"/>
          <w:sz w:val="24"/>
          <w:szCs w:val="24"/>
        </w:rPr>
        <w:t xml:space="preserve">retrieval </w:t>
      </w:r>
      <w:r w:rsidRPr="0009065C">
        <w:rPr>
          <w:rFonts w:ascii="Times New Roman" w:hAnsi="Times New Roman" w:cs="Times New Roman"/>
          <w:sz w:val="24"/>
          <w:szCs w:val="24"/>
        </w:rPr>
        <w:t xml:space="preserve">algorithms </w:t>
      </w:r>
      <w:r>
        <w:rPr>
          <w:rFonts w:ascii="Times New Roman" w:hAnsi="Times New Roman" w:cs="Times New Roman"/>
          <w:sz w:val="24"/>
          <w:szCs w:val="24"/>
        </w:rPr>
        <w:t>for</w:t>
      </w:r>
      <w:r w:rsidRPr="0009065C">
        <w:rPr>
          <w:rFonts w:ascii="Times New Roman" w:hAnsi="Times New Roman" w:cs="Times New Roman"/>
          <w:sz w:val="24"/>
          <w:szCs w:val="24"/>
        </w:rPr>
        <w:t xml:space="preserve"> the </w:t>
      </w:r>
      <w:r>
        <w:rPr>
          <w:rFonts w:ascii="Times New Roman" w:hAnsi="Times New Roman" w:cs="Times New Roman"/>
          <w:sz w:val="24"/>
          <w:szCs w:val="24"/>
        </w:rPr>
        <w:t>evaluated</w:t>
      </w:r>
      <w:r w:rsidRPr="0009065C">
        <w:rPr>
          <w:rFonts w:ascii="Times New Roman" w:hAnsi="Times New Roman" w:cs="Times New Roman"/>
          <w:sz w:val="24"/>
          <w:szCs w:val="24"/>
        </w:rPr>
        <w:t xml:space="preserve"> period</w:t>
      </w:r>
      <w:r>
        <w:rPr>
          <w:rFonts w:ascii="Times New Roman" w:hAnsi="Times New Roman" w:cs="Times New Roman"/>
          <w:sz w:val="24"/>
          <w:szCs w:val="24"/>
        </w:rPr>
        <w:t xml:space="preserve"> of 18 hours</w:t>
      </w:r>
      <w:r w:rsidRPr="0009065C">
        <w:rPr>
          <w:rFonts w:ascii="Times New Roman" w:hAnsi="Times New Roman" w:cs="Times New Roman"/>
          <w:sz w:val="24"/>
          <w:szCs w:val="24"/>
        </w:rPr>
        <w:t xml:space="preserve">. The </w:t>
      </w:r>
      <w:r>
        <w:rPr>
          <w:rFonts w:ascii="Times New Roman" w:hAnsi="Times New Roman" w:cs="Times New Roman"/>
          <w:sz w:val="24"/>
          <w:szCs w:val="24"/>
        </w:rPr>
        <w:t>radiosonde retrievals</w:t>
      </w:r>
      <w:r w:rsidRPr="0009065C">
        <w:rPr>
          <w:rFonts w:ascii="Times New Roman" w:hAnsi="Times New Roman" w:cs="Times New Roman"/>
          <w:sz w:val="24"/>
          <w:szCs w:val="24"/>
        </w:rPr>
        <w:t xml:space="preserve"> show</w:t>
      </w:r>
      <w:r>
        <w:rPr>
          <w:rFonts w:ascii="Times New Roman" w:hAnsi="Times New Roman" w:cs="Times New Roman"/>
          <w:sz w:val="24"/>
          <w:szCs w:val="24"/>
        </w:rPr>
        <w:t>ed</w:t>
      </w:r>
      <w:r w:rsidRPr="0009065C">
        <w:rPr>
          <w:rFonts w:ascii="Times New Roman" w:hAnsi="Times New Roman" w:cs="Times New Roman"/>
          <w:sz w:val="24"/>
          <w:szCs w:val="24"/>
        </w:rPr>
        <w:t xml:space="preserve"> the typical diurnal variation of </w:t>
      </w:r>
      <w:r w:rsidRPr="00EC63C5">
        <w:rPr>
          <w:rFonts w:ascii="Times New Roman" w:hAnsi="Times New Roman" w:cs="Times New Roman"/>
          <w:i/>
          <w:sz w:val="24"/>
          <w:szCs w:val="24"/>
        </w:rPr>
        <w:t>Z</w:t>
      </w:r>
      <w:r w:rsidRPr="00EC63C5">
        <w:rPr>
          <w:rFonts w:ascii="Cambria Math" w:eastAsia="맑은 고딕" w:hAnsi="Cambria Math" w:cs="Cambria Math"/>
          <w:sz w:val="24"/>
          <w:szCs w:val="24"/>
          <w:vertAlign w:val="subscript"/>
        </w:rPr>
        <w:t>△</w:t>
      </w:r>
      <w:r w:rsidRPr="00EC63C5">
        <w:rPr>
          <w:rFonts w:ascii="Times New Roman" w:hAnsi="Times New Roman" w:cs="Times New Roman"/>
          <w:sz w:val="24"/>
          <w:szCs w:val="24"/>
          <w:vertAlign w:val="subscript"/>
        </w:rPr>
        <w:t>T</w:t>
      </w:r>
      <w:r w:rsidRPr="00EC63C5">
        <w:rPr>
          <w:rFonts w:ascii="Times New Roman" w:hAnsi="Times New Roman" w:cs="Times New Roman"/>
          <w:sz w:val="24"/>
          <w:szCs w:val="24"/>
        </w:rPr>
        <w:t xml:space="preserve"> </w:t>
      </w:r>
      <w:r>
        <w:rPr>
          <w:rFonts w:ascii="Times New Roman" w:hAnsi="Times New Roman" w:cs="Times New Roman"/>
          <w:sz w:val="24"/>
          <w:szCs w:val="24"/>
        </w:rPr>
        <w:t>(</w:t>
      </w:r>
      <w:r w:rsidRPr="00B52D77">
        <w:rPr>
          <w:rFonts w:ascii="Times New Roman" w:hAnsi="Times New Roman" w:cs="Times New Roman"/>
          <w:sz w:val="24"/>
          <w:szCs w:val="24"/>
        </w:rPr>
        <w:t>Stull</w:t>
      </w:r>
      <w:r w:rsidRPr="007F1EE3">
        <w:rPr>
          <w:rFonts w:ascii="Times New Roman" w:hAnsi="Times New Roman" w:cs="Times New Roman"/>
          <w:sz w:val="24"/>
          <w:szCs w:val="24"/>
        </w:rPr>
        <w:t xml:space="preserve"> </w:t>
      </w:r>
      <w:r w:rsidRPr="0009065C">
        <w:rPr>
          <w:rFonts w:ascii="Times New Roman" w:hAnsi="Times New Roman" w:cs="Times New Roman"/>
          <w:sz w:val="24"/>
          <w:szCs w:val="24"/>
        </w:rPr>
        <w:t>2012</w:t>
      </w:r>
      <w:r>
        <w:rPr>
          <w:rFonts w:ascii="Times New Roman" w:hAnsi="Times New Roman" w:cs="Times New Roman"/>
          <w:sz w:val="24"/>
          <w:szCs w:val="24"/>
        </w:rPr>
        <w:t>)</w:t>
      </w:r>
      <w:r w:rsidRPr="0009065C">
        <w:rPr>
          <w:rFonts w:ascii="Times New Roman" w:hAnsi="Times New Roman" w:cs="Times New Roman"/>
          <w:sz w:val="24"/>
          <w:szCs w:val="24"/>
        </w:rPr>
        <w:t>.</w:t>
      </w:r>
      <w:r>
        <w:rPr>
          <w:rFonts w:ascii="Times New Roman" w:hAnsi="Times New Roman" w:cs="Times New Roman"/>
          <w:sz w:val="24"/>
          <w:szCs w:val="24"/>
        </w:rPr>
        <w:t xml:space="preserve"> The growth of the convective ML started</w:t>
      </w:r>
      <w:r w:rsidRPr="0009065C">
        <w:rPr>
          <w:rFonts w:ascii="Times New Roman" w:hAnsi="Times New Roman" w:cs="Times New Roman"/>
          <w:sz w:val="24"/>
          <w:szCs w:val="24"/>
        </w:rPr>
        <w:t xml:space="preserve"> with</w:t>
      </w:r>
      <w:r>
        <w:rPr>
          <w:rFonts w:ascii="Times New Roman" w:hAnsi="Times New Roman" w:cs="Times New Roman"/>
          <w:sz w:val="24"/>
          <w:szCs w:val="24"/>
        </w:rPr>
        <w:t xml:space="preserve"> the</w:t>
      </w:r>
      <w:r w:rsidRPr="0009065C">
        <w:rPr>
          <w:rFonts w:ascii="Times New Roman" w:hAnsi="Times New Roman" w:cs="Times New Roman"/>
          <w:sz w:val="24"/>
          <w:szCs w:val="24"/>
        </w:rPr>
        <w:t xml:space="preserve"> radiative heating after sunrise at </w:t>
      </w:r>
      <w:r>
        <w:rPr>
          <w:rFonts w:ascii="Times New Roman" w:hAnsi="Times New Roman" w:cs="Times New Roman"/>
          <w:sz w:val="24"/>
          <w:szCs w:val="24"/>
        </w:rPr>
        <w:t>0</w:t>
      </w:r>
      <w:r w:rsidRPr="0009065C">
        <w:rPr>
          <w:rFonts w:ascii="Times New Roman" w:hAnsi="Times New Roman" w:cs="Times New Roman"/>
          <w:sz w:val="24"/>
          <w:szCs w:val="24"/>
        </w:rPr>
        <w:t>900</w:t>
      </w:r>
      <w:r>
        <w:rPr>
          <w:rFonts w:ascii="Times New Roman" w:hAnsi="Times New Roman" w:cs="Times New Roman"/>
          <w:sz w:val="24"/>
          <w:szCs w:val="24"/>
        </w:rPr>
        <w:t xml:space="preserve"> LST, reaching a maximum of 1272 m at noon. It maintained heights over 1000 m during the afternoon. After 1600 LST it started to collapse. By 1800 LST an NBL of </w:t>
      </w:r>
      <w:r>
        <w:rPr>
          <w:rFonts w:ascii="Times New Roman" w:hAnsi="Times New Roman" w:cs="Times New Roman"/>
          <w:sz w:val="24"/>
          <w:szCs w:val="24"/>
        </w:rPr>
        <w:sym w:font="Symbol" w:char="F07E"/>
      </w:r>
      <w:r>
        <w:rPr>
          <w:rFonts w:ascii="Times New Roman" w:hAnsi="Times New Roman" w:cs="Times New Roman"/>
          <w:sz w:val="24"/>
          <w:szCs w:val="24"/>
        </w:rPr>
        <w:t xml:space="preserve">200 m had </w:t>
      </w:r>
      <w:r w:rsidRPr="007E6FD1">
        <w:rPr>
          <w:rFonts w:ascii="Times New Roman" w:hAnsi="Times New Roman" w:cs="Times New Roman"/>
          <w:noProof/>
          <w:sz w:val="24"/>
          <w:szCs w:val="24"/>
        </w:rPr>
        <w:t>been formed</w:t>
      </w:r>
      <w:r>
        <w:rPr>
          <w:rFonts w:ascii="Times New Roman" w:hAnsi="Times New Roman" w:cs="Times New Roman"/>
          <w:sz w:val="24"/>
          <w:szCs w:val="24"/>
        </w:rPr>
        <w:t xml:space="preserve">. The </w:t>
      </w:r>
      <w:r w:rsidRPr="007E6FD1">
        <w:rPr>
          <w:rFonts w:ascii="Times New Roman" w:hAnsi="Times New Roman" w:cs="Times New Roman"/>
          <w:noProof/>
          <w:sz w:val="24"/>
          <w:szCs w:val="24"/>
        </w:rPr>
        <w:t>intense</w:t>
      </w:r>
      <w:r>
        <w:rPr>
          <w:rFonts w:ascii="Times New Roman" w:hAnsi="Times New Roman" w:cs="Times New Roman"/>
          <w:sz w:val="24"/>
          <w:szCs w:val="24"/>
        </w:rPr>
        <w:t xml:space="preserve"> nocturnal release of heat stored by the urban fabric during daytime (</w:t>
      </w:r>
      <w:r w:rsidRPr="00B52D77">
        <w:rPr>
          <w:rFonts w:ascii="Times New Roman" w:hAnsi="Times New Roman" w:cs="Times New Roman"/>
          <w:sz w:val="24"/>
          <w:szCs w:val="24"/>
        </w:rPr>
        <w:t>Hong and Hong</w:t>
      </w:r>
      <w:r>
        <w:rPr>
          <w:rFonts w:ascii="Times New Roman" w:hAnsi="Times New Roman" w:cs="Times New Roman"/>
          <w:sz w:val="24"/>
          <w:szCs w:val="24"/>
        </w:rPr>
        <w:t xml:space="preserve"> 2016) was </w:t>
      </w:r>
      <w:r w:rsidRPr="007E6FD1">
        <w:rPr>
          <w:rFonts w:ascii="Times New Roman" w:hAnsi="Times New Roman" w:cs="Times New Roman"/>
          <w:noProof/>
          <w:sz w:val="24"/>
          <w:szCs w:val="24"/>
        </w:rPr>
        <w:t>apparently</w:t>
      </w:r>
      <w:r>
        <w:rPr>
          <w:rFonts w:ascii="Times New Roman" w:hAnsi="Times New Roman" w:cs="Times New Roman"/>
          <w:sz w:val="24"/>
          <w:szCs w:val="24"/>
        </w:rPr>
        <w:t xml:space="preserve"> capable of maintaining such a height throughout the rest of the night.</w:t>
      </w:r>
    </w:p>
    <w:p w14:paraId="656A6C52" w14:textId="19AC172F" w:rsidR="005D733B" w:rsidRPr="00E000B5" w:rsidRDefault="00E66CA6" w:rsidP="00E000B5">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Notably, </w:t>
      </w:r>
      <w:r w:rsidR="00012179">
        <w:rPr>
          <w:rFonts w:ascii="Times New Roman" w:hAnsi="Times New Roman" w:cs="Times New Roman"/>
          <w:sz w:val="24"/>
          <w:szCs w:val="24"/>
        </w:rPr>
        <w:t xml:space="preserve">the improved version of the original gradient method of Emeis </w:t>
      </w:r>
      <w:r w:rsidR="00012179">
        <w:rPr>
          <w:rFonts w:ascii="Times New Roman" w:hAnsi="Times New Roman" w:cs="Times New Roman" w:hint="eastAsia"/>
          <w:sz w:val="24"/>
          <w:szCs w:val="24"/>
        </w:rPr>
        <w:t>et al.</w:t>
      </w:r>
      <w:r w:rsidR="00012179">
        <w:rPr>
          <w:rFonts w:ascii="Times New Roman" w:hAnsi="Times New Roman" w:cs="Times New Roman"/>
          <w:sz w:val="24"/>
          <w:szCs w:val="24"/>
        </w:rPr>
        <w:t xml:space="preserve"> (2007) </w:t>
      </w:r>
      <w:r>
        <w:rPr>
          <w:rFonts w:ascii="Times New Roman" w:hAnsi="Times New Roman" w:cs="Times New Roman"/>
          <w:sz w:val="24"/>
          <w:szCs w:val="24"/>
        </w:rPr>
        <w:t xml:space="preserve">with the parameter optimization </w:t>
      </w:r>
      <w:r w:rsidR="00012179">
        <w:rPr>
          <w:rFonts w:ascii="Times New Roman" w:hAnsi="Times New Roman" w:cs="Times New Roman"/>
          <w:sz w:val="24"/>
          <w:szCs w:val="24"/>
        </w:rPr>
        <w:t xml:space="preserve">tuned to the local conditions was able to reproduce the observed diurnal variation of the ML over </w:t>
      </w:r>
      <w:r w:rsidR="00012179" w:rsidRPr="007E6FD1">
        <w:rPr>
          <w:rFonts w:ascii="Times New Roman" w:hAnsi="Times New Roman" w:cs="Times New Roman"/>
          <w:noProof/>
          <w:sz w:val="24"/>
          <w:szCs w:val="24"/>
        </w:rPr>
        <w:t>urban</w:t>
      </w:r>
      <w:r w:rsidR="00012179">
        <w:rPr>
          <w:rFonts w:ascii="Times New Roman" w:hAnsi="Times New Roman" w:cs="Times New Roman"/>
          <w:sz w:val="24"/>
          <w:szCs w:val="24"/>
        </w:rPr>
        <w:t xml:space="preserve"> region. During daytime, no </w:t>
      </w:r>
      <w:r w:rsidR="00012179" w:rsidRPr="007E6FD1">
        <w:rPr>
          <w:rFonts w:ascii="Times New Roman" w:hAnsi="Times New Roman" w:cs="Times New Roman"/>
          <w:noProof/>
          <w:sz w:val="24"/>
          <w:szCs w:val="24"/>
        </w:rPr>
        <w:t>major</w:t>
      </w:r>
      <w:r w:rsidR="00012179">
        <w:rPr>
          <w:rFonts w:ascii="Times New Roman" w:hAnsi="Times New Roman" w:cs="Times New Roman"/>
          <w:sz w:val="24"/>
          <w:szCs w:val="24"/>
        </w:rPr>
        <w:t xml:space="preserve"> difference </w:t>
      </w:r>
      <w:r w:rsidR="00012179" w:rsidRPr="007E6FD1">
        <w:rPr>
          <w:rFonts w:ascii="Times New Roman" w:hAnsi="Times New Roman" w:cs="Times New Roman"/>
          <w:noProof/>
          <w:sz w:val="24"/>
          <w:szCs w:val="24"/>
        </w:rPr>
        <w:t>was observed</w:t>
      </w:r>
      <w:r w:rsidR="00012179">
        <w:rPr>
          <w:rFonts w:ascii="Times New Roman" w:hAnsi="Times New Roman" w:cs="Times New Roman"/>
          <w:sz w:val="24"/>
          <w:szCs w:val="24"/>
        </w:rPr>
        <w:t xml:space="preserve"> against the </w:t>
      </w:r>
      <w:r w:rsidR="00012179" w:rsidRPr="00EC63C5">
        <w:rPr>
          <w:rFonts w:ascii="Times New Roman" w:hAnsi="Times New Roman" w:cs="Times New Roman"/>
          <w:i/>
          <w:sz w:val="24"/>
          <w:szCs w:val="24"/>
        </w:rPr>
        <w:t>Z</w:t>
      </w:r>
      <w:r w:rsidR="00012179" w:rsidRPr="00EC63C5">
        <w:rPr>
          <w:rFonts w:ascii="Cambria Math" w:eastAsia="맑은 고딕" w:hAnsi="Cambria Math" w:cs="Cambria Math"/>
          <w:sz w:val="24"/>
          <w:szCs w:val="24"/>
          <w:vertAlign w:val="subscript"/>
        </w:rPr>
        <w:t>△</w:t>
      </w:r>
      <w:r w:rsidR="00012179" w:rsidRPr="00EC63C5">
        <w:rPr>
          <w:rFonts w:ascii="Times New Roman" w:hAnsi="Times New Roman" w:cs="Times New Roman"/>
          <w:sz w:val="24"/>
          <w:szCs w:val="24"/>
          <w:vertAlign w:val="subscript"/>
        </w:rPr>
        <w:t>T</w:t>
      </w:r>
      <w:r w:rsidR="00012179" w:rsidRPr="00EC63C5">
        <w:rPr>
          <w:rFonts w:ascii="Times New Roman" w:hAnsi="Times New Roman" w:cs="Times New Roman"/>
          <w:sz w:val="24"/>
          <w:szCs w:val="24"/>
        </w:rPr>
        <w:t xml:space="preserve"> </w:t>
      </w:r>
      <w:r w:rsidR="00012179">
        <w:rPr>
          <w:rFonts w:ascii="Times New Roman" w:hAnsi="Times New Roman" w:cs="Times New Roman"/>
          <w:sz w:val="24"/>
          <w:szCs w:val="24"/>
        </w:rPr>
        <w:t>retrieved from radiosonde profiles. The morning growth and evening collapse of the ML were well reproduced.</w:t>
      </w:r>
      <w:r w:rsidR="00012179">
        <w:rPr>
          <w:rFonts w:ascii="Times New Roman" w:hAnsi="Times New Roman" w:cs="Times New Roman" w:hint="eastAsia"/>
          <w:sz w:val="24"/>
          <w:szCs w:val="24"/>
        </w:rPr>
        <w:t xml:space="preserve"> </w:t>
      </w:r>
      <w:bookmarkStart w:id="91" w:name="OLE_LINK58"/>
      <w:bookmarkStart w:id="92" w:name="OLE_LINK59"/>
      <w:bookmarkStart w:id="93" w:name="OLE_LINK60"/>
      <w:bookmarkStart w:id="94" w:name="OLE_LINK61"/>
      <w:r w:rsidR="00012179" w:rsidRPr="007E6FD1">
        <w:rPr>
          <w:rFonts w:ascii="Times New Roman" w:hAnsi="Times New Roman" w:cs="Times New Roman"/>
          <w:noProof/>
          <w:sz w:val="24"/>
          <w:szCs w:val="24"/>
        </w:rPr>
        <w:t>At</w:t>
      </w:r>
      <w:r w:rsidR="00012179">
        <w:rPr>
          <w:rFonts w:ascii="Times New Roman" w:hAnsi="Times New Roman" w:cs="Times New Roman"/>
          <w:sz w:val="24"/>
          <w:szCs w:val="24"/>
        </w:rPr>
        <w:t xml:space="preserve"> nighttime, several inflection points can exist</w:t>
      </w:r>
      <w:r>
        <w:rPr>
          <w:rFonts w:ascii="Times New Roman" w:hAnsi="Times New Roman" w:cs="Times New Roman"/>
          <w:sz w:val="24"/>
          <w:szCs w:val="24"/>
        </w:rPr>
        <w:t xml:space="preserve"> if </w:t>
      </w:r>
      <w:del w:id="95" w:author="만든 이" w:date="2018-11-28T23:55:00Z">
        <w:r w:rsidRPr="007E6FD1" w:rsidDel="00D949C8">
          <w:rPr>
            <w:rFonts w:ascii="Times New Roman" w:hAnsi="Times New Roman" w:cs="Times New Roman"/>
            <w:noProof/>
            <w:sz w:val="24"/>
            <w:szCs w:val="24"/>
          </w:rPr>
          <w:delText>residual layer</w:delText>
        </w:r>
      </w:del>
      <w:ins w:id="96" w:author="만든 이" w:date="2018-11-28T23:55:00Z">
        <w:r w:rsidR="00D949C8">
          <w:rPr>
            <w:rFonts w:ascii="Times New Roman" w:hAnsi="Times New Roman" w:cs="Times New Roman" w:hint="eastAsia"/>
            <w:noProof/>
            <w:sz w:val="24"/>
            <w:szCs w:val="24"/>
          </w:rPr>
          <w:t>RL</w:t>
        </w:r>
      </w:ins>
      <w:r w:rsidRPr="007E6FD1">
        <w:rPr>
          <w:rFonts w:ascii="Times New Roman" w:hAnsi="Times New Roman" w:cs="Times New Roman"/>
          <w:noProof/>
          <w:sz w:val="24"/>
          <w:szCs w:val="24"/>
        </w:rPr>
        <w:t xml:space="preserve"> is formed by leftover constituents</w:t>
      </w:r>
      <w:r>
        <w:rPr>
          <w:rFonts w:ascii="Times New Roman" w:hAnsi="Times New Roman" w:cs="Times New Roman"/>
          <w:sz w:val="24"/>
          <w:szCs w:val="24"/>
        </w:rPr>
        <w:t xml:space="preserve"> from daytime UBL</w:t>
      </w:r>
      <w:r w:rsidR="00012179">
        <w:rPr>
          <w:rFonts w:ascii="Times New Roman" w:hAnsi="Times New Roman" w:cs="Times New Roman"/>
          <w:sz w:val="24"/>
          <w:szCs w:val="24"/>
        </w:rPr>
        <w:t xml:space="preserve">. </w:t>
      </w:r>
      <w:r>
        <w:rPr>
          <w:rFonts w:ascii="Times New Roman" w:hAnsi="Times New Roman" w:cs="Times New Roman"/>
          <w:sz w:val="24"/>
          <w:szCs w:val="24"/>
        </w:rPr>
        <w:t xml:space="preserve">In this case, the minimum gradient of </w:t>
      </w:r>
      <w:r w:rsidRPr="00010EC1">
        <w:rPr>
          <w:rFonts w:ascii="Times New Roman" w:hAnsi="Times New Roman" w:cs="Times New Roman"/>
          <w:i/>
          <w:sz w:val="24"/>
          <w:szCs w:val="24"/>
        </w:rPr>
        <w:t>B</w:t>
      </w:r>
      <w:r>
        <w:rPr>
          <w:rFonts w:ascii="Times New Roman" w:hAnsi="Times New Roman" w:cs="Times New Roman"/>
          <w:sz w:val="24"/>
          <w:szCs w:val="24"/>
        </w:rPr>
        <w:t>(</w:t>
      </w:r>
      <w:r w:rsidRPr="00010EC1">
        <w:rPr>
          <w:rFonts w:ascii="Times New Roman" w:hAnsi="Times New Roman" w:cs="Times New Roman"/>
          <w:i/>
          <w:sz w:val="24"/>
          <w:szCs w:val="24"/>
        </w:rPr>
        <w:t>z</w:t>
      </w:r>
      <w:r>
        <w:rPr>
          <w:rFonts w:ascii="Times New Roman" w:hAnsi="Times New Roman" w:cs="Times New Roman"/>
          <w:sz w:val="24"/>
          <w:szCs w:val="24"/>
        </w:rPr>
        <w:t xml:space="preserve">) can be in the </w:t>
      </w:r>
      <w:del w:id="97" w:author="만든 이" w:date="2018-11-28T23:55:00Z">
        <w:r w:rsidDel="00D949C8">
          <w:rPr>
            <w:rFonts w:ascii="Times New Roman" w:hAnsi="Times New Roman" w:cs="Times New Roman"/>
            <w:sz w:val="24"/>
            <w:szCs w:val="24"/>
          </w:rPr>
          <w:delText>residual layer</w:delText>
        </w:r>
      </w:del>
      <w:ins w:id="98" w:author="만든 이" w:date="2018-11-28T23:55:00Z">
        <w:r w:rsidR="00D949C8">
          <w:rPr>
            <w:rFonts w:ascii="Times New Roman" w:hAnsi="Times New Roman" w:cs="Times New Roman" w:hint="eastAsia"/>
            <w:sz w:val="24"/>
            <w:szCs w:val="24"/>
          </w:rPr>
          <w:t>RL</w:t>
        </w:r>
      </w:ins>
      <w:r>
        <w:rPr>
          <w:rFonts w:ascii="Times New Roman" w:hAnsi="Times New Roman" w:cs="Times New Roman"/>
          <w:sz w:val="24"/>
          <w:szCs w:val="24"/>
        </w:rPr>
        <w:t xml:space="preserve"> so that a ceilometer misleads our estimation of the nocturnal mixing layer. Such </w:t>
      </w:r>
      <w:del w:id="99" w:author="만든 이" w:date="2018-11-28T23:56:00Z">
        <w:r w:rsidDel="00D949C8">
          <w:rPr>
            <w:rFonts w:ascii="Times New Roman" w:hAnsi="Times New Roman" w:cs="Times New Roman"/>
            <w:sz w:val="24"/>
            <w:szCs w:val="24"/>
          </w:rPr>
          <w:delText>residual layer</w:delText>
        </w:r>
      </w:del>
      <w:ins w:id="100" w:author="만든 이" w:date="2018-11-28T23:56:00Z">
        <w:r w:rsidR="00D949C8">
          <w:rPr>
            <w:rFonts w:ascii="Times New Roman" w:hAnsi="Times New Roman" w:cs="Times New Roman" w:hint="eastAsia"/>
            <w:sz w:val="24"/>
            <w:szCs w:val="24"/>
          </w:rPr>
          <w:t>RL</w:t>
        </w:r>
      </w:ins>
      <w:r>
        <w:rPr>
          <w:rFonts w:ascii="Times New Roman" w:hAnsi="Times New Roman" w:cs="Times New Roman"/>
          <w:sz w:val="24"/>
          <w:szCs w:val="24"/>
        </w:rPr>
        <w:t xml:space="preserve"> prohibits us from retrieving reliable boundary layer height</w:t>
      </w:r>
      <w:r w:rsidR="005D733B">
        <w:rPr>
          <w:rFonts w:ascii="Times New Roman" w:hAnsi="Times New Roman" w:cs="Times New Roman"/>
          <w:sz w:val="24"/>
          <w:szCs w:val="24"/>
        </w:rPr>
        <w:t xml:space="preserve"> as </w:t>
      </w:r>
      <w:r>
        <w:rPr>
          <w:rFonts w:ascii="Times New Roman" w:hAnsi="Times New Roman" w:cs="Times New Roman"/>
          <w:sz w:val="24"/>
          <w:szCs w:val="24"/>
        </w:rPr>
        <w:t>previous studies pointed out.</w:t>
      </w:r>
      <w:del w:id="101" w:author="만든 이" w:date="2018-11-29T01:53:00Z">
        <w:r w:rsidDel="00BA58A6">
          <w:rPr>
            <w:rFonts w:ascii="Times New Roman" w:hAnsi="Times New Roman" w:cs="Times New Roman"/>
            <w:sz w:val="24"/>
            <w:szCs w:val="24"/>
          </w:rPr>
          <w:delText xml:space="preserve"> </w:delText>
        </w:r>
      </w:del>
    </w:p>
    <w:bookmarkEnd w:id="91"/>
    <w:bookmarkEnd w:id="92"/>
    <w:bookmarkEnd w:id="93"/>
    <w:bookmarkEnd w:id="94"/>
    <w:p w14:paraId="2E36BB56" w14:textId="0E9B9B81" w:rsidR="00012179" w:rsidRPr="0036136E" w:rsidRDefault="005D733B" w:rsidP="00012179">
      <w:pPr>
        <w:spacing w:after="120" w:line="360" w:lineRule="auto"/>
        <w:rPr>
          <w:rFonts w:ascii="Times New Roman" w:hAnsi="Times New Roman" w:cs="Times New Roman"/>
          <w:sz w:val="24"/>
          <w:szCs w:val="24"/>
        </w:rPr>
      </w:pPr>
      <w:r>
        <w:rPr>
          <w:rFonts w:ascii="Times New Roman" w:hAnsi="Times New Roman" w:cs="Times New Roman"/>
          <w:sz w:val="24"/>
          <w:szCs w:val="24"/>
        </w:rPr>
        <w:t>Indeed</w:t>
      </w:r>
      <w:r w:rsidR="00012179">
        <w:rPr>
          <w:rFonts w:ascii="Times New Roman" w:hAnsi="Times New Roman" w:cs="Times New Roman"/>
          <w:sz w:val="24"/>
          <w:szCs w:val="24"/>
        </w:rPr>
        <w:t>, during nighttime, especially after 1800 LST, EE07 underestimated the NBL height</w:t>
      </w:r>
      <w:r>
        <w:rPr>
          <w:rFonts w:ascii="Times New Roman" w:hAnsi="Times New Roman" w:cs="Times New Roman"/>
          <w:sz w:val="24"/>
          <w:szCs w:val="24"/>
        </w:rPr>
        <w:t xml:space="preserve"> despite the parameter optimization</w:t>
      </w:r>
      <w:r w:rsidR="00012179">
        <w:rPr>
          <w:rFonts w:ascii="Times New Roman" w:hAnsi="Times New Roman" w:cs="Times New Roman"/>
          <w:sz w:val="24"/>
          <w:szCs w:val="24"/>
        </w:rPr>
        <w:t xml:space="preserve">. In the early morning (i.e., before 0800 LST) this disagreement was not </w:t>
      </w:r>
      <w:r w:rsidR="00012179" w:rsidRPr="007E6FD1">
        <w:rPr>
          <w:rFonts w:ascii="Times New Roman" w:hAnsi="Times New Roman" w:cs="Times New Roman"/>
          <w:noProof/>
          <w:sz w:val="24"/>
          <w:szCs w:val="24"/>
        </w:rPr>
        <w:t>clear</w:t>
      </w:r>
      <w:r w:rsidR="00012179">
        <w:rPr>
          <w:rFonts w:ascii="Times New Roman" w:hAnsi="Times New Roman" w:cs="Times New Roman"/>
          <w:sz w:val="24"/>
          <w:szCs w:val="24"/>
        </w:rPr>
        <w:t xml:space="preserve"> since two of three retrievals were overestimated as a probable consequence of the differences in the methods to determine </w:t>
      </w:r>
      <w:r w:rsidR="00012179" w:rsidRPr="007E6FD1">
        <w:rPr>
          <w:rFonts w:ascii="Times New Roman" w:hAnsi="Times New Roman" w:cs="Times New Roman"/>
          <w:noProof/>
          <w:sz w:val="24"/>
          <w:szCs w:val="24"/>
        </w:rPr>
        <w:t>Z</w:t>
      </w:r>
      <w:r w:rsidR="00012179" w:rsidRPr="007E6FD1">
        <w:rPr>
          <w:rFonts w:ascii="Times New Roman" w:hAnsi="Times New Roman" w:cs="Times New Roman"/>
          <w:noProof/>
          <w:sz w:val="24"/>
          <w:szCs w:val="24"/>
          <w:vertAlign w:val="subscript"/>
        </w:rPr>
        <w:t>ML</w:t>
      </w:r>
      <w:r w:rsidR="00012179">
        <w:rPr>
          <w:rFonts w:ascii="Times New Roman" w:hAnsi="Times New Roman" w:cs="Times New Roman"/>
          <w:sz w:val="24"/>
          <w:szCs w:val="24"/>
        </w:rPr>
        <w:t xml:space="preserve"> and </w:t>
      </w:r>
      <w:r w:rsidR="00012179" w:rsidRPr="00EC63C5">
        <w:rPr>
          <w:rFonts w:ascii="Times New Roman" w:hAnsi="Times New Roman" w:cs="Times New Roman"/>
          <w:i/>
          <w:sz w:val="24"/>
          <w:szCs w:val="24"/>
        </w:rPr>
        <w:t>Z</w:t>
      </w:r>
      <w:r w:rsidR="00012179" w:rsidRPr="00EC63C5">
        <w:rPr>
          <w:rFonts w:ascii="Cambria Math" w:eastAsia="맑은 고딕" w:hAnsi="Cambria Math" w:cs="Cambria Math"/>
          <w:sz w:val="24"/>
          <w:szCs w:val="24"/>
          <w:vertAlign w:val="subscript"/>
        </w:rPr>
        <w:t>△</w:t>
      </w:r>
      <w:r w:rsidR="00012179" w:rsidRPr="00EC63C5">
        <w:rPr>
          <w:rFonts w:ascii="Times New Roman" w:hAnsi="Times New Roman" w:cs="Times New Roman"/>
          <w:sz w:val="24"/>
          <w:szCs w:val="24"/>
          <w:vertAlign w:val="subscript"/>
        </w:rPr>
        <w:t>T</w:t>
      </w:r>
      <w:r w:rsidR="00012179" w:rsidRPr="00EC63C5">
        <w:rPr>
          <w:rFonts w:ascii="Times New Roman" w:hAnsi="Times New Roman" w:cs="Times New Roman"/>
          <w:sz w:val="24"/>
          <w:szCs w:val="24"/>
        </w:rPr>
        <w:t xml:space="preserve"> </w:t>
      </w:r>
      <w:r w:rsidR="00012179">
        <w:rPr>
          <w:rFonts w:ascii="Times New Roman" w:hAnsi="Times New Roman" w:cs="Times New Roman"/>
          <w:sz w:val="24"/>
          <w:szCs w:val="24"/>
        </w:rPr>
        <w:t xml:space="preserve">when using ceilometer and radiosonde data, as discussed in </w:t>
      </w:r>
      <w:r w:rsidR="00012179" w:rsidRPr="00B52D77">
        <w:rPr>
          <w:rFonts w:ascii="Times New Roman" w:hAnsi="Times New Roman" w:cs="Times New Roman"/>
          <w:sz w:val="24"/>
          <w:szCs w:val="24"/>
        </w:rPr>
        <w:t>Caicedo et al.</w:t>
      </w:r>
      <w:r w:rsidR="00012179">
        <w:rPr>
          <w:rFonts w:ascii="Times New Roman" w:hAnsi="Times New Roman" w:cs="Times New Roman"/>
          <w:sz w:val="24"/>
          <w:szCs w:val="24"/>
        </w:rPr>
        <w:t xml:space="preserve"> (2017). </w:t>
      </w:r>
      <w:r>
        <w:rPr>
          <w:rFonts w:ascii="Times New Roman" w:hAnsi="Times New Roman" w:cs="Times New Roman"/>
          <w:sz w:val="24"/>
          <w:szCs w:val="24"/>
        </w:rPr>
        <w:t xml:space="preserve">However, our results based on the parameter optimization indicates that weak signal change at the stable boundary layer can be detected by applying filtering techniques generally and </w:t>
      </w:r>
      <w:r w:rsidR="00012179">
        <w:rPr>
          <w:rFonts w:ascii="Times New Roman" w:hAnsi="Times New Roman" w:cs="Times New Roman"/>
          <w:sz w:val="24"/>
          <w:szCs w:val="24"/>
        </w:rPr>
        <w:t>that o</w:t>
      </w:r>
      <w:r w:rsidR="00012179" w:rsidRPr="0036136E">
        <w:rPr>
          <w:rFonts w:ascii="Times New Roman" w:hAnsi="Times New Roman" w:cs="Times New Roman"/>
          <w:sz w:val="24"/>
          <w:szCs w:val="24"/>
        </w:rPr>
        <w:t xml:space="preserve">ur findings suggest that </w:t>
      </w:r>
      <w:r w:rsidR="00012179">
        <w:rPr>
          <w:rFonts w:ascii="Times New Roman" w:hAnsi="Times New Roman" w:cs="Times New Roman"/>
          <w:sz w:val="24"/>
          <w:szCs w:val="24"/>
        </w:rPr>
        <w:t xml:space="preserve">parameter </w:t>
      </w:r>
      <w:r w:rsidR="00012179" w:rsidRPr="0036136E">
        <w:rPr>
          <w:rFonts w:ascii="Times New Roman" w:hAnsi="Times New Roman" w:cs="Times New Roman"/>
          <w:sz w:val="24"/>
          <w:szCs w:val="24"/>
        </w:rPr>
        <w:lastRenderedPageBreak/>
        <w:t xml:space="preserve">optimization is </w:t>
      </w:r>
      <w:r w:rsidR="00012179">
        <w:rPr>
          <w:rFonts w:ascii="Times New Roman" w:hAnsi="Times New Roman" w:cs="Times New Roman"/>
          <w:sz w:val="24"/>
          <w:szCs w:val="24"/>
        </w:rPr>
        <w:t xml:space="preserve">fundamental to obtain accurate retrievals of </w:t>
      </w:r>
      <w:r w:rsidR="00012179" w:rsidRPr="009429D4">
        <w:rPr>
          <w:rFonts w:ascii="Times New Roman" w:hAnsi="Times New Roman" w:cs="Times New Roman"/>
          <w:i/>
          <w:sz w:val="24"/>
          <w:szCs w:val="24"/>
        </w:rPr>
        <w:t>Z</w:t>
      </w:r>
      <w:r w:rsidR="00012179">
        <w:rPr>
          <w:rFonts w:ascii="Times New Roman" w:hAnsi="Times New Roman" w:cs="Times New Roman"/>
          <w:sz w:val="24"/>
          <w:szCs w:val="24"/>
          <w:vertAlign w:val="subscript"/>
        </w:rPr>
        <w:t>M</w:t>
      </w:r>
      <w:r w:rsidR="00012179" w:rsidRPr="0000493B">
        <w:rPr>
          <w:rFonts w:ascii="Times New Roman" w:hAnsi="Times New Roman" w:cs="Times New Roman"/>
          <w:sz w:val="24"/>
          <w:szCs w:val="24"/>
          <w:vertAlign w:val="subscript"/>
        </w:rPr>
        <w:t>L</w:t>
      </w:r>
      <w:r w:rsidR="00012179">
        <w:rPr>
          <w:rFonts w:ascii="Times New Roman" w:hAnsi="Times New Roman" w:cs="Times New Roman"/>
          <w:sz w:val="24"/>
          <w:szCs w:val="24"/>
        </w:rPr>
        <w:t xml:space="preserve">. Further verification with </w:t>
      </w:r>
      <w:r>
        <w:rPr>
          <w:rFonts w:ascii="Times New Roman" w:hAnsi="Times New Roman" w:cs="Times New Roman"/>
          <w:sz w:val="24"/>
          <w:szCs w:val="24"/>
        </w:rPr>
        <w:t xml:space="preserve">daytime </w:t>
      </w:r>
      <w:r w:rsidR="00012179">
        <w:rPr>
          <w:rFonts w:ascii="Times New Roman" w:hAnsi="Times New Roman" w:cs="Times New Roman"/>
          <w:sz w:val="24"/>
          <w:szCs w:val="24"/>
        </w:rPr>
        <w:t xml:space="preserve">radiosondes in May 2016 </w:t>
      </w:r>
      <w:r>
        <w:rPr>
          <w:rFonts w:ascii="Times New Roman" w:hAnsi="Times New Roman" w:cs="Times New Roman" w:hint="eastAsia"/>
          <w:sz w:val="24"/>
          <w:szCs w:val="24"/>
        </w:rPr>
        <w:t>confirms that the parameter optimization is necessary to reproduce the observed boundary layer heigh</w:t>
      </w:r>
      <w:r>
        <w:rPr>
          <w:rFonts w:ascii="Times New Roman" w:hAnsi="Times New Roman" w:cs="Times New Roman"/>
          <w:sz w:val="24"/>
          <w:szCs w:val="24"/>
        </w:rPr>
        <w:t>t (Table 3)</w:t>
      </w:r>
      <w:ins w:id="102" w:author="만든 이" w:date="2018-11-29T09:46:00Z">
        <w:r w:rsidR="000108DA">
          <w:rPr>
            <w:rFonts w:ascii="Times New Roman" w:hAnsi="Times New Roman" w:cs="Times New Roman"/>
            <w:sz w:val="24"/>
            <w:szCs w:val="24"/>
          </w:rPr>
          <w:t>.</w:t>
        </w:r>
      </w:ins>
    </w:p>
    <w:p w14:paraId="04BDA86A" w14:textId="0250FDAA" w:rsidR="00012179" w:rsidRDefault="00012179" w:rsidP="00012179">
      <w:pPr>
        <w:spacing w:after="120" w:line="360" w:lineRule="auto"/>
        <w:rPr>
          <w:rFonts w:ascii="Times New Roman" w:hAnsi="Times New Roman" w:cs="Times New Roman"/>
          <w:sz w:val="24"/>
          <w:szCs w:val="24"/>
        </w:rPr>
      </w:pPr>
      <w:r w:rsidRPr="002246BF">
        <w:rPr>
          <w:rFonts w:ascii="Times New Roman" w:hAnsi="Times New Roman" w:cs="Times New Roman"/>
          <w:noProof/>
          <w:sz w:val="24"/>
          <w:szCs w:val="24"/>
        </w:rPr>
        <w:t xml:space="preserve">The better performance shown by EE07 is explained by 1) the combination of first and second derivatives of </w:t>
      </w:r>
      <w:r w:rsidRPr="005730E2">
        <w:rPr>
          <w:rFonts w:ascii="Times New Roman" w:hAnsi="Times New Roman" w:cs="Times New Roman"/>
          <w:i/>
          <w:noProof/>
          <w:sz w:val="24"/>
          <w:szCs w:val="24"/>
        </w:rPr>
        <w:t>B</w:t>
      </w:r>
      <w:r w:rsidRPr="002246BF">
        <w:rPr>
          <w:rFonts w:ascii="Times New Roman" w:hAnsi="Times New Roman" w:cs="Times New Roman"/>
          <w:noProof/>
          <w:sz w:val="24"/>
          <w:szCs w:val="24"/>
        </w:rPr>
        <w:t>(</w:t>
      </w:r>
      <w:r w:rsidRPr="002246BF">
        <w:rPr>
          <w:rFonts w:ascii="Times New Roman" w:hAnsi="Times New Roman" w:cs="Times New Roman"/>
          <w:i/>
          <w:noProof/>
          <w:sz w:val="24"/>
          <w:szCs w:val="24"/>
        </w:rPr>
        <w:t>z</w:t>
      </w:r>
      <w:r w:rsidRPr="002246BF">
        <w:rPr>
          <w:rFonts w:ascii="Times New Roman" w:hAnsi="Times New Roman" w:cs="Times New Roman"/>
          <w:noProof/>
          <w:sz w:val="24"/>
          <w:szCs w:val="24"/>
        </w:rPr>
        <w:t>) to select inflection points in the</w:t>
      </w:r>
      <w:ins w:id="103" w:author="만든 이" w:date="2018-11-29T08:41:00Z">
        <w:r w:rsidR="00A86081">
          <w:rPr>
            <w:rFonts w:ascii="Times New Roman" w:hAnsi="Times New Roman" w:cs="Times New Roman"/>
            <w:noProof/>
            <w:sz w:val="24"/>
            <w:szCs w:val="24"/>
          </w:rPr>
          <w:t xml:space="preserve"> attenuated</w:t>
        </w:r>
      </w:ins>
      <w:r w:rsidRPr="002246BF">
        <w:rPr>
          <w:rFonts w:ascii="Times New Roman" w:hAnsi="Times New Roman" w:cs="Times New Roman"/>
          <w:noProof/>
          <w:sz w:val="24"/>
          <w:szCs w:val="24"/>
        </w:rPr>
        <w:t xml:space="preserve"> aerosol backscatter profile, thus there are fewer parameters to adjust and alleviation of the overestimation by E07; 2) the </w:t>
      </w:r>
      <w:r w:rsidRPr="002246BF">
        <w:rPr>
          <w:rFonts w:ascii="Times New Roman" w:hAnsi="Times New Roman" w:cs="Times New Roman"/>
          <w:i/>
          <w:noProof/>
          <w:sz w:val="24"/>
          <w:szCs w:val="24"/>
        </w:rPr>
        <w:t>B</w:t>
      </w:r>
      <w:r w:rsidRPr="002246BF">
        <w:rPr>
          <w:rFonts w:ascii="Times New Roman" w:hAnsi="Times New Roman" w:cs="Times New Roman"/>
          <w:noProof/>
          <w:sz w:val="24"/>
          <w:szCs w:val="24"/>
          <w:vertAlign w:val="subscript"/>
        </w:rPr>
        <w:t>min</w:t>
      </w:r>
      <w:r w:rsidRPr="002246BF">
        <w:rPr>
          <w:rFonts w:ascii="Times New Roman" w:hAnsi="Times New Roman" w:cs="Times New Roman"/>
          <w:noProof/>
          <w:sz w:val="24"/>
          <w:szCs w:val="24"/>
        </w:rPr>
        <w:t xml:space="preserve"> based on the averaged background </w:t>
      </w:r>
      <w:r w:rsidRPr="002246BF">
        <w:rPr>
          <w:rFonts w:ascii="Times New Roman" w:hAnsi="Times New Roman" w:cs="Times New Roman"/>
          <w:i/>
          <w:noProof/>
          <w:sz w:val="24"/>
          <w:szCs w:val="24"/>
        </w:rPr>
        <w:t>B</w:t>
      </w:r>
      <w:r w:rsidRPr="002246BF">
        <w:rPr>
          <w:rFonts w:ascii="Times New Roman" w:hAnsi="Times New Roman" w:cs="Times New Roman"/>
          <w:noProof/>
          <w:sz w:val="24"/>
          <w:szCs w:val="24"/>
        </w:rPr>
        <w:t>(</w:t>
      </w:r>
      <w:r w:rsidRPr="002246BF">
        <w:rPr>
          <w:rFonts w:ascii="Times New Roman" w:hAnsi="Times New Roman" w:cs="Times New Roman"/>
          <w:i/>
          <w:noProof/>
          <w:sz w:val="24"/>
          <w:szCs w:val="24"/>
        </w:rPr>
        <w:t>z</w:t>
      </w:r>
      <w:r w:rsidRPr="002246BF">
        <w:rPr>
          <w:rFonts w:ascii="Times New Roman" w:hAnsi="Times New Roman" w:cs="Times New Roman"/>
          <w:noProof/>
          <w:sz w:val="24"/>
          <w:szCs w:val="24"/>
        </w:rPr>
        <w:t>) during night</w:t>
      </w:r>
      <w:del w:id="104" w:author="만든 이" w:date="2018-11-29T09:44:00Z">
        <w:r w:rsidRPr="002246BF" w:rsidDel="00825564">
          <w:rPr>
            <w:rFonts w:ascii="Times New Roman" w:hAnsi="Times New Roman" w:cs="Times New Roman"/>
            <w:noProof/>
            <w:sz w:val="24"/>
            <w:szCs w:val="24"/>
          </w:rPr>
          <w:delText>-</w:delText>
        </w:r>
      </w:del>
      <w:r w:rsidRPr="002246BF">
        <w:rPr>
          <w:rFonts w:ascii="Times New Roman" w:hAnsi="Times New Roman" w:cs="Times New Roman"/>
          <w:noProof/>
          <w:sz w:val="24"/>
          <w:szCs w:val="24"/>
        </w:rPr>
        <w:t xml:space="preserve">time in the free troposphere under clear conditions helps to remove erratic changes in </w:t>
      </w:r>
      <w:r w:rsidRPr="002246BF">
        <w:rPr>
          <w:rFonts w:ascii="Times New Roman" w:hAnsi="Times New Roman" w:cs="Times New Roman"/>
          <w:i/>
          <w:noProof/>
          <w:sz w:val="24"/>
          <w:szCs w:val="24"/>
        </w:rPr>
        <w:t>B</w:t>
      </w:r>
      <w:r w:rsidRPr="002246BF">
        <w:rPr>
          <w:rFonts w:ascii="Times New Roman" w:hAnsi="Times New Roman" w:cs="Times New Roman"/>
          <w:noProof/>
          <w:sz w:val="24"/>
          <w:szCs w:val="24"/>
        </w:rPr>
        <w:t>(</w:t>
      </w:r>
      <w:r w:rsidRPr="002246BF">
        <w:rPr>
          <w:rFonts w:ascii="Times New Roman" w:hAnsi="Times New Roman" w:cs="Times New Roman"/>
          <w:i/>
          <w:noProof/>
          <w:sz w:val="24"/>
          <w:szCs w:val="24"/>
        </w:rPr>
        <w:t>z</w:t>
      </w:r>
      <w:r w:rsidRPr="002246BF">
        <w:rPr>
          <w:rFonts w:ascii="Times New Roman" w:hAnsi="Times New Roman" w:cs="Times New Roman"/>
          <w:noProof/>
          <w:sz w:val="24"/>
          <w:szCs w:val="24"/>
        </w:rPr>
        <w:t xml:space="preserve">); and 3) the parameters are optimized using direct measurements of </w:t>
      </w:r>
      <w:ins w:id="105" w:author="만든 이" w:date="2018-11-29T09:50:00Z">
        <w:r w:rsidR="00FE4102" w:rsidRPr="00EC63C5">
          <w:rPr>
            <w:rFonts w:ascii="Times New Roman" w:hAnsi="Times New Roman" w:cs="Times New Roman"/>
            <w:i/>
            <w:sz w:val="24"/>
            <w:szCs w:val="24"/>
          </w:rPr>
          <w:t>Z</w:t>
        </w:r>
        <w:r w:rsidR="00FE4102" w:rsidRPr="00EC63C5">
          <w:rPr>
            <w:rFonts w:ascii="Cambria Math" w:eastAsia="맑은 고딕" w:hAnsi="Cambria Math" w:cs="Cambria Math"/>
            <w:sz w:val="24"/>
            <w:szCs w:val="24"/>
            <w:vertAlign w:val="subscript"/>
          </w:rPr>
          <w:t>△</w:t>
        </w:r>
        <w:r w:rsidR="00FE4102" w:rsidRPr="00EC63C5">
          <w:rPr>
            <w:rFonts w:ascii="Times New Roman" w:hAnsi="Times New Roman" w:cs="Times New Roman"/>
            <w:sz w:val="24"/>
            <w:szCs w:val="24"/>
            <w:vertAlign w:val="subscript"/>
          </w:rPr>
          <w:t>T</w:t>
        </w:r>
      </w:ins>
      <w:del w:id="106" w:author="만든 이" w:date="2018-11-29T09:50:00Z">
        <w:r w:rsidRPr="009836E0" w:rsidDel="00FE4102">
          <w:rPr>
            <w:rFonts w:ascii="Times New Roman" w:hAnsi="Times New Roman" w:cs="Times New Roman"/>
            <w:noProof/>
            <w:sz w:val="24"/>
            <w:szCs w:val="24"/>
          </w:rPr>
          <w:delText>Z</w:delText>
        </w:r>
        <w:r w:rsidRPr="00EF70DA" w:rsidDel="00FE4102">
          <w:rPr>
            <w:rFonts w:ascii="Times New Roman" w:hAnsi="Times New Roman" w:cs="Times New Roman"/>
            <w:noProof/>
            <w:sz w:val="24"/>
            <w:szCs w:val="24"/>
            <w:rPrChange w:id="107" w:author="만든 이" w:date="2018-11-29T09:50:00Z">
              <w:rPr>
                <w:rFonts w:ascii="Times New Roman" w:hAnsi="Times New Roman" w:cs="Times New Roman"/>
                <w:noProof/>
                <w:sz w:val="24"/>
                <w:szCs w:val="24"/>
                <w:vertAlign w:val="subscript"/>
              </w:rPr>
            </w:rPrChange>
          </w:rPr>
          <w:delText>ML</w:delText>
        </w:r>
      </w:del>
      <w:r w:rsidRPr="009836E0">
        <w:rPr>
          <w:rFonts w:ascii="Times New Roman" w:hAnsi="Times New Roman" w:cs="Times New Roman"/>
          <w:noProof/>
          <w:sz w:val="24"/>
          <w:szCs w:val="24"/>
        </w:rPr>
        <w:t xml:space="preserve"> </w:t>
      </w:r>
      <w:r w:rsidRPr="002246BF">
        <w:rPr>
          <w:rFonts w:ascii="Times New Roman" w:hAnsi="Times New Roman" w:cs="Times New Roman"/>
          <w:noProof/>
          <w:sz w:val="24"/>
          <w:szCs w:val="24"/>
        </w:rPr>
        <w:t>obtained from radiosonde data.</w:t>
      </w:r>
    </w:p>
    <w:p w14:paraId="4D3B5400" w14:textId="77777777" w:rsidR="00012179" w:rsidRPr="002B63BF" w:rsidRDefault="00012179" w:rsidP="000F39ED">
      <w:pPr>
        <w:spacing w:after="120" w:line="360" w:lineRule="auto"/>
        <w:rPr>
          <w:rFonts w:ascii="Times New Roman" w:hAnsi="Times New Roman" w:cs="Times New Roman"/>
          <w:sz w:val="24"/>
          <w:szCs w:val="24"/>
        </w:rPr>
      </w:pPr>
    </w:p>
    <w:p w14:paraId="5DF86E9B" w14:textId="5A30E2A7" w:rsidR="00FB7367" w:rsidRPr="00792652" w:rsidRDefault="00FB7367">
      <w:pPr>
        <w:spacing w:before="120" w:after="120" w:line="360" w:lineRule="auto"/>
        <w:outlineLvl w:val="2"/>
        <w:rPr>
          <w:rFonts w:ascii="Times New Roman" w:hAnsi="Times New Roman" w:cs="Times New Roman"/>
          <w:b/>
          <w:sz w:val="24"/>
          <w:szCs w:val="24"/>
        </w:rPr>
      </w:pPr>
      <w:r w:rsidRPr="00792652">
        <w:rPr>
          <w:rFonts w:ascii="Times New Roman" w:hAnsi="Times New Roman" w:cs="Times New Roman"/>
          <w:b/>
          <w:sz w:val="24"/>
          <w:szCs w:val="24"/>
        </w:rPr>
        <w:t>3.</w:t>
      </w:r>
      <w:r w:rsidR="00012179">
        <w:rPr>
          <w:rFonts w:ascii="Times New Roman" w:hAnsi="Times New Roman" w:cs="Times New Roman"/>
          <w:b/>
          <w:sz w:val="24"/>
          <w:szCs w:val="24"/>
        </w:rPr>
        <w:t>2</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w:t>
      </w:r>
      <w:r w:rsidR="003F01CF">
        <w:rPr>
          <w:rFonts w:ascii="Times New Roman" w:hAnsi="Times New Roman" w:cs="Times New Roman"/>
          <w:b/>
          <w:sz w:val="24"/>
          <w:szCs w:val="24"/>
        </w:rPr>
        <w:t xml:space="preserve">Diurnal </w:t>
      </w:r>
      <w:r w:rsidRPr="00792652">
        <w:rPr>
          <w:rFonts w:ascii="Times New Roman" w:hAnsi="Times New Roman" w:cs="Times New Roman"/>
          <w:b/>
          <w:sz w:val="24"/>
          <w:szCs w:val="24"/>
        </w:rPr>
        <w:t xml:space="preserve">variation </w:t>
      </w:r>
      <w:r w:rsidR="004A6F5D">
        <w:rPr>
          <w:rFonts w:ascii="Times New Roman" w:hAnsi="Times New Roman" w:cs="Times New Roman"/>
          <w:b/>
          <w:sz w:val="24"/>
          <w:szCs w:val="24"/>
        </w:rPr>
        <w:t>i</w:t>
      </w:r>
      <w:r w:rsidR="00070C5D">
        <w:rPr>
          <w:rFonts w:ascii="Times New Roman" w:hAnsi="Times New Roman" w:cs="Times New Roman"/>
          <w:b/>
          <w:sz w:val="24"/>
          <w:szCs w:val="24"/>
        </w:rPr>
        <w:t>n</w:t>
      </w:r>
      <w:r w:rsidRPr="00792652">
        <w:rPr>
          <w:rFonts w:ascii="Times New Roman" w:hAnsi="Times New Roman" w:cs="Times New Roman"/>
          <w:b/>
          <w:sz w:val="24"/>
          <w:szCs w:val="24"/>
        </w:rPr>
        <w:t xml:space="preserve"> </w:t>
      </w:r>
      <w:r w:rsidR="003F01CF" w:rsidRPr="0031485B">
        <w:rPr>
          <w:rFonts w:ascii="Times New Roman" w:hAnsi="Times New Roman" w:cs="Times New Roman"/>
          <w:b/>
          <w:sz w:val="24"/>
          <w:szCs w:val="24"/>
        </w:rPr>
        <w:t xml:space="preserve">the </w:t>
      </w:r>
      <w:r w:rsidR="00A7648F" w:rsidRPr="002246BF">
        <w:rPr>
          <w:rFonts w:ascii="Times New Roman" w:hAnsi="Times New Roman" w:cs="Times New Roman"/>
          <w:b/>
          <w:i/>
          <w:noProof/>
          <w:sz w:val="24"/>
          <w:szCs w:val="24"/>
        </w:rPr>
        <w:t>Z</w:t>
      </w:r>
      <w:r w:rsidR="003A1004" w:rsidRPr="002246BF">
        <w:rPr>
          <w:rFonts w:ascii="Times New Roman" w:hAnsi="Times New Roman" w:cs="Times New Roman"/>
          <w:b/>
          <w:noProof/>
          <w:sz w:val="24"/>
          <w:szCs w:val="24"/>
          <w:vertAlign w:val="subscript"/>
        </w:rPr>
        <w:t>M</w:t>
      </w:r>
      <w:r w:rsidR="00A7648F" w:rsidRPr="002246BF">
        <w:rPr>
          <w:rFonts w:ascii="Times New Roman" w:hAnsi="Times New Roman" w:cs="Times New Roman"/>
          <w:b/>
          <w:noProof/>
          <w:sz w:val="24"/>
          <w:szCs w:val="24"/>
          <w:vertAlign w:val="subscript"/>
        </w:rPr>
        <w:t>L</w:t>
      </w:r>
    </w:p>
    <w:p w14:paraId="4781E283" w14:textId="26F7F3D2" w:rsidR="003405E6" w:rsidRDefault="00FB7367" w:rsidP="00A7648F">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Figure </w:t>
      </w:r>
      <w:r w:rsidR="006D3291">
        <w:rPr>
          <w:rFonts w:ascii="Times New Roman" w:hAnsi="Times New Roman" w:cs="Times New Roman"/>
          <w:sz w:val="24"/>
          <w:szCs w:val="24"/>
        </w:rPr>
        <w:t>3</w:t>
      </w:r>
      <w:r w:rsidR="006D3291" w:rsidRPr="00792652">
        <w:rPr>
          <w:rFonts w:ascii="Times New Roman" w:hAnsi="Times New Roman" w:cs="Times New Roman"/>
          <w:sz w:val="24"/>
          <w:szCs w:val="24"/>
        </w:rPr>
        <w:t xml:space="preserve"> </w:t>
      </w:r>
      <w:r w:rsidRPr="00792652">
        <w:rPr>
          <w:rFonts w:ascii="Times New Roman" w:hAnsi="Times New Roman" w:cs="Times New Roman"/>
          <w:sz w:val="24"/>
          <w:szCs w:val="24"/>
        </w:rPr>
        <w:t xml:space="preserve">shows </w:t>
      </w:r>
      <w:r w:rsidR="0031485B">
        <w:rPr>
          <w:rFonts w:ascii="Times New Roman" w:hAnsi="Times New Roman" w:cs="Times New Roman"/>
          <w:sz w:val="24"/>
          <w:szCs w:val="24"/>
        </w:rPr>
        <w:t xml:space="preserve">the time series of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9D3D8B">
        <w:rPr>
          <w:rFonts w:ascii="Times New Roman" w:hAnsi="Times New Roman" w:cs="Times New Roman"/>
          <w:sz w:val="24"/>
          <w:szCs w:val="24"/>
        </w:rPr>
        <w:t xml:space="preserve">retrieved throughout the complete campaign using the improved version of the gradient method of </w:t>
      </w:r>
      <w:r w:rsidR="009D3D8B" w:rsidRPr="00046B8B">
        <w:rPr>
          <w:rFonts w:ascii="Times New Roman" w:hAnsi="Times New Roman" w:cs="Times New Roman"/>
          <w:sz w:val="24"/>
          <w:szCs w:val="24"/>
        </w:rPr>
        <w:t>Emeis et al.</w:t>
      </w:r>
      <w:r w:rsidR="009D3D8B">
        <w:rPr>
          <w:rFonts w:ascii="Times New Roman" w:hAnsi="Times New Roman" w:cs="Times New Roman"/>
          <w:sz w:val="24"/>
          <w:szCs w:val="24"/>
        </w:rPr>
        <w:t xml:space="preserve"> </w:t>
      </w:r>
      <w:r w:rsidR="007F1EE3">
        <w:rPr>
          <w:rFonts w:ascii="Times New Roman" w:hAnsi="Times New Roman" w:cs="Times New Roman"/>
          <w:sz w:val="24"/>
          <w:szCs w:val="24"/>
        </w:rPr>
        <w:t>(</w:t>
      </w:r>
      <w:r w:rsidR="009D3D8B">
        <w:rPr>
          <w:rFonts w:ascii="Times New Roman" w:hAnsi="Times New Roman" w:cs="Times New Roman"/>
          <w:sz w:val="24"/>
          <w:szCs w:val="24"/>
        </w:rPr>
        <w:t>2007</w:t>
      </w:r>
      <w:r w:rsidR="007F1EE3">
        <w:rPr>
          <w:rFonts w:ascii="Times New Roman" w:hAnsi="Times New Roman" w:cs="Times New Roman"/>
          <w:sz w:val="24"/>
          <w:szCs w:val="24"/>
        </w:rPr>
        <w:t>)</w:t>
      </w:r>
      <w:r w:rsidR="009D3D8B">
        <w:rPr>
          <w:rFonts w:ascii="Times New Roman" w:hAnsi="Times New Roman" w:cs="Times New Roman"/>
          <w:sz w:val="24"/>
          <w:szCs w:val="24"/>
        </w:rPr>
        <w:t xml:space="preserve"> developed here. Figure </w:t>
      </w:r>
      <w:r w:rsidR="006D3291">
        <w:rPr>
          <w:rFonts w:ascii="Times New Roman" w:hAnsi="Times New Roman" w:cs="Times New Roman"/>
          <w:sz w:val="24"/>
          <w:szCs w:val="24"/>
        </w:rPr>
        <w:t>4</w:t>
      </w:r>
      <w:r w:rsidR="009D3D8B">
        <w:rPr>
          <w:rFonts w:ascii="Times New Roman" w:hAnsi="Times New Roman" w:cs="Times New Roman"/>
          <w:sz w:val="24"/>
          <w:szCs w:val="24"/>
        </w:rPr>
        <w:t xml:space="preserve"> shows the </w:t>
      </w:r>
      <w:r w:rsidR="009D3D8B" w:rsidRPr="002246BF">
        <w:rPr>
          <w:rFonts w:ascii="Times New Roman" w:hAnsi="Times New Roman" w:cs="Times New Roman"/>
          <w:noProof/>
          <w:sz w:val="24"/>
          <w:szCs w:val="24"/>
        </w:rPr>
        <w:t>ensemble diurnal</w:t>
      </w:r>
      <w:r w:rsidR="009D3D8B">
        <w:rPr>
          <w:rFonts w:ascii="Times New Roman" w:hAnsi="Times New Roman" w:cs="Times New Roman"/>
          <w:sz w:val="24"/>
          <w:szCs w:val="24"/>
        </w:rPr>
        <w:t xml:space="preserve"> </w:t>
      </w:r>
      <w:r w:rsidR="000F39ED">
        <w:rPr>
          <w:rFonts w:ascii="Times New Roman" w:hAnsi="Times New Roman" w:cs="Times New Roman"/>
          <w:sz w:val="24"/>
          <w:szCs w:val="24"/>
        </w:rPr>
        <w:t>variations</w:t>
      </w:r>
      <w:r w:rsidR="009D3D8B">
        <w:rPr>
          <w:rFonts w:ascii="Times New Roman" w:hAnsi="Times New Roman" w:cs="Times New Roman"/>
          <w:sz w:val="24"/>
          <w:szCs w:val="24"/>
        </w:rPr>
        <w:t xml:space="preserve"> of the </w:t>
      </w:r>
      <w:r w:rsidR="003A1004">
        <w:rPr>
          <w:rFonts w:ascii="Times New Roman" w:hAnsi="Times New Roman" w:cs="Times New Roman"/>
          <w:sz w:val="24"/>
          <w:szCs w:val="24"/>
        </w:rPr>
        <w:t xml:space="preserve">ML </w:t>
      </w:r>
      <w:r w:rsidR="009D3D8B">
        <w:rPr>
          <w:rFonts w:ascii="Times New Roman" w:hAnsi="Times New Roman" w:cs="Times New Roman"/>
          <w:sz w:val="24"/>
          <w:szCs w:val="24"/>
        </w:rPr>
        <w:t xml:space="preserve">evolution </w:t>
      </w:r>
      <w:r w:rsidR="0003033D">
        <w:rPr>
          <w:rFonts w:ascii="Times New Roman" w:hAnsi="Times New Roman" w:cs="Times New Roman"/>
          <w:sz w:val="24"/>
          <w:szCs w:val="24"/>
        </w:rPr>
        <w:t>for</w:t>
      </w:r>
      <w:r w:rsidR="009D3D8B">
        <w:rPr>
          <w:rFonts w:ascii="Times New Roman" w:hAnsi="Times New Roman" w:cs="Times New Roman"/>
          <w:sz w:val="24"/>
          <w:szCs w:val="24"/>
        </w:rPr>
        <w:t xml:space="preserve"> each monitored month. </w:t>
      </w:r>
      <w:r w:rsidR="006D3291">
        <w:rPr>
          <w:rFonts w:ascii="Times New Roman" w:hAnsi="Times New Roman" w:cs="Times New Roman"/>
          <w:sz w:val="24"/>
          <w:szCs w:val="24"/>
        </w:rPr>
        <w:t>The daily profiles during both months were similar to th</w:t>
      </w:r>
      <w:r w:rsidR="00FD2683">
        <w:rPr>
          <w:rFonts w:ascii="Times New Roman" w:hAnsi="Times New Roman" w:cs="Times New Roman"/>
          <w:sz w:val="24"/>
          <w:szCs w:val="24"/>
        </w:rPr>
        <w:t>ose</w:t>
      </w:r>
      <w:r w:rsidR="006D3291">
        <w:rPr>
          <w:rFonts w:ascii="Times New Roman" w:hAnsi="Times New Roman" w:cs="Times New Roman"/>
          <w:sz w:val="24"/>
          <w:szCs w:val="24"/>
        </w:rPr>
        <w:t xml:space="preserve"> obtained from </w:t>
      </w:r>
      <w:r w:rsidR="0003033D">
        <w:rPr>
          <w:rFonts w:ascii="Times New Roman" w:hAnsi="Times New Roman" w:cs="Times New Roman"/>
          <w:sz w:val="24"/>
          <w:szCs w:val="24"/>
        </w:rPr>
        <w:t xml:space="preserve">the </w:t>
      </w:r>
      <w:r w:rsidR="006D3291">
        <w:rPr>
          <w:rFonts w:ascii="Times New Roman" w:hAnsi="Times New Roman" w:cs="Times New Roman"/>
          <w:sz w:val="24"/>
          <w:szCs w:val="24"/>
        </w:rPr>
        <w:t>radiosonde thermodynamic profiles shown in Fig</w:t>
      </w:r>
      <w:r w:rsidR="0003033D">
        <w:rPr>
          <w:rFonts w:ascii="Times New Roman" w:hAnsi="Times New Roman" w:cs="Times New Roman"/>
          <w:sz w:val="24"/>
          <w:szCs w:val="24"/>
        </w:rPr>
        <w:t>.</w:t>
      </w:r>
      <w:r w:rsidR="006D3291">
        <w:rPr>
          <w:rFonts w:ascii="Times New Roman" w:hAnsi="Times New Roman" w:cs="Times New Roman"/>
          <w:sz w:val="24"/>
          <w:szCs w:val="24"/>
        </w:rPr>
        <w:t xml:space="preserve"> 2. The mean</w:t>
      </w:r>
      <w:r w:rsidR="006D3291" w:rsidRPr="006D3291">
        <w:rPr>
          <w:rFonts w:ascii="Times New Roman" w:hAnsi="Times New Roman" w:cs="Times New Roman"/>
          <w:i/>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6D3291">
        <w:rPr>
          <w:rFonts w:ascii="Times New Roman" w:hAnsi="Times New Roman" w:cs="Times New Roman"/>
          <w:sz w:val="24"/>
          <w:szCs w:val="24"/>
        </w:rPr>
        <w:t>during daytime</w:t>
      </w:r>
      <w:r w:rsidR="009766AF">
        <w:rPr>
          <w:rFonts w:ascii="Times New Roman" w:hAnsi="Times New Roman" w:cs="Times New Roman"/>
          <w:sz w:val="24"/>
          <w:szCs w:val="24"/>
        </w:rPr>
        <w:t xml:space="preserve"> (0500 – 2000 LST)</w:t>
      </w:r>
      <w:r w:rsidR="006D3291">
        <w:rPr>
          <w:rFonts w:ascii="Times New Roman" w:hAnsi="Times New Roman" w:cs="Times New Roman"/>
          <w:sz w:val="24"/>
          <w:szCs w:val="24"/>
        </w:rPr>
        <w:t xml:space="preserve"> was </w:t>
      </w:r>
      <w:r w:rsidR="00C56B4E">
        <w:rPr>
          <w:rFonts w:ascii="Times New Roman" w:hAnsi="Times New Roman" w:cs="Times New Roman"/>
          <w:sz w:val="24"/>
          <w:szCs w:val="24"/>
        </w:rPr>
        <w:t>1007.3</w:t>
      </w:r>
      <w:r w:rsidR="003C4842">
        <w:rPr>
          <w:rFonts w:ascii="Times New Roman" w:hAnsi="Times New Roman" w:cs="Times New Roman"/>
          <w:sz w:val="24"/>
          <w:szCs w:val="24"/>
        </w:rPr>
        <w:t xml:space="preserve"> (</w:t>
      </w:r>
      <w:r w:rsidR="00C56B4E">
        <w:rPr>
          <w:rFonts w:ascii="Times New Roman" w:hAnsi="Times New Roman" w:cs="Times New Roman"/>
          <w:sz w:val="24"/>
          <w:szCs w:val="24"/>
        </w:rPr>
        <w:t>838.0 – 1148.7</w:t>
      </w:r>
      <w:r w:rsidR="003C4842">
        <w:rPr>
          <w:rFonts w:ascii="Times New Roman" w:hAnsi="Times New Roman" w:cs="Times New Roman"/>
          <w:sz w:val="24"/>
          <w:szCs w:val="24"/>
        </w:rPr>
        <w:t>)</w:t>
      </w:r>
      <w:r w:rsidR="00E96CEA">
        <w:rPr>
          <w:rFonts w:ascii="Times New Roman" w:hAnsi="Times New Roman" w:cs="Times New Roman"/>
          <w:sz w:val="24"/>
          <w:szCs w:val="24"/>
        </w:rPr>
        <w:t xml:space="preserve"> (median </w:t>
      </w:r>
      <w:r w:rsidR="00F84FF5">
        <w:rPr>
          <w:rFonts w:ascii="Times New Roman" w:hAnsi="Times New Roman" w:cs="Times New Roman"/>
          <w:sz w:val="24"/>
          <w:szCs w:val="24"/>
        </w:rPr>
        <w:t>(</w:t>
      </w:r>
      <w:r w:rsidR="00E96CEA">
        <w:rPr>
          <w:rFonts w:ascii="Times New Roman" w:hAnsi="Times New Roman" w:cs="Times New Roman"/>
          <w:sz w:val="24"/>
          <w:szCs w:val="24"/>
        </w:rPr>
        <w:t>IQR))</w:t>
      </w:r>
      <w:r w:rsidR="00C56B4E">
        <w:rPr>
          <w:rFonts w:ascii="Times New Roman" w:hAnsi="Times New Roman" w:cs="Times New Roman"/>
          <w:sz w:val="24"/>
          <w:szCs w:val="24"/>
        </w:rPr>
        <w:t xml:space="preserve"> and 1112.2 (965.6 – 1275.6)</w:t>
      </w:r>
      <w:r w:rsidR="006D3291">
        <w:rPr>
          <w:rFonts w:ascii="Times New Roman" w:hAnsi="Times New Roman" w:cs="Times New Roman"/>
          <w:sz w:val="24"/>
          <w:szCs w:val="24"/>
        </w:rPr>
        <w:t xml:space="preserve"> </w:t>
      </w:r>
      <w:r w:rsidR="006D3291" w:rsidRPr="00B07C21">
        <w:rPr>
          <w:rFonts w:ascii="Times New Roman" w:hAnsi="Times New Roman" w:cs="Times New Roman"/>
          <w:noProof/>
          <w:sz w:val="24"/>
          <w:szCs w:val="24"/>
        </w:rPr>
        <w:t xml:space="preserve">m </w:t>
      </w:r>
      <w:r w:rsidR="0003033D" w:rsidRPr="00B07C21">
        <w:rPr>
          <w:rFonts w:ascii="Times New Roman" w:hAnsi="Times New Roman" w:cs="Times New Roman"/>
          <w:noProof/>
          <w:sz w:val="24"/>
          <w:szCs w:val="24"/>
        </w:rPr>
        <w:t>i</w:t>
      </w:r>
      <w:r w:rsidR="00FD2683" w:rsidRPr="00B07C21">
        <w:rPr>
          <w:rFonts w:ascii="Times New Roman" w:hAnsi="Times New Roman" w:cs="Times New Roman"/>
          <w:noProof/>
          <w:sz w:val="24"/>
          <w:szCs w:val="24"/>
        </w:rPr>
        <w:t>n</w:t>
      </w:r>
      <w:r w:rsidR="00FD2683">
        <w:rPr>
          <w:rFonts w:ascii="Times New Roman" w:hAnsi="Times New Roman" w:cs="Times New Roman"/>
          <w:sz w:val="24"/>
          <w:szCs w:val="24"/>
        </w:rPr>
        <w:t xml:space="preserve"> May </w:t>
      </w:r>
      <w:r w:rsidR="00C56B4E">
        <w:rPr>
          <w:rFonts w:ascii="Times New Roman" w:hAnsi="Times New Roman" w:cs="Times New Roman"/>
          <w:sz w:val="24"/>
          <w:szCs w:val="24"/>
        </w:rPr>
        <w:t xml:space="preserve">and </w:t>
      </w:r>
      <w:r w:rsidR="00FD2683">
        <w:rPr>
          <w:rFonts w:ascii="Times New Roman" w:hAnsi="Times New Roman" w:cs="Times New Roman"/>
          <w:sz w:val="24"/>
          <w:szCs w:val="24"/>
        </w:rPr>
        <w:t>June, reaching</w:t>
      </w:r>
      <w:r w:rsidR="006D3291">
        <w:rPr>
          <w:rFonts w:ascii="Times New Roman" w:hAnsi="Times New Roman" w:cs="Times New Roman"/>
          <w:sz w:val="24"/>
          <w:szCs w:val="24"/>
        </w:rPr>
        <w:t xml:space="preserve"> maximum heights </w:t>
      </w:r>
      <w:r w:rsidR="00FD2683">
        <w:rPr>
          <w:rFonts w:ascii="Times New Roman" w:hAnsi="Times New Roman" w:cs="Times New Roman"/>
          <w:sz w:val="24"/>
          <w:szCs w:val="24"/>
        </w:rPr>
        <w:t>of</w:t>
      </w:r>
      <w:r w:rsidR="006D3291">
        <w:rPr>
          <w:rFonts w:ascii="Times New Roman" w:hAnsi="Times New Roman" w:cs="Times New Roman"/>
          <w:sz w:val="24"/>
          <w:szCs w:val="24"/>
        </w:rPr>
        <w:t xml:space="preserve"> </w:t>
      </w:r>
      <w:r w:rsidR="003C4842">
        <w:rPr>
          <w:rFonts w:ascii="Times New Roman" w:hAnsi="Times New Roman" w:cs="Times New Roman"/>
          <w:sz w:val="24"/>
          <w:szCs w:val="24"/>
        </w:rPr>
        <w:t>1</w:t>
      </w:r>
      <w:r w:rsidR="00C56B4E">
        <w:rPr>
          <w:rFonts w:ascii="Times New Roman" w:hAnsi="Times New Roman" w:cs="Times New Roman"/>
          <w:sz w:val="24"/>
          <w:szCs w:val="24"/>
        </w:rPr>
        <w:t>3</w:t>
      </w:r>
      <w:r w:rsidR="003C4842">
        <w:rPr>
          <w:rFonts w:ascii="Times New Roman" w:hAnsi="Times New Roman" w:cs="Times New Roman"/>
          <w:sz w:val="24"/>
          <w:szCs w:val="24"/>
        </w:rPr>
        <w:t>4</w:t>
      </w:r>
      <w:r w:rsidR="00C56B4E">
        <w:rPr>
          <w:rFonts w:ascii="Times New Roman" w:hAnsi="Times New Roman" w:cs="Times New Roman"/>
          <w:sz w:val="24"/>
          <w:szCs w:val="24"/>
        </w:rPr>
        <w:t>2</w:t>
      </w:r>
      <w:r w:rsidR="003C4842">
        <w:rPr>
          <w:rFonts w:ascii="Times New Roman" w:hAnsi="Times New Roman" w:cs="Times New Roman"/>
          <w:sz w:val="24"/>
          <w:szCs w:val="24"/>
        </w:rPr>
        <w:t>.</w:t>
      </w:r>
      <w:r w:rsidR="00C56B4E">
        <w:rPr>
          <w:rFonts w:ascii="Times New Roman" w:hAnsi="Times New Roman" w:cs="Times New Roman"/>
          <w:sz w:val="24"/>
          <w:szCs w:val="24"/>
        </w:rPr>
        <w:t>4</w:t>
      </w:r>
      <w:r w:rsidR="003C4842">
        <w:rPr>
          <w:rFonts w:ascii="Times New Roman" w:hAnsi="Times New Roman" w:cs="Times New Roman"/>
          <w:sz w:val="24"/>
          <w:szCs w:val="24"/>
        </w:rPr>
        <w:t xml:space="preserve"> </w:t>
      </w:r>
      <w:r w:rsidR="00C56B4E">
        <w:rPr>
          <w:rFonts w:ascii="Times New Roman" w:hAnsi="Times New Roman" w:cs="Times New Roman"/>
          <w:sz w:val="24"/>
          <w:szCs w:val="24"/>
        </w:rPr>
        <w:t xml:space="preserve">(1194.3 – 1628.3) and 1390.7 (1302.5 – 1582.0) </w:t>
      </w:r>
      <w:r w:rsidR="003C4842" w:rsidRPr="002246BF">
        <w:rPr>
          <w:rFonts w:ascii="Times New Roman" w:hAnsi="Times New Roman" w:cs="Times New Roman"/>
          <w:noProof/>
          <w:sz w:val="24"/>
          <w:szCs w:val="24"/>
        </w:rPr>
        <w:t>m at</w:t>
      </w:r>
      <w:r w:rsidR="003C4842">
        <w:rPr>
          <w:rFonts w:ascii="Times New Roman" w:hAnsi="Times New Roman" w:cs="Times New Roman"/>
          <w:sz w:val="24"/>
          <w:szCs w:val="24"/>
        </w:rPr>
        <w:t xml:space="preserve"> 1400 </w:t>
      </w:r>
      <w:r w:rsidR="0003033D">
        <w:rPr>
          <w:rFonts w:ascii="Times New Roman" w:hAnsi="Times New Roman" w:cs="Times New Roman"/>
          <w:sz w:val="24"/>
          <w:szCs w:val="24"/>
        </w:rPr>
        <w:t>LST</w:t>
      </w:r>
      <w:r w:rsidR="004772AF">
        <w:rPr>
          <w:rFonts w:ascii="Times New Roman" w:hAnsi="Times New Roman" w:cs="Times New Roman"/>
          <w:sz w:val="24"/>
          <w:szCs w:val="24"/>
        </w:rPr>
        <w:t xml:space="preserve"> </w:t>
      </w:r>
      <w:r w:rsidR="0003033D">
        <w:rPr>
          <w:rFonts w:ascii="Times New Roman" w:hAnsi="Times New Roman" w:cs="Times New Roman"/>
          <w:sz w:val="24"/>
          <w:szCs w:val="24"/>
        </w:rPr>
        <w:t>for</w:t>
      </w:r>
      <w:r w:rsidR="004772AF">
        <w:rPr>
          <w:rFonts w:ascii="Times New Roman" w:hAnsi="Times New Roman" w:cs="Times New Roman"/>
          <w:sz w:val="24"/>
          <w:szCs w:val="24"/>
        </w:rPr>
        <w:t xml:space="preserve"> both months</w:t>
      </w:r>
      <w:r w:rsidR="006D3291">
        <w:rPr>
          <w:rFonts w:ascii="Times New Roman" w:hAnsi="Times New Roman" w:cs="Times New Roman"/>
          <w:sz w:val="24"/>
          <w:szCs w:val="24"/>
        </w:rPr>
        <w:t>. The convective ML start</w:t>
      </w:r>
      <w:r w:rsidR="00FD2683">
        <w:rPr>
          <w:rFonts w:ascii="Times New Roman" w:hAnsi="Times New Roman" w:cs="Times New Roman"/>
          <w:sz w:val="24"/>
          <w:szCs w:val="24"/>
        </w:rPr>
        <w:t>ed</w:t>
      </w:r>
      <w:r w:rsidR="006D3291">
        <w:rPr>
          <w:rFonts w:ascii="Times New Roman" w:hAnsi="Times New Roman" w:cs="Times New Roman"/>
          <w:sz w:val="24"/>
          <w:szCs w:val="24"/>
        </w:rPr>
        <w:t xml:space="preserve"> to collapse consistently after 1700 </w:t>
      </w:r>
      <w:r w:rsidR="0003033D">
        <w:rPr>
          <w:rFonts w:ascii="Times New Roman" w:hAnsi="Times New Roman" w:cs="Times New Roman"/>
          <w:sz w:val="24"/>
          <w:szCs w:val="24"/>
        </w:rPr>
        <w:t>LST</w:t>
      </w:r>
      <w:r w:rsidR="006D3291">
        <w:rPr>
          <w:rFonts w:ascii="Times New Roman" w:hAnsi="Times New Roman" w:cs="Times New Roman"/>
          <w:sz w:val="24"/>
          <w:szCs w:val="24"/>
        </w:rPr>
        <w:t xml:space="preserve">. By 1900 </w:t>
      </w:r>
      <w:r w:rsidR="0003033D">
        <w:rPr>
          <w:rFonts w:ascii="Times New Roman" w:hAnsi="Times New Roman" w:cs="Times New Roman"/>
          <w:sz w:val="24"/>
          <w:szCs w:val="24"/>
        </w:rPr>
        <w:t>LST</w:t>
      </w:r>
      <w:r w:rsidR="003405E6">
        <w:rPr>
          <w:rFonts w:ascii="Times New Roman" w:hAnsi="Times New Roman" w:cs="Times New Roman"/>
          <w:sz w:val="24"/>
          <w:szCs w:val="24"/>
        </w:rPr>
        <w:t xml:space="preserve"> it ha</w:t>
      </w:r>
      <w:r w:rsidR="00FD2683">
        <w:rPr>
          <w:rFonts w:ascii="Times New Roman" w:hAnsi="Times New Roman" w:cs="Times New Roman"/>
          <w:sz w:val="24"/>
          <w:szCs w:val="24"/>
        </w:rPr>
        <w:t>d</w:t>
      </w:r>
      <w:r w:rsidR="003405E6">
        <w:rPr>
          <w:rFonts w:ascii="Times New Roman" w:hAnsi="Times New Roman" w:cs="Times New Roman"/>
          <w:sz w:val="24"/>
          <w:szCs w:val="24"/>
        </w:rPr>
        <w:t xml:space="preserve"> </w:t>
      </w:r>
      <w:r w:rsidR="003405E6" w:rsidRPr="002246BF">
        <w:rPr>
          <w:rFonts w:ascii="Times New Roman" w:hAnsi="Times New Roman" w:cs="Times New Roman"/>
          <w:noProof/>
          <w:sz w:val="24"/>
          <w:szCs w:val="24"/>
        </w:rPr>
        <w:t>completely collapsed</w:t>
      </w:r>
      <w:r w:rsidR="003405E6">
        <w:rPr>
          <w:rFonts w:ascii="Times New Roman" w:hAnsi="Times New Roman" w:cs="Times New Roman"/>
          <w:sz w:val="24"/>
          <w:szCs w:val="24"/>
        </w:rPr>
        <w:t xml:space="preserve">, giving place to a shallow NBL of </w:t>
      </w:r>
      <w:r w:rsidR="00C56B4E">
        <w:rPr>
          <w:rFonts w:ascii="Times New Roman" w:hAnsi="Times New Roman" w:cs="Times New Roman"/>
          <w:sz w:val="24"/>
          <w:szCs w:val="24"/>
        </w:rPr>
        <w:t>161.0 (297.9 – 569.5) and 392.3 (233.3 – 649.2)</w:t>
      </w:r>
      <w:r w:rsidR="003C4842">
        <w:rPr>
          <w:rFonts w:ascii="Times New Roman" w:hAnsi="Times New Roman" w:cs="Times New Roman"/>
          <w:sz w:val="24"/>
          <w:szCs w:val="24"/>
        </w:rPr>
        <w:t xml:space="preserve"> </w:t>
      </w:r>
      <w:r w:rsidR="003405E6">
        <w:rPr>
          <w:rFonts w:ascii="Times New Roman" w:hAnsi="Times New Roman" w:cs="Times New Roman"/>
          <w:sz w:val="24"/>
          <w:szCs w:val="24"/>
        </w:rPr>
        <w:t xml:space="preserve">m. The minimum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3405E6">
        <w:rPr>
          <w:rFonts w:ascii="Times New Roman" w:hAnsi="Times New Roman" w:cs="Times New Roman"/>
          <w:sz w:val="24"/>
          <w:szCs w:val="24"/>
        </w:rPr>
        <w:t xml:space="preserve">had a deep of </w:t>
      </w:r>
      <w:r w:rsidR="00C56B4E">
        <w:rPr>
          <w:rFonts w:ascii="Times New Roman" w:hAnsi="Times New Roman" w:cs="Times New Roman"/>
          <w:sz w:val="24"/>
          <w:szCs w:val="24"/>
        </w:rPr>
        <w:t>91.7</w:t>
      </w:r>
      <w:r w:rsidR="003C4842">
        <w:rPr>
          <w:rFonts w:ascii="Times New Roman" w:hAnsi="Times New Roman" w:cs="Times New Roman"/>
          <w:sz w:val="24"/>
          <w:szCs w:val="24"/>
        </w:rPr>
        <w:t xml:space="preserve"> (</w:t>
      </w:r>
      <w:r w:rsidR="00C56B4E">
        <w:rPr>
          <w:rFonts w:ascii="Times New Roman" w:hAnsi="Times New Roman" w:cs="Times New Roman"/>
          <w:sz w:val="24"/>
          <w:szCs w:val="24"/>
        </w:rPr>
        <w:t>90 – 165.5</w:t>
      </w:r>
      <w:r w:rsidR="003C4842">
        <w:rPr>
          <w:rFonts w:ascii="Times New Roman" w:hAnsi="Times New Roman" w:cs="Times New Roman"/>
          <w:sz w:val="24"/>
          <w:szCs w:val="24"/>
        </w:rPr>
        <w:t xml:space="preserve">) </w:t>
      </w:r>
      <w:r w:rsidR="00C56B4E">
        <w:rPr>
          <w:rFonts w:ascii="Times New Roman" w:hAnsi="Times New Roman" w:cs="Times New Roman"/>
          <w:sz w:val="24"/>
          <w:szCs w:val="24"/>
        </w:rPr>
        <w:t xml:space="preserve">and 98.1 (90 – 112.3) </w:t>
      </w:r>
      <w:r w:rsidR="003C4842" w:rsidRPr="002246BF">
        <w:rPr>
          <w:rFonts w:ascii="Times New Roman" w:hAnsi="Times New Roman" w:cs="Times New Roman"/>
          <w:noProof/>
          <w:sz w:val="24"/>
          <w:szCs w:val="24"/>
        </w:rPr>
        <w:t xml:space="preserve">m </w:t>
      </w:r>
      <w:r w:rsidR="00FD2683" w:rsidRPr="002246BF">
        <w:rPr>
          <w:rFonts w:ascii="Times New Roman" w:hAnsi="Times New Roman" w:cs="Times New Roman"/>
          <w:noProof/>
          <w:sz w:val="24"/>
          <w:szCs w:val="24"/>
        </w:rPr>
        <w:t>at</w:t>
      </w:r>
      <w:r w:rsidR="003C4842">
        <w:rPr>
          <w:rFonts w:ascii="Times New Roman" w:hAnsi="Times New Roman" w:cs="Times New Roman"/>
          <w:sz w:val="24"/>
          <w:szCs w:val="24"/>
        </w:rPr>
        <w:t xml:space="preserve"> 2000</w:t>
      </w:r>
      <w:r w:rsidR="0003033D">
        <w:rPr>
          <w:rFonts w:ascii="Times New Roman" w:hAnsi="Times New Roman" w:cs="Times New Roman"/>
          <w:sz w:val="24"/>
          <w:szCs w:val="24"/>
        </w:rPr>
        <w:t xml:space="preserve"> LST</w:t>
      </w:r>
      <w:ins w:id="108" w:author="만든 이" w:date="2018-11-29T09:57:00Z">
        <w:r w:rsidR="009F7F8A">
          <w:rPr>
            <w:rFonts w:ascii="Times New Roman" w:hAnsi="Times New Roman" w:cs="Times New Roman"/>
            <w:sz w:val="24"/>
            <w:szCs w:val="24"/>
          </w:rPr>
          <w:t xml:space="preserve"> </w:t>
        </w:r>
      </w:ins>
      <w:del w:id="109" w:author="만든 이" w:date="2018-11-29T09:57:00Z">
        <w:r w:rsidR="003C4842" w:rsidDel="009F7F8A">
          <w:rPr>
            <w:rFonts w:ascii="Times New Roman" w:hAnsi="Times New Roman" w:cs="Times New Roman"/>
            <w:sz w:val="24"/>
            <w:szCs w:val="24"/>
          </w:rPr>
          <w:delText xml:space="preserve"> (1900</w:delText>
        </w:r>
        <w:r w:rsidR="0003033D" w:rsidDel="009F7F8A">
          <w:rPr>
            <w:rFonts w:ascii="Times New Roman" w:hAnsi="Times New Roman" w:cs="Times New Roman"/>
            <w:sz w:val="24"/>
            <w:szCs w:val="24"/>
          </w:rPr>
          <w:delText xml:space="preserve"> LST</w:delText>
        </w:r>
        <w:r w:rsidR="003C4842" w:rsidDel="009F7F8A">
          <w:rPr>
            <w:rFonts w:ascii="Times New Roman" w:hAnsi="Times New Roman" w:cs="Times New Roman"/>
            <w:sz w:val="24"/>
            <w:szCs w:val="24"/>
          </w:rPr>
          <w:delText>)</w:delText>
        </w:r>
        <w:r w:rsidR="003405E6" w:rsidDel="009F7F8A">
          <w:rPr>
            <w:rFonts w:ascii="Times New Roman" w:hAnsi="Times New Roman" w:cs="Times New Roman"/>
            <w:sz w:val="24"/>
            <w:szCs w:val="24"/>
          </w:rPr>
          <w:delText xml:space="preserve"> </w:delText>
        </w:r>
      </w:del>
      <w:r w:rsidR="0003033D">
        <w:rPr>
          <w:rFonts w:ascii="Times New Roman" w:hAnsi="Times New Roman" w:cs="Times New Roman"/>
          <w:sz w:val="24"/>
          <w:szCs w:val="24"/>
        </w:rPr>
        <w:t>i</w:t>
      </w:r>
      <w:r w:rsidR="00BB6ED2">
        <w:rPr>
          <w:rFonts w:ascii="Times New Roman" w:hAnsi="Times New Roman" w:cs="Times New Roman"/>
          <w:sz w:val="24"/>
          <w:szCs w:val="24"/>
        </w:rPr>
        <w:t xml:space="preserve">n May </w:t>
      </w:r>
      <w:r w:rsidR="00C56B4E">
        <w:rPr>
          <w:rFonts w:ascii="Times New Roman" w:hAnsi="Times New Roman" w:cs="Times New Roman"/>
          <w:sz w:val="24"/>
          <w:szCs w:val="24"/>
        </w:rPr>
        <w:t>and</w:t>
      </w:r>
      <w:ins w:id="110" w:author="만든 이" w:date="2018-11-29T09:57:00Z">
        <w:r w:rsidR="009F7F8A">
          <w:rPr>
            <w:rFonts w:ascii="Times New Roman" w:hAnsi="Times New Roman" w:cs="Times New Roman"/>
            <w:sz w:val="24"/>
            <w:szCs w:val="24"/>
          </w:rPr>
          <w:t xml:space="preserve"> at 1900 LST in</w:t>
        </w:r>
      </w:ins>
      <w:r w:rsidR="00C56B4E">
        <w:rPr>
          <w:rFonts w:ascii="Times New Roman" w:hAnsi="Times New Roman" w:cs="Times New Roman"/>
          <w:sz w:val="24"/>
          <w:szCs w:val="24"/>
        </w:rPr>
        <w:t xml:space="preserve"> </w:t>
      </w:r>
      <w:r w:rsidR="00BB6ED2">
        <w:rPr>
          <w:rFonts w:ascii="Times New Roman" w:hAnsi="Times New Roman" w:cs="Times New Roman"/>
          <w:sz w:val="24"/>
          <w:szCs w:val="24"/>
        </w:rPr>
        <w:t>June</w:t>
      </w:r>
      <w:r w:rsidR="00C56B4E">
        <w:rPr>
          <w:rFonts w:ascii="Times New Roman" w:hAnsi="Times New Roman" w:cs="Times New Roman"/>
          <w:sz w:val="24"/>
          <w:szCs w:val="24"/>
        </w:rPr>
        <w:t>, respectively</w:t>
      </w:r>
      <w:r w:rsidR="003405E6">
        <w:rPr>
          <w:rFonts w:ascii="Times New Roman" w:hAnsi="Times New Roman" w:cs="Times New Roman"/>
          <w:sz w:val="24"/>
          <w:szCs w:val="24"/>
        </w:rPr>
        <w:t>.</w:t>
      </w:r>
    </w:p>
    <w:p w14:paraId="7D4C65F6" w14:textId="767624C9" w:rsidR="00E931C4" w:rsidRDefault="00530EE8" w:rsidP="00B07C2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On 6 (4) days the ML reached heights over 1500 </w:t>
      </w:r>
      <w:r w:rsidRPr="003121CE">
        <w:rPr>
          <w:rFonts w:ascii="Times New Roman" w:hAnsi="Times New Roman" w:cs="Times New Roman"/>
          <w:noProof/>
          <w:sz w:val="24"/>
          <w:szCs w:val="24"/>
        </w:rPr>
        <w:t xml:space="preserve">m </w:t>
      </w:r>
      <w:r w:rsidR="0003033D" w:rsidRPr="003121CE">
        <w:rPr>
          <w:rFonts w:ascii="Times New Roman" w:hAnsi="Times New Roman" w:cs="Times New Roman"/>
          <w:noProof/>
          <w:sz w:val="24"/>
          <w:szCs w:val="24"/>
        </w:rPr>
        <w:t>i</w:t>
      </w:r>
      <w:r w:rsidRPr="003121CE">
        <w:rPr>
          <w:rFonts w:ascii="Times New Roman" w:hAnsi="Times New Roman" w:cs="Times New Roman"/>
          <w:noProof/>
          <w:sz w:val="24"/>
          <w:szCs w:val="24"/>
        </w:rPr>
        <w:t>n</w:t>
      </w:r>
      <w:r>
        <w:rPr>
          <w:rFonts w:ascii="Times New Roman" w:hAnsi="Times New Roman" w:cs="Times New Roman"/>
          <w:sz w:val="24"/>
          <w:szCs w:val="24"/>
        </w:rPr>
        <w:t xml:space="preserve"> May (June). Similarly, 45.2 (78.6)% of the days registered maximum</w:t>
      </w:r>
      <w:r w:rsidRPr="003405E6">
        <w:rPr>
          <w:rFonts w:ascii="Times New Roman" w:hAnsi="Times New Roman" w:cs="Times New Roman"/>
          <w:i/>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&gt; 1250 m, 45.2 (21.4)% between 1000 and 1250 m, and 9.7 (0.0)% &lt; 1000 m. Regarding to the </w:t>
      </w:r>
      <w:r w:rsidR="00DA36D4">
        <w:rPr>
          <w:rFonts w:ascii="Times New Roman" w:hAnsi="Times New Roman" w:cs="Times New Roman"/>
          <w:sz w:val="24"/>
          <w:szCs w:val="24"/>
        </w:rPr>
        <w:t xml:space="preserve">NBL </w:t>
      </w:r>
      <w:r>
        <w:rPr>
          <w:rFonts w:ascii="Times New Roman" w:hAnsi="Times New Roman" w:cs="Times New Roman"/>
          <w:sz w:val="24"/>
          <w:szCs w:val="24"/>
        </w:rPr>
        <w:t>height, 41.9 (21.4)% of the days presented dep</w:t>
      </w:r>
      <w:r w:rsidR="003937C9">
        <w:rPr>
          <w:rFonts w:ascii="Times New Roman" w:hAnsi="Times New Roman" w:cs="Times New Roman"/>
          <w:sz w:val="24"/>
          <w:szCs w:val="24"/>
        </w:rPr>
        <w:t>th</w:t>
      </w:r>
      <w:r>
        <w:rPr>
          <w:rFonts w:ascii="Times New Roman" w:hAnsi="Times New Roman" w:cs="Times New Roman"/>
          <w:sz w:val="24"/>
          <w:szCs w:val="24"/>
        </w:rPr>
        <w:t xml:space="preserve">s &lt; 200 m, 35.5 (35.7)% between 200 and 300 m, and 22.6 (42.9)% &gt; 300 m. Although smaller convective ML and NBL </w:t>
      </w:r>
      <w:r w:rsidR="003937C9" w:rsidRPr="002246BF">
        <w:rPr>
          <w:rFonts w:ascii="Times New Roman" w:hAnsi="Times New Roman" w:cs="Times New Roman"/>
          <w:noProof/>
          <w:sz w:val="24"/>
          <w:szCs w:val="24"/>
        </w:rPr>
        <w:t>were reported</w:t>
      </w:r>
      <w:r w:rsidR="003937C9">
        <w:rPr>
          <w:rFonts w:ascii="Times New Roman" w:hAnsi="Times New Roman" w:cs="Times New Roman"/>
          <w:sz w:val="24"/>
          <w:szCs w:val="24"/>
        </w:rPr>
        <w:t xml:space="preserve"> in May </w:t>
      </w:r>
      <w:r>
        <w:rPr>
          <w:rFonts w:ascii="Times New Roman" w:hAnsi="Times New Roman" w:cs="Times New Roman"/>
          <w:sz w:val="24"/>
          <w:szCs w:val="24"/>
        </w:rPr>
        <w:t xml:space="preserve">than </w:t>
      </w:r>
      <w:r w:rsidR="003937C9">
        <w:rPr>
          <w:rFonts w:ascii="Times New Roman" w:hAnsi="Times New Roman" w:cs="Times New Roman"/>
          <w:sz w:val="24"/>
          <w:szCs w:val="24"/>
        </w:rPr>
        <w:t xml:space="preserve">in </w:t>
      </w:r>
      <w:r>
        <w:rPr>
          <w:rFonts w:ascii="Times New Roman" w:hAnsi="Times New Roman" w:cs="Times New Roman"/>
          <w:sz w:val="24"/>
          <w:szCs w:val="24"/>
        </w:rPr>
        <w:t>June, the differences between both months were not stati</w:t>
      </w:r>
      <w:r w:rsidR="003937C9">
        <w:rPr>
          <w:rFonts w:ascii="Times New Roman" w:hAnsi="Times New Roman" w:cs="Times New Roman"/>
          <w:sz w:val="24"/>
          <w:szCs w:val="24"/>
        </w:rPr>
        <w:t>sti</w:t>
      </w:r>
      <w:r>
        <w:rPr>
          <w:rFonts w:ascii="Times New Roman" w:hAnsi="Times New Roman" w:cs="Times New Roman"/>
          <w:sz w:val="24"/>
          <w:szCs w:val="24"/>
        </w:rPr>
        <w:t>cally significant (</w:t>
      </w:r>
      <w:r w:rsidRPr="000359AA">
        <w:rPr>
          <w:rFonts w:ascii="Times New Roman" w:hAnsi="Times New Roman" w:cs="Times New Roman"/>
          <w:i/>
          <w:sz w:val="24"/>
          <w:szCs w:val="24"/>
        </w:rPr>
        <w:t>p</w:t>
      </w:r>
      <w:r>
        <w:rPr>
          <w:rFonts w:ascii="Times New Roman" w:hAnsi="Times New Roman" w:cs="Times New Roman"/>
          <w:sz w:val="24"/>
          <w:szCs w:val="24"/>
        </w:rPr>
        <w:t xml:space="preserve"> </w:t>
      </w:r>
      <w:r w:rsidR="00B23A7C">
        <w:rPr>
          <w:rFonts w:ascii="Times New Roman" w:hAnsi="Times New Roman" w:cs="Times New Roman"/>
          <w:sz w:val="24"/>
          <w:szCs w:val="24"/>
        </w:rPr>
        <w:t xml:space="preserve">&gt; </w:t>
      </w:r>
      <w:r>
        <w:rPr>
          <w:rFonts w:ascii="Times New Roman" w:hAnsi="Times New Roman" w:cs="Times New Roman"/>
          <w:sz w:val="24"/>
          <w:szCs w:val="24"/>
        </w:rPr>
        <w:t xml:space="preserve">0.05). </w:t>
      </w:r>
      <w:r w:rsidR="00896C84">
        <w:rPr>
          <w:rFonts w:ascii="Times New Roman" w:hAnsi="Times New Roman" w:cs="Times New Roman"/>
          <w:sz w:val="24"/>
          <w:szCs w:val="24"/>
        </w:rPr>
        <w:t xml:space="preserve">The slightly smaller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896C84">
        <w:rPr>
          <w:rFonts w:ascii="Times New Roman" w:hAnsi="Times New Roman" w:cs="Times New Roman"/>
          <w:sz w:val="24"/>
          <w:szCs w:val="24"/>
        </w:rPr>
        <w:t xml:space="preserve">and </w:t>
      </w:r>
      <w:r w:rsidR="00896C84" w:rsidRPr="00792652">
        <w:rPr>
          <w:rFonts w:ascii="Times New Roman" w:hAnsi="Times New Roman" w:cs="Times New Roman"/>
          <w:sz w:val="24"/>
          <w:szCs w:val="24"/>
        </w:rPr>
        <w:t>larger day-to-day differences, shown by the vertical bars in Fig</w:t>
      </w:r>
      <w:r w:rsidR="003937C9">
        <w:rPr>
          <w:rFonts w:ascii="Times New Roman" w:hAnsi="Times New Roman" w:cs="Times New Roman"/>
          <w:sz w:val="24"/>
          <w:szCs w:val="24"/>
        </w:rPr>
        <w:t>.</w:t>
      </w:r>
      <w:r w:rsidR="00896C84" w:rsidRPr="00792652">
        <w:rPr>
          <w:rFonts w:ascii="Times New Roman" w:hAnsi="Times New Roman" w:cs="Times New Roman"/>
          <w:sz w:val="24"/>
          <w:szCs w:val="24"/>
        </w:rPr>
        <w:t xml:space="preserve"> </w:t>
      </w:r>
      <w:r w:rsidR="00896C84">
        <w:rPr>
          <w:rFonts w:ascii="Times New Roman" w:hAnsi="Times New Roman" w:cs="Times New Roman"/>
          <w:sz w:val="24"/>
          <w:szCs w:val="24"/>
        </w:rPr>
        <w:t>4</w:t>
      </w:r>
      <w:r w:rsidR="00896C84" w:rsidRPr="00792652">
        <w:rPr>
          <w:rFonts w:ascii="Times New Roman" w:hAnsi="Times New Roman" w:cs="Times New Roman"/>
          <w:sz w:val="24"/>
          <w:szCs w:val="24"/>
        </w:rPr>
        <w:t xml:space="preserve">, </w:t>
      </w:r>
      <w:r w:rsidR="00896C84">
        <w:rPr>
          <w:rFonts w:ascii="Times New Roman" w:hAnsi="Times New Roman" w:cs="Times New Roman"/>
          <w:sz w:val="24"/>
          <w:szCs w:val="24"/>
        </w:rPr>
        <w:t>were</w:t>
      </w:r>
      <w:r w:rsidR="00896C84" w:rsidRPr="00792652">
        <w:rPr>
          <w:rFonts w:ascii="Times New Roman" w:hAnsi="Times New Roman" w:cs="Times New Roman"/>
          <w:sz w:val="24"/>
          <w:szCs w:val="24"/>
        </w:rPr>
        <w:t xml:space="preserve"> </w:t>
      </w:r>
      <w:r w:rsidR="00896C84">
        <w:rPr>
          <w:rFonts w:ascii="Times New Roman" w:hAnsi="Times New Roman" w:cs="Times New Roman"/>
          <w:sz w:val="24"/>
          <w:szCs w:val="24"/>
        </w:rPr>
        <w:t>due to</w:t>
      </w:r>
      <w:r w:rsidR="00896C84" w:rsidRPr="00792652">
        <w:rPr>
          <w:rFonts w:ascii="Times New Roman" w:hAnsi="Times New Roman" w:cs="Times New Roman"/>
          <w:sz w:val="24"/>
          <w:szCs w:val="24"/>
        </w:rPr>
        <w:t xml:space="preserve"> more frequent precipitation events</w:t>
      </w:r>
      <w:r w:rsidR="00896C84">
        <w:rPr>
          <w:rFonts w:ascii="Times New Roman" w:hAnsi="Times New Roman" w:cs="Times New Roman"/>
          <w:sz w:val="24"/>
          <w:szCs w:val="24"/>
        </w:rPr>
        <w:t xml:space="preserve"> </w:t>
      </w:r>
      <w:r w:rsidR="003937C9">
        <w:rPr>
          <w:rFonts w:ascii="Times New Roman" w:hAnsi="Times New Roman" w:cs="Times New Roman"/>
          <w:sz w:val="24"/>
          <w:szCs w:val="24"/>
        </w:rPr>
        <w:t>i</w:t>
      </w:r>
      <w:r w:rsidR="00896C84" w:rsidRPr="00792652">
        <w:rPr>
          <w:rFonts w:ascii="Times New Roman" w:hAnsi="Times New Roman" w:cs="Times New Roman"/>
          <w:sz w:val="24"/>
          <w:szCs w:val="24"/>
        </w:rPr>
        <w:t>n May.</w:t>
      </w:r>
    </w:p>
    <w:p w14:paraId="7BFDF577" w14:textId="65F7D943" w:rsidR="0064040D" w:rsidRDefault="00AB63C3" w:rsidP="00B07C21">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It </w:t>
      </w:r>
      <w:r w:rsidRPr="002246BF">
        <w:rPr>
          <w:rFonts w:ascii="Times New Roman" w:hAnsi="Times New Roman" w:cs="Times New Roman"/>
          <w:noProof/>
          <w:sz w:val="24"/>
          <w:szCs w:val="24"/>
        </w:rPr>
        <w:t>is well known</w:t>
      </w:r>
      <w:r w:rsidRPr="00792652">
        <w:rPr>
          <w:rFonts w:ascii="Times New Roman" w:hAnsi="Times New Roman" w:cs="Times New Roman"/>
          <w:sz w:val="24"/>
          <w:szCs w:val="24"/>
        </w:rPr>
        <w:t xml:space="preserve"> </w:t>
      </w:r>
      <w:r w:rsidR="006A5DF2" w:rsidRPr="00792652">
        <w:rPr>
          <w:rFonts w:ascii="Times New Roman" w:hAnsi="Times New Roman" w:cs="Times New Roman"/>
          <w:sz w:val="24"/>
          <w:szCs w:val="24"/>
        </w:rPr>
        <w:t xml:space="preserve">that </w:t>
      </w:r>
      <w:bookmarkStart w:id="111" w:name="OLE_LINK25"/>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bookmarkEnd w:id="111"/>
      <w:r w:rsidR="003A1004">
        <w:rPr>
          <w:rFonts w:ascii="Times New Roman" w:hAnsi="Times New Roman" w:cs="Times New Roman"/>
          <w:sz w:val="24"/>
          <w:szCs w:val="24"/>
        </w:rPr>
        <w:t xml:space="preserve"> </w:t>
      </w:r>
      <w:r w:rsidR="00FB7367" w:rsidRPr="00792652">
        <w:rPr>
          <w:rFonts w:ascii="Times New Roman" w:hAnsi="Times New Roman" w:cs="Times New Roman"/>
          <w:sz w:val="24"/>
          <w:szCs w:val="24"/>
        </w:rPr>
        <w:t>retrieval algorithms</w:t>
      </w:r>
      <w:r w:rsidR="00EB0D06">
        <w:rPr>
          <w:rFonts w:ascii="Times New Roman" w:hAnsi="Times New Roman" w:cs="Times New Roman"/>
          <w:sz w:val="24"/>
          <w:szCs w:val="24"/>
        </w:rPr>
        <w:t xml:space="preserve"> based on the gradient method</w:t>
      </w:r>
      <w:r w:rsidR="00FB7367" w:rsidRPr="00792652">
        <w:rPr>
          <w:rFonts w:ascii="Times New Roman" w:hAnsi="Times New Roman" w:cs="Times New Roman"/>
          <w:sz w:val="24"/>
          <w:szCs w:val="24"/>
        </w:rPr>
        <w:t xml:space="preserve"> do not </w:t>
      </w:r>
      <w:r w:rsidR="006A5DF2" w:rsidRPr="00792652">
        <w:rPr>
          <w:rFonts w:ascii="Times New Roman" w:hAnsi="Times New Roman" w:cs="Times New Roman"/>
          <w:sz w:val="24"/>
          <w:szCs w:val="24"/>
        </w:rPr>
        <w:t>provide</w:t>
      </w:r>
      <w:r w:rsidR="00FB7367"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lastRenderedPageBreak/>
        <w:t xml:space="preserve">reliable values </w:t>
      </w:r>
      <w:r w:rsidR="006A5DF2" w:rsidRPr="00792652">
        <w:rPr>
          <w:rFonts w:ascii="Times New Roman" w:hAnsi="Times New Roman" w:cs="Times New Roman"/>
          <w:sz w:val="24"/>
          <w:szCs w:val="24"/>
        </w:rPr>
        <w:t xml:space="preserve">during </w:t>
      </w:r>
      <w:r w:rsidR="00E931C4">
        <w:rPr>
          <w:rFonts w:ascii="Times New Roman" w:hAnsi="Times New Roman" w:cs="Times New Roman"/>
          <w:sz w:val="24"/>
          <w:szCs w:val="24"/>
        </w:rPr>
        <w:t xml:space="preserve">and after periods affected by </w:t>
      </w:r>
      <w:r w:rsidR="006A5DF2" w:rsidRPr="00792652">
        <w:rPr>
          <w:rFonts w:ascii="Times New Roman" w:hAnsi="Times New Roman" w:cs="Times New Roman"/>
          <w:sz w:val="24"/>
          <w:szCs w:val="24"/>
        </w:rPr>
        <w:t>rain</w:t>
      </w:r>
      <w:r w:rsidR="00EB0D06">
        <w:rPr>
          <w:rFonts w:ascii="Times New Roman" w:hAnsi="Times New Roman" w:cs="Times New Roman"/>
          <w:sz w:val="24"/>
          <w:szCs w:val="24"/>
        </w:rPr>
        <w:t xml:space="preserve"> </w:t>
      </w:r>
      <w:r w:rsidR="007F1EE3">
        <w:rPr>
          <w:rFonts w:ascii="Times New Roman" w:hAnsi="Times New Roman" w:cs="Times New Roman"/>
          <w:sz w:val="24"/>
          <w:szCs w:val="24"/>
        </w:rPr>
        <w:t>(</w:t>
      </w:r>
      <w:r w:rsidR="00EB0D06">
        <w:rPr>
          <w:rFonts w:ascii="Times New Roman" w:hAnsi="Times New Roman" w:cs="Times New Roman"/>
          <w:sz w:val="24"/>
          <w:szCs w:val="24"/>
        </w:rPr>
        <w:t>e.g.</w:t>
      </w:r>
      <w:r w:rsidR="00AE69F1">
        <w:rPr>
          <w:rFonts w:ascii="Times New Roman" w:hAnsi="Times New Roman" w:cs="Times New Roman"/>
          <w:sz w:val="24"/>
          <w:szCs w:val="24"/>
        </w:rPr>
        <w:t>,</w:t>
      </w:r>
      <w:r w:rsidR="00EB0D06" w:rsidRPr="007F1EE3">
        <w:rPr>
          <w:rFonts w:ascii="Times New Roman" w:hAnsi="Times New Roman" w:cs="Times New Roman"/>
          <w:sz w:val="24"/>
          <w:szCs w:val="24"/>
        </w:rPr>
        <w:t xml:space="preserve"> </w:t>
      </w:r>
      <w:r w:rsidR="00EB0D06" w:rsidRPr="006B64B5">
        <w:rPr>
          <w:rFonts w:ascii="Times New Roman" w:hAnsi="Times New Roman" w:cs="Times New Roman"/>
          <w:sz w:val="24"/>
          <w:szCs w:val="24"/>
        </w:rPr>
        <w:t>Haman et al.</w:t>
      </w:r>
      <w:r w:rsidR="00EB0D06" w:rsidRPr="007F1EE3">
        <w:rPr>
          <w:rFonts w:ascii="Times New Roman" w:hAnsi="Times New Roman" w:cs="Times New Roman"/>
          <w:sz w:val="24"/>
          <w:szCs w:val="24"/>
        </w:rPr>
        <w:t xml:space="preserve"> 2012</w:t>
      </w:r>
      <w:r w:rsidR="00AE41C1">
        <w:rPr>
          <w:rFonts w:ascii="Times New Roman" w:hAnsi="Times New Roman" w:cs="Times New Roman"/>
          <w:sz w:val="24"/>
          <w:szCs w:val="24"/>
        </w:rPr>
        <w:t>;</w:t>
      </w:r>
      <w:r w:rsidR="00EB0D06" w:rsidRPr="007F1EE3">
        <w:rPr>
          <w:rFonts w:ascii="Times New Roman" w:hAnsi="Times New Roman" w:cs="Times New Roman"/>
          <w:sz w:val="24"/>
          <w:szCs w:val="24"/>
        </w:rPr>
        <w:t xml:space="preserve"> </w:t>
      </w:r>
      <w:r w:rsidR="00EB0D06" w:rsidRPr="006B64B5">
        <w:rPr>
          <w:rFonts w:ascii="Times New Roman" w:hAnsi="Times New Roman" w:cs="Times New Roman"/>
          <w:sz w:val="24"/>
          <w:szCs w:val="24"/>
        </w:rPr>
        <w:t>Caicedo et al.</w:t>
      </w:r>
      <w:r w:rsidR="00EB0D06" w:rsidRPr="007F1EE3">
        <w:rPr>
          <w:rFonts w:ascii="Times New Roman" w:hAnsi="Times New Roman" w:cs="Times New Roman"/>
          <w:sz w:val="24"/>
          <w:szCs w:val="24"/>
        </w:rPr>
        <w:t xml:space="preserve"> 2017</w:t>
      </w:r>
      <w:r w:rsidR="00CD1127">
        <w:rPr>
          <w:rFonts w:ascii="Times New Roman" w:hAnsi="Times New Roman" w:cs="Times New Roman"/>
          <w:sz w:val="24"/>
          <w:szCs w:val="24"/>
        </w:rPr>
        <w:t>; Kotthaus and Grimmond</w:t>
      </w:r>
      <w:del w:id="112" w:author="만든 이" w:date="2018-11-29T01:55:00Z">
        <w:r w:rsidR="00CD1127" w:rsidDel="00BA58A6">
          <w:rPr>
            <w:rFonts w:ascii="Times New Roman" w:hAnsi="Times New Roman" w:cs="Times New Roman"/>
            <w:sz w:val="24"/>
            <w:szCs w:val="24"/>
          </w:rPr>
          <w:delText>,</w:delText>
        </w:r>
      </w:del>
      <w:r w:rsidR="00CD1127">
        <w:rPr>
          <w:rFonts w:ascii="Times New Roman" w:hAnsi="Times New Roman" w:cs="Times New Roman"/>
          <w:sz w:val="24"/>
          <w:szCs w:val="24"/>
        </w:rPr>
        <w:t xml:space="preserve"> 2018a</w:t>
      </w:r>
      <w:r w:rsidR="007F1EE3">
        <w:rPr>
          <w:rFonts w:ascii="Times New Roman" w:hAnsi="Times New Roman" w:cs="Times New Roman"/>
          <w:sz w:val="24"/>
          <w:szCs w:val="24"/>
        </w:rPr>
        <w:t>)</w:t>
      </w:r>
      <w:ins w:id="113" w:author="만든 이" w:date="2018-11-28T23:35:00Z">
        <w:r w:rsidR="009B639B">
          <w:rPr>
            <w:rFonts w:ascii="Times New Roman" w:hAnsi="Times New Roman" w:cs="Times New Roman" w:hint="eastAsia"/>
            <w:sz w:val="24"/>
            <w:szCs w:val="24"/>
          </w:rPr>
          <w:t>.</w:t>
        </w:r>
      </w:ins>
      <w:r w:rsidR="008579B9">
        <w:rPr>
          <w:rFonts w:ascii="Times New Roman" w:hAnsi="Times New Roman" w:cs="Times New Roman"/>
          <w:sz w:val="24"/>
          <w:szCs w:val="24"/>
        </w:rPr>
        <w:t xml:space="preserve"> </w:t>
      </w:r>
      <w:r w:rsidR="00E931C4">
        <w:rPr>
          <w:rFonts w:ascii="Times New Roman" w:hAnsi="Times New Roman" w:cs="Times New Roman"/>
          <w:sz w:val="24"/>
          <w:szCs w:val="24"/>
        </w:rPr>
        <w:t xml:space="preserve">Our ceilometer retrievals </w:t>
      </w:r>
      <w:r w:rsidR="00566F92">
        <w:rPr>
          <w:rFonts w:ascii="Times New Roman" w:hAnsi="Times New Roman" w:cs="Times New Roman"/>
          <w:sz w:val="24"/>
          <w:szCs w:val="24"/>
        </w:rPr>
        <w:t xml:space="preserve">also showed suspicious variations in the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566F92">
        <w:rPr>
          <w:rFonts w:ascii="Times New Roman" w:hAnsi="Times New Roman" w:cs="Times New Roman"/>
          <w:sz w:val="24"/>
          <w:szCs w:val="24"/>
        </w:rPr>
        <w:t>during rainfall.</w:t>
      </w:r>
      <w:r w:rsidR="00E931C4">
        <w:rPr>
          <w:rFonts w:ascii="Times New Roman" w:hAnsi="Times New Roman" w:cs="Times New Roman"/>
          <w:sz w:val="24"/>
          <w:szCs w:val="24"/>
        </w:rPr>
        <w:t xml:space="preserve"> </w:t>
      </w:r>
      <w:r w:rsidR="00566F92">
        <w:rPr>
          <w:rFonts w:ascii="Times New Roman" w:hAnsi="Times New Roman" w:cs="Times New Roman"/>
          <w:sz w:val="24"/>
          <w:szCs w:val="24"/>
        </w:rPr>
        <w:t xml:space="preserve">There were </w:t>
      </w:r>
      <w:r w:rsidR="008C496C">
        <w:rPr>
          <w:rFonts w:ascii="Times New Roman" w:hAnsi="Times New Roman" w:cs="Times New Roman"/>
          <w:sz w:val="24"/>
          <w:szCs w:val="24"/>
        </w:rPr>
        <w:t>12</w:t>
      </w:r>
      <w:r w:rsidR="00566F92">
        <w:rPr>
          <w:rFonts w:ascii="Times New Roman" w:hAnsi="Times New Roman" w:cs="Times New Roman"/>
          <w:sz w:val="24"/>
          <w:szCs w:val="24"/>
        </w:rPr>
        <w:t xml:space="preserve"> precipitation </w:t>
      </w:r>
      <w:r w:rsidR="003937C9">
        <w:rPr>
          <w:rFonts w:ascii="Times New Roman" w:hAnsi="Times New Roman" w:cs="Times New Roman"/>
          <w:sz w:val="24"/>
          <w:szCs w:val="24"/>
        </w:rPr>
        <w:t xml:space="preserve">events </w:t>
      </w:r>
      <w:r w:rsidR="00566F92">
        <w:rPr>
          <w:rFonts w:ascii="Times New Roman" w:hAnsi="Times New Roman" w:cs="Times New Roman"/>
          <w:sz w:val="24"/>
          <w:szCs w:val="24"/>
        </w:rPr>
        <w:t xml:space="preserve">during the campaign </w:t>
      </w:r>
      <w:r w:rsidR="00566F92" w:rsidRPr="002246BF">
        <w:rPr>
          <w:rFonts w:ascii="Times New Roman" w:hAnsi="Times New Roman" w:cs="Times New Roman"/>
          <w:noProof/>
          <w:sz w:val="24"/>
          <w:szCs w:val="24"/>
        </w:rPr>
        <w:t>and</w:t>
      </w:r>
      <w:r w:rsidR="00566F92">
        <w:rPr>
          <w:rFonts w:ascii="Times New Roman" w:hAnsi="Times New Roman" w:cs="Times New Roman"/>
          <w:sz w:val="24"/>
          <w:szCs w:val="24"/>
        </w:rPr>
        <w:t xml:space="preserve"> t</w:t>
      </w:r>
      <w:r w:rsidR="00102D42">
        <w:rPr>
          <w:rFonts w:ascii="Times New Roman" w:hAnsi="Times New Roman" w:cs="Times New Roman"/>
          <w:sz w:val="24"/>
          <w:szCs w:val="24"/>
        </w:rPr>
        <w:t xml:space="preserve">he ceilometer measured </w:t>
      </w:r>
      <w:r w:rsidR="00102D42" w:rsidRPr="002246BF">
        <w:rPr>
          <w:rFonts w:ascii="Times New Roman" w:hAnsi="Times New Roman" w:cs="Times New Roman"/>
          <w:noProof/>
          <w:sz w:val="24"/>
          <w:szCs w:val="24"/>
        </w:rPr>
        <w:t>very large</w:t>
      </w:r>
      <w:r w:rsidR="00102D42">
        <w:rPr>
          <w:rFonts w:ascii="Times New Roman" w:hAnsi="Times New Roman" w:cs="Times New Roman"/>
          <w:sz w:val="24"/>
          <w:szCs w:val="24"/>
        </w:rPr>
        <w:t xml:space="preserve"> </w:t>
      </w:r>
      <w:bookmarkStart w:id="114" w:name="OLE_LINK22"/>
      <w:r w:rsidR="0035257A" w:rsidRPr="00010EC1">
        <w:rPr>
          <w:rFonts w:ascii="Times New Roman" w:hAnsi="Times New Roman" w:cs="Times New Roman"/>
          <w:i/>
          <w:sz w:val="24"/>
          <w:szCs w:val="24"/>
        </w:rPr>
        <w:t>B</w:t>
      </w:r>
      <w:r w:rsidR="0035257A">
        <w:rPr>
          <w:rFonts w:ascii="Times New Roman" w:hAnsi="Times New Roman" w:cs="Times New Roman"/>
          <w:sz w:val="24"/>
          <w:szCs w:val="24"/>
        </w:rPr>
        <w:t>(</w:t>
      </w:r>
      <w:r w:rsidR="0035257A" w:rsidRPr="00010EC1">
        <w:rPr>
          <w:rFonts w:ascii="Times New Roman" w:hAnsi="Times New Roman" w:cs="Times New Roman"/>
          <w:i/>
          <w:sz w:val="24"/>
          <w:szCs w:val="24"/>
        </w:rPr>
        <w:t>z</w:t>
      </w:r>
      <w:r w:rsidR="0035257A">
        <w:rPr>
          <w:rFonts w:ascii="Times New Roman" w:hAnsi="Times New Roman" w:cs="Times New Roman"/>
          <w:sz w:val="24"/>
          <w:szCs w:val="24"/>
        </w:rPr>
        <w:t>)</w:t>
      </w:r>
      <w:bookmarkEnd w:id="114"/>
      <w:r w:rsidR="0035257A">
        <w:rPr>
          <w:rFonts w:ascii="Times New Roman" w:hAnsi="Times New Roman" w:cs="Times New Roman"/>
          <w:sz w:val="24"/>
          <w:szCs w:val="24"/>
        </w:rPr>
        <w:t xml:space="preserve"> </w:t>
      </w:r>
      <w:r w:rsidR="00102D42">
        <w:rPr>
          <w:rFonts w:ascii="Times New Roman" w:hAnsi="Times New Roman" w:cs="Times New Roman"/>
          <w:sz w:val="24"/>
          <w:szCs w:val="24"/>
        </w:rPr>
        <w:t xml:space="preserve">as a consequence of raindrop interference along the optical path. </w:t>
      </w:r>
      <w:r w:rsidR="008579B9">
        <w:rPr>
          <w:rFonts w:ascii="Times New Roman" w:hAnsi="Times New Roman" w:cs="Times New Roman"/>
          <w:sz w:val="24"/>
          <w:szCs w:val="24"/>
        </w:rPr>
        <w:t xml:space="preserve">In general, cloud makes significant change in </w:t>
      </w:r>
      <w:r w:rsidR="008579B9" w:rsidRPr="00010EC1">
        <w:rPr>
          <w:rFonts w:ascii="Times New Roman" w:hAnsi="Times New Roman" w:cs="Times New Roman"/>
          <w:i/>
          <w:sz w:val="24"/>
          <w:szCs w:val="24"/>
        </w:rPr>
        <w:t>B</w:t>
      </w:r>
      <w:r w:rsidR="008579B9">
        <w:rPr>
          <w:rFonts w:ascii="Times New Roman" w:hAnsi="Times New Roman" w:cs="Times New Roman"/>
          <w:sz w:val="24"/>
          <w:szCs w:val="24"/>
        </w:rPr>
        <w:t>(</w:t>
      </w:r>
      <w:r w:rsidR="008579B9" w:rsidRPr="00010EC1">
        <w:rPr>
          <w:rFonts w:ascii="Times New Roman" w:hAnsi="Times New Roman" w:cs="Times New Roman"/>
          <w:i/>
          <w:sz w:val="24"/>
          <w:szCs w:val="24"/>
        </w:rPr>
        <w:t>z</w:t>
      </w:r>
      <w:r w:rsidR="008579B9">
        <w:rPr>
          <w:rFonts w:ascii="Times New Roman" w:hAnsi="Times New Roman" w:cs="Times New Roman"/>
          <w:sz w:val="24"/>
          <w:szCs w:val="24"/>
        </w:rPr>
        <w:t>)</w:t>
      </w:r>
      <w:r w:rsidR="00CD1127">
        <w:rPr>
          <w:rFonts w:ascii="Times New Roman" w:hAnsi="Times New Roman" w:cs="Times New Roman"/>
          <w:sz w:val="24"/>
          <w:szCs w:val="24"/>
        </w:rPr>
        <w:t xml:space="preserve"> and boundary layer cloud can be resolved in </w:t>
      </w:r>
      <w:r w:rsidR="00CD1127" w:rsidRPr="00E000B5">
        <w:rPr>
          <w:rFonts w:ascii="Times New Roman" w:hAnsi="Times New Roman" w:cs="Times New Roman"/>
          <w:i/>
          <w:sz w:val="24"/>
          <w:szCs w:val="24"/>
        </w:rPr>
        <w:t>B</w:t>
      </w:r>
      <w:r w:rsidR="00CD1127" w:rsidRPr="00320DC1">
        <w:rPr>
          <w:rFonts w:ascii="Times New Roman" w:hAnsi="Times New Roman" w:cs="Times New Roman"/>
          <w:sz w:val="24"/>
          <w:szCs w:val="24"/>
          <w:rPrChange w:id="115" w:author="만든 이" w:date="2018-11-29T12:04:00Z">
            <w:rPr>
              <w:rFonts w:ascii="Times New Roman" w:hAnsi="Times New Roman" w:cs="Times New Roman"/>
              <w:i/>
              <w:sz w:val="24"/>
              <w:szCs w:val="24"/>
            </w:rPr>
          </w:rPrChange>
        </w:rPr>
        <w:t>(</w:t>
      </w:r>
      <w:r w:rsidR="00CD1127" w:rsidRPr="00E000B5">
        <w:rPr>
          <w:rFonts w:ascii="Times New Roman" w:hAnsi="Times New Roman" w:cs="Times New Roman"/>
          <w:i/>
          <w:sz w:val="24"/>
          <w:szCs w:val="24"/>
        </w:rPr>
        <w:t>z</w:t>
      </w:r>
      <w:r w:rsidR="00CD1127" w:rsidRPr="00320DC1">
        <w:rPr>
          <w:rFonts w:ascii="Times New Roman" w:hAnsi="Times New Roman" w:cs="Times New Roman"/>
          <w:sz w:val="24"/>
          <w:szCs w:val="24"/>
          <w:rPrChange w:id="116" w:author="만든 이" w:date="2018-11-29T12:04:00Z">
            <w:rPr>
              <w:rFonts w:ascii="Times New Roman" w:hAnsi="Times New Roman" w:cs="Times New Roman"/>
              <w:i/>
              <w:sz w:val="24"/>
              <w:szCs w:val="24"/>
            </w:rPr>
          </w:rPrChange>
        </w:rPr>
        <w:t>)</w:t>
      </w:r>
      <w:r w:rsidR="008579B9">
        <w:rPr>
          <w:rFonts w:ascii="Times New Roman" w:hAnsi="Times New Roman" w:cs="Times New Roman"/>
          <w:sz w:val="24"/>
          <w:szCs w:val="24"/>
        </w:rPr>
        <w:t>.</w:t>
      </w:r>
      <w:r w:rsidR="00CD1127">
        <w:rPr>
          <w:rFonts w:ascii="Times New Roman" w:hAnsi="Times New Roman" w:cs="Times New Roman"/>
          <w:sz w:val="24"/>
          <w:szCs w:val="24"/>
        </w:rPr>
        <w:t xml:space="preserve"> </w:t>
      </w:r>
      <w:del w:id="117" w:author="만든 이" w:date="2018-11-28T23:36:00Z">
        <w:r w:rsidR="00CD1127" w:rsidDel="009B639B">
          <w:rPr>
            <w:rFonts w:ascii="Times New Roman" w:hAnsi="Times New Roman" w:cs="Times New Roman"/>
            <w:sz w:val="24"/>
            <w:szCs w:val="24"/>
          </w:rPr>
          <w:delText>and o</w:delText>
        </w:r>
      </w:del>
      <w:ins w:id="118" w:author="만든 이" w:date="2018-11-28T23:36:00Z">
        <w:r w:rsidR="009B639B">
          <w:rPr>
            <w:rFonts w:ascii="Times New Roman" w:hAnsi="Times New Roman" w:cs="Times New Roman" w:hint="eastAsia"/>
            <w:sz w:val="24"/>
            <w:szCs w:val="24"/>
          </w:rPr>
          <w:t>O</w:t>
        </w:r>
      </w:ins>
      <w:r w:rsidR="00CD1127">
        <w:rPr>
          <w:rFonts w:ascii="Times New Roman" w:hAnsi="Times New Roman" w:cs="Times New Roman"/>
          <w:sz w:val="24"/>
          <w:szCs w:val="24"/>
        </w:rPr>
        <w:t xml:space="preserve">ur proposed method </w:t>
      </w:r>
      <w:r w:rsidR="0064040D">
        <w:rPr>
          <w:rFonts w:ascii="Times New Roman" w:hAnsi="Times New Roman" w:cs="Times New Roman"/>
          <w:sz w:val="24"/>
          <w:szCs w:val="24"/>
        </w:rPr>
        <w:t>defined such cloud base as the boundary layer top. However, in case of the boundary layer cloud, typical properties of the boundary layer are not clearly defined (Stull</w:t>
      </w:r>
      <w:del w:id="119" w:author="만든 이" w:date="2018-11-29T01:55:00Z">
        <w:r w:rsidR="0064040D" w:rsidDel="00BA58A6">
          <w:rPr>
            <w:rFonts w:ascii="Times New Roman" w:hAnsi="Times New Roman" w:cs="Times New Roman"/>
            <w:sz w:val="24"/>
            <w:szCs w:val="24"/>
          </w:rPr>
          <w:delText>,</w:delText>
        </w:r>
      </w:del>
      <w:r w:rsidR="0064040D">
        <w:rPr>
          <w:rFonts w:ascii="Times New Roman" w:hAnsi="Times New Roman" w:cs="Times New Roman"/>
          <w:sz w:val="24"/>
          <w:szCs w:val="24"/>
        </w:rPr>
        <w:t xml:space="preserve"> 2012). Accordingly, our analysis on air pollutant in the next sub-</w:t>
      </w:r>
      <w:del w:id="120" w:author="만든 이" w:date="2018-11-28T23:36:00Z">
        <w:r w:rsidR="0064040D" w:rsidDel="009B639B">
          <w:rPr>
            <w:rFonts w:ascii="Times New Roman" w:hAnsi="Times New Roman" w:cs="Times New Roman"/>
            <w:sz w:val="24"/>
            <w:szCs w:val="24"/>
          </w:rPr>
          <w:delText>sectioin</w:delText>
        </w:r>
      </w:del>
      <w:ins w:id="121" w:author="만든 이" w:date="2018-11-28T23:36:00Z">
        <w:r w:rsidR="009B639B">
          <w:rPr>
            <w:rFonts w:ascii="Times New Roman" w:hAnsi="Times New Roman" w:cs="Times New Roman"/>
            <w:sz w:val="24"/>
            <w:szCs w:val="24"/>
          </w:rPr>
          <w:t>section</w:t>
        </w:r>
      </w:ins>
      <w:r w:rsidR="0064040D">
        <w:rPr>
          <w:rFonts w:ascii="Times New Roman" w:hAnsi="Times New Roman" w:cs="Times New Roman"/>
          <w:sz w:val="24"/>
          <w:szCs w:val="24"/>
        </w:rPr>
        <w:t xml:space="preserve"> focuses on clear daytime condition and more </w:t>
      </w:r>
      <w:r w:rsidR="00B76717">
        <w:rPr>
          <w:rFonts w:ascii="Times New Roman" w:hAnsi="Times New Roman" w:cs="Times New Roman"/>
          <w:sz w:val="24"/>
          <w:szCs w:val="24"/>
        </w:rPr>
        <w:t>work</w:t>
      </w:r>
      <w:r w:rsidR="0064040D">
        <w:rPr>
          <w:rFonts w:ascii="Times New Roman" w:hAnsi="Times New Roman" w:cs="Times New Roman"/>
          <w:sz w:val="24"/>
          <w:szCs w:val="24"/>
        </w:rPr>
        <w:t xml:space="preserve"> is </w:t>
      </w:r>
      <w:r w:rsidR="00B76717">
        <w:rPr>
          <w:rFonts w:ascii="Times New Roman" w:hAnsi="Times New Roman" w:cs="Times New Roman"/>
          <w:sz w:val="24"/>
          <w:szCs w:val="24"/>
        </w:rPr>
        <w:t>needed</w:t>
      </w:r>
      <w:r w:rsidR="0064040D">
        <w:rPr>
          <w:rFonts w:ascii="Times New Roman" w:hAnsi="Times New Roman" w:cs="Times New Roman"/>
          <w:sz w:val="24"/>
          <w:szCs w:val="24"/>
        </w:rPr>
        <w:t xml:space="preserve"> for reliable estimation of the boundary layer height from a ceilometer. </w:t>
      </w:r>
    </w:p>
    <w:p w14:paraId="428E2C1B" w14:textId="0311CE8B" w:rsidR="00942D20" w:rsidRDefault="003937C9">
      <w:pPr>
        <w:spacing w:after="120" w:line="360" w:lineRule="auto"/>
        <w:rPr>
          <w:rFonts w:ascii="Times New Roman" w:hAnsi="Times New Roman" w:cs="Times New Roman"/>
          <w:b/>
          <w:sz w:val="24"/>
          <w:szCs w:val="24"/>
        </w:rPr>
        <w:pPrChange w:id="122" w:author="만든 이" w:date="2018-11-28T23:03:00Z">
          <w:pPr>
            <w:spacing w:after="120" w:line="360" w:lineRule="auto"/>
            <w:outlineLvl w:val="2"/>
          </w:pPr>
        </w:pPrChange>
      </w:pPr>
      <w:r>
        <w:rPr>
          <w:rFonts w:ascii="Times New Roman" w:hAnsi="Times New Roman" w:cs="Times New Roman"/>
          <w:sz w:val="24"/>
          <w:szCs w:val="24"/>
        </w:rPr>
        <w:t>O</w:t>
      </w:r>
      <w:r w:rsidR="00187034">
        <w:rPr>
          <w:rFonts w:ascii="Times New Roman" w:hAnsi="Times New Roman" w:cs="Times New Roman"/>
          <w:sz w:val="24"/>
          <w:szCs w:val="24"/>
        </w:rPr>
        <w:t>n a couple of occasions, the convective ML did not collapse rapidly after sunset according to our retrievals</w:t>
      </w:r>
      <w:r w:rsidR="00187034" w:rsidRPr="002246BF">
        <w:rPr>
          <w:rFonts w:ascii="Times New Roman" w:hAnsi="Times New Roman" w:cs="Times New Roman"/>
          <w:noProof/>
          <w:sz w:val="24"/>
          <w:szCs w:val="24"/>
        </w:rPr>
        <w:t>, instead</w:t>
      </w:r>
      <w:r w:rsidR="00187034">
        <w:rPr>
          <w:rFonts w:ascii="Times New Roman" w:hAnsi="Times New Roman" w:cs="Times New Roman"/>
          <w:sz w:val="24"/>
          <w:szCs w:val="24"/>
        </w:rPr>
        <w:t xml:space="preserve"> it continued evolving</w:t>
      </w:r>
      <w:ins w:id="123" w:author="만든 이" w:date="2018-11-29T12:05:00Z">
        <w:r w:rsidR="00A364A7">
          <w:rPr>
            <w:rFonts w:ascii="Times New Roman" w:hAnsi="Times New Roman" w:cs="Times New Roman"/>
            <w:sz w:val="24"/>
            <w:szCs w:val="24"/>
          </w:rPr>
          <w:t xml:space="preserve"> even</w:t>
        </w:r>
      </w:ins>
      <w:r w:rsidR="00187034">
        <w:rPr>
          <w:rFonts w:ascii="Times New Roman" w:hAnsi="Times New Roman" w:cs="Times New Roman"/>
          <w:sz w:val="24"/>
          <w:szCs w:val="24"/>
        </w:rPr>
        <w:t xml:space="preserve"> until the early morning. </w:t>
      </w:r>
      <w:r w:rsidR="00187034" w:rsidRPr="002246BF">
        <w:rPr>
          <w:rFonts w:ascii="Times New Roman" w:hAnsi="Times New Roman" w:cs="Times New Roman"/>
          <w:noProof/>
          <w:sz w:val="24"/>
          <w:szCs w:val="24"/>
        </w:rPr>
        <w:t>Obviously</w:t>
      </w:r>
      <w:r w:rsidR="00187034">
        <w:rPr>
          <w:rFonts w:ascii="Times New Roman" w:hAnsi="Times New Roman" w:cs="Times New Roman"/>
          <w:sz w:val="24"/>
          <w:szCs w:val="24"/>
        </w:rPr>
        <w:t xml:space="preserve">, this was a failure of our algorithm EE07 to retrieve </w:t>
      </w:r>
      <w:r w:rsidR="00187034" w:rsidRPr="002246BF">
        <w:rPr>
          <w:rFonts w:ascii="Times New Roman" w:hAnsi="Times New Roman" w:cs="Times New Roman"/>
          <w:noProof/>
          <w:sz w:val="24"/>
          <w:szCs w:val="24"/>
        </w:rPr>
        <w:t xml:space="preserve">properly the </w:t>
      </w:r>
      <w:r w:rsidR="003A1004" w:rsidRPr="002246BF">
        <w:rPr>
          <w:rFonts w:ascii="Times New Roman" w:hAnsi="Times New Roman" w:cs="Times New Roman"/>
          <w:i/>
          <w:noProof/>
          <w:sz w:val="24"/>
          <w:szCs w:val="24"/>
        </w:rPr>
        <w:t>Z</w:t>
      </w:r>
      <w:r w:rsidR="003A1004" w:rsidRPr="002246BF">
        <w:rPr>
          <w:rFonts w:ascii="Times New Roman" w:hAnsi="Times New Roman" w:cs="Times New Roman"/>
          <w:noProof/>
          <w:sz w:val="24"/>
          <w:szCs w:val="24"/>
          <w:vertAlign w:val="subscript"/>
        </w:rPr>
        <w:t>ML</w:t>
      </w:r>
      <w:r w:rsidR="003A1004">
        <w:rPr>
          <w:rFonts w:ascii="Times New Roman" w:hAnsi="Times New Roman" w:cs="Times New Roman"/>
          <w:sz w:val="24"/>
          <w:szCs w:val="24"/>
        </w:rPr>
        <w:t xml:space="preserve"> </w:t>
      </w:r>
      <w:r w:rsidR="00187034">
        <w:rPr>
          <w:rFonts w:ascii="Times New Roman" w:hAnsi="Times New Roman" w:cs="Times New Roman"/>
          <w:sz w:val="24"/>
          <w:szCs w:val="24"/>
        </w:rPr>
        <w:t>at night</w:t>
      </w:r>
      <w:del w:id="124" w:author="만든 이" w:date="2018-11-29T09:44:00Z">
        <w:r w:rsidDel="00825564">
          <w:rPr>
            <w:rFonts w:ascii="Times New Roman" w:hAnsi="Times New Roman" w:cs="Times New Roman"/>
            <w:sz w:val="24"/>
            <w:szCs w:val="24"/>
          </w:rPr>
          <w:delText>-</w:delText>
        </w:r>
      </w:del>
      <w:r w:rsidR="00187034">
        <w:rPr>
          <w:rFonts w:ascii="Times New Roman" w:hAnsi="Times New Roman" w:cs="Times New Roman"/>
          <w:sz w:val="24"/>
          <w:szCs w:val="24"/>
        </w:rPr>
        <w:t>time. On those days</w:t>
      </w:r>
      <w:ins w:id="125" w:author="만든 이" w:date="2018-11-28T23:36:00Z">
        <w:r w:rsidR="009B639B">
          <w:rPr>
            <w:rFonts w:ascii="Times New Roman" w:hAnsi="Times New Roman" w:cs="Times New Roman" w:hint="eastAsia"/>
            <w:sz w:val="24"/>
            <w:szCs w:val="24"/>
          </w:rPr>
          <w:t>,</w:t>
        </w:r>
      </w:ins>
      <w:r w:rsidR="00187034">
        <w:rPr>
          <w:rFonts w:ascii="Times New Roman" w:hAnsi="Times New Roman" w:cs="Times New Roman"/>
          <w:sz w:val="24"/>
          <w:szCs w:val="24"/>
        </w:rPr>
        <w:t xml:space="preserve"> the level of aerosols in the </w:t>
      </w:r>
      <w:r w:rsidR="008C496C">
        <w:rPr>
          <w:rFonts w:ascii="Times New Roman" w:hAnsi="Times New Roman" w:cs="Times New Roman"/>
          <w:sz w:val="24"/>
          <w:szCs w:val="24"/>
        </w:rPr>
        <w:t>RL</w:t>
      </w:r>
      <w:r w:rsidR="00B23A7C">
        <w:rPr>
          <w:rFonts w:ascii="Times New Roman" w:hAnsi="Times New Roman" w:cs="Times New Roman"/>
          <w:sz w:val="24"/>
          <w:szCs w:val="24"/>
        </w:rPr>
        <w:t xml:space="preserve"> </w:t>
      </w:r>
      <w:r w:rsidR="00187034">
        <w:rPr>
          <w:rFonts w:ascii="Times New Roman" w:hAnsi="Times New Roman" w:cs="Times New Roman"/>
          <w:sz w:val="24"/>
          <w:szCs w:val="24"/>
        </w:rPr>
        <w:t>might have been higher than within the NBL, and the retrieval algorithm ha</w:t>
      </w:r>
      <w:r w:rsidR="00DA36D4">
        <w:rPr>
          <w:rFonts w:ascii="Times New Roman" w:hAnsi="Times New Roman" w:cs="Times New Roman"/>
          <w:sz w:val="24"/>
          <w:szCs w:val="24"/>
        </w:rPr>
        <w:t>d</w:t>
      </w:r>
      <w:r w:rsidR="00187034">
        <w:rPr>
          <w:rFonts w:ascii="Times New Roman" w:hAnsi="Times New Roman" w:cs="Times New Roman"/>
          <w:sz w:val="24"/>
          <w:szCs w:val="24"/>
        </w:rPr>
        <w:t xml:space="preserve"> erroneously detected the top of such layer as the</w:t>
      </w:r>
      <w:r w:rsidR="00187034" w:rsidRPr="00111EA5">
        <w:rPr>
          <w:rFonts w:ascii="Times New Roman" w:hAnsi="Times New Roman" w:cs="Times New Roman"/>
          <w:i/>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187034">
        <w:rPr>
          <w:rFonts w:ascii="Times New Roman" w:hAnsi="Times New Roman" w:cs="Times New Roman"/>
          <w:sz w:val="24"/>
          <w:szCs w:val="24"/>
        </w:rPr>
        <w:t xml:space="preserve">. </w:t>
      </w:r>
      <w:r w:rsidR="006B64B5">
        <w:rPr>
          <w:rFonts w:ascii="Times New Roman" w:hAnsi="Times New Roman" w:cs="Times New Roman"/>
          <w:sz w:val="24"/>
          <w:szCs w:val="24"/>
        </w:rPr>
        <w:t>It is because p</w:t>
      </w:r>
      <w:r w:rsidR="00187034">
        <w:rPr>
          <w:rFonts w:ascii="Times New Roman" w:hAnsi="Times New Roman" w:cs="Times New Roman"/>
          <w:sz w:val="24"/>
          <w:szCs w:val="24"/>
        </w:rPr>
        <w:t xml:space="preserve">ools of polluted air can </w:t>
      </w:r>
      <w:r w:rsidR="00DA36D4">
        <w:rPr>
          <w:rFonts w:ascii="Times New Roman" w:hAnsi="Times New Roman" w:cs="Times New Roman"/>
          <w:sz w:val="24"/>
          <w:szCs w:val="24"/>
        </w:rPr>
        <w:t xml:space="preserve">stay </w:t>
      </w:r>
      <w:r w:rsidR="00187034">
        <w:rPr>
          <w:rFonts w:ascii="Times New Roman" w:hAnsi="Times New Roman" w:cs="Times New Roman"/>
          <w:sz w:val="24"/>
          <w:szCs w:val="24"/>
        </w:rPr>
        <w:t xml:space="preserve">in a </w:t>
      </w:r>
      <w:del w:id="126" w:author="만든 이" w:date="2018-11-28T23:56:00Z">
        <w:r w:rsidR="00187034" w:rsidDel="00D949C8">
          <w:rPr>
            <w:rFonts w:ascii="Times New Roman" w:hAnsi="Times New Roman" w:cs="Times New Roman"/>
            <w:sz w:val="24"/>
            <w:szCs w:val="24"/>
          </w:rPr>
          <w:delText>residual layer</w:delText>
        </w:r>
      </w:del>
      <w:ins w:id="127" w:author="만든 이" w:date="2018-11-28T23:56:00Z">
        <w:r w:rsidR="00D949C8">
          <w:rPr>
            <w:rFonts w:ascii="Times New Roman" w:hAnsi="Times New Roman" w:cs="Times New Roman" w:hint="eastAsia"/>
            <w:sz w:val="24"/>
            <w:szCs w:val="24"/>
          </w:rPr>
          <w:t>RL</w:t>
        </w:r>
      </w:ins>
      <w:r w:rsidR="00187034">
        <w:rPr>
          <w:rFonts w:ascii="Times New Roman" w:hAnsi="Times New Roman" w:cs="Times New Roman"/>
          <w:sz w:val="24"/>
          <w:szCs w:val="24"/>
        </w:rPr>
        <w:t xml:space="preserve"> detached from the surface </w:t>
      </w:r>
      <w:r w:rsidR="00DA36D4">
        <w:rPr>
          <w:rFonts w:ascii="Times New Roman" w:hAnsi="Times New Roman" w:cs="Times New Roman"/>
          <w:sz w:val="24"/>
          <w:szCs w:val="24"/>
        </w:rPr>
        <w:t xml:space="preserve">as </w:t>
      </w:r>
      <w:r>
        <w:rPr>
          <w:rFonts w:ascii="Times New Roman" w:hAnsi="Times New Roman" w:cs="Times New Roman"/>
          <w:sz w:val="24"/>
          <w:szCs w:val="24"/>
        </w:rPr>
        <w:t xml:space="preserve">a </w:t>
      </w:r>
      <w:r w:rsidR="00DA36D4">
        <w:rPr>
          <w:rFonts w:ascii="Times New Roman" w:hAnsi="Times New Roman" w:cs="Times New Roman"/>
          <w:sz w:val="24"/>
          <w:szCs w:val="24"/>
        </w:rPr>
        <w:t xml:space="preserve">result of </w:t>
      </w:r>
      <w:r w:rsidR="004772AF">
        <w:rPr>
          <w:rFonts w:ascii="Times New Roman" w:hAnsi="Times New Roman" w:cs="Times New Roman"/>
          <w:sz w:val="24"/>
          <w:szCs w:val="24"/>
        </w:rPr>
        <w:t>an abrupt</w:t>
      </w:r>
      <w:r w:rsidR="00187034">
        <w:rPr>
          <w:rFonts w:ascii="Times New Roman" w:hAnsi="Times New Roman" w:cs="Times New Roman"/>
          <w:sz w:val="24"/>
          <w:szCs w:val="24"/>
        </w:rPr>
        <w:t xml:space="preserve"> collapse</w:t>
      </w:r>
      <w:r w:rsidR="004772AF">
        <w:rPr>
          <w:rFonts w:ascii="Times New Roman" w:hAnsi="Times New Roman" w:cs="Times New Roman"/>
          <w:sz w:val="24"/>
          <w:szCs w:val="24"/>
        </w:rPr>
        <w:t xml:space="preserve"> of the</w:t>
      </w:r>
      <w:r w:rsidR="00187034" w:rsidRPr="00792652">
        <w:rPr>
          <w:rFonts w:ascii="Times New Roman" w:hAnsi="Times New Roman" w:cs="Times New Roman"/>
          <w:sz w:val="24"/>
          <w:szCs w:val="24"/>
        </w:rPr>
        <w:t xml:space="preserve"> </w:t>
      </w:r>
      <w:r w:rsidR="00187034">
        <w:rPr>
          <w:rFonts w:ascii="Times New Roman" w:hAnsi="Times New Roman" w:cs="Times New Roman"/>
          <w:sz w:val="24"/>
          <w:szCs w:val="24"/>
        </w:rPr>
        <w:t>convective ML</w:t>
      </w:r>
      <w:r w:rsidR="00187034" w:rsidRPr="00792652">
        <w:rPr>
          <w:rFonts w:ascii="Times New Roman" w:hAnsi="Times New Roman" w:cs="Times New Roman"/>
          <w:sz w:val="24"/>
          <w:szCs w:val="24"/>
        </w:rPr>
        <w:t xml:space="preserve"> </w:t>
      </w:r>
      <w:r w:rsidR="00B76717">
        <w:rPr>
          <w:rFonts w:ascii="Times New Roman" w:hAnsi="Times New Roman" w:cs="Times New Roman"/>
          <w:sz w:val="24"/>
          <w:szCs w:val="24"/>
        </w:rPr>
        <w:t xml:space="preserve">as we discussed in previous section </w:t>
      </w:r>
      <w:r w:rsidR="007F1EE3">
        <w:rPr>
          <w:rFonts w:ascii="Times New Roman" w:hAnsi="Times New Roman" w:cs="Times New Roman"/>
          <w:sz w:val="24"/>
          <w:szCs w:val="24"/>
        </w:rPr>
        <w:t>(</w:t>
      </w:r>
      <w:r w:rsidR="00187034" w:rsidRPr="006B64B5">
        <w:rPr>
          <w:rFonts w:ascii="Times New Roman" w:hAnsi="Times New Roman" w:cs="Times New Roman"/>
          <w:sz w:val="24"/>
          <w:szCs w:val="24"/>
        </w:rPr>
        <w:t>Stull</w:t>
      </w:r>
      <w:r w:rsidR="00187034" w:rsidRPr="00792652">
        <w:rPr>
          <w:rFonts w:ascii="Times New Roman" w:hAnsi="Times New Roman" w:cs="Times New Roman"/>
          <w:sz w:val="24"/>
          <w:szCs w:val="24"/>
        </w:rPr>
        <w:t xml:space="preserve"> </w:t>
      </w:r>
      <w:r w:rsidR="00187034">
        <w:rPr>
          <w:rFonts w:ascii="Times New Roman" w:hAnsi="Times New Roman" w:cs="Times New Roman"/>
          <w:sz w:val="24"/>
          <w:szCs w:val="24"/>
        </w:rPr>
        <w:t>2012</w:t>
      </w:r>
      <w:r w:rsidR="007F1EE3">
        <w:rPr>
          <w:rFonts w:ascii="Times New Roman" w:hAnsi="Times New Roman" w:cs="Times New Roman"/>
          <w:sz w:val="24"/>
          <w:szCs w:val="24"/>
        </w:rPr>
        <w:t>)</w:t>
      </w:r>
      <w:r w:rsidR="00187034" w:rsidRPr="00792652">
        <w:rPr>
          <w:rFonts w:ascii="Times New Roman" w:hAnsi="Times New Roman" w:cs="Times New Roman"/>
          <w:sz w:val="24"/>
          <w:szCs w:val="24"/>
        </w:rPr>
        <w:t xml:space="preserve">. </w:t>
      </w:r>
    </w:p>
    <w:p w14:paraId="141E5C39" w14:textId="7F06AB92" w:rsidR="00E000B5" w:rsidRDefault="00E000B5">
      <w:pPr>
        <w:spacing w:after="120" w:line="360" w:lineRule="auto"/>
        <w:rPr>
          <w:rFonts w:ascii="Times New Roman" w:hAnsi="Times New Roman" w:cs="Times New Roman"/>
          <w:b/>
          <w:sz w:val="24"/>
          <w:szCs w:val="24"/>
        </w:rPr>
        <w:pPrChange w:id="128" w:author="만든 이" w:date="2018-11-28T23:02:00Z">
          <w:pPr>
            <w:spacing w:after="120" w:line="360" w:lineRule="auto"/>
            <w:outlineLvl w:val="2"/>
          </w:pPr>
        </w:pPrChange>
      </w:pPr>
    </w:p>
    <w:p w14:paraId="31C1A325" w14:textId="2B87CF09" w:rsidR="00FB7367" w:rsidRPr="00792652" w:rsidRDefault="00012179" w:rsidP="00420684">
      <w:pPr>
        <w:spacing w:after="120" w:line="360" w:lineRule="auto"/>
        <w:outlineLvl w:val="2"/>
        <w:rPr>
          <w:rFonts w:ascii="Times New Roman" w:hAnsi="Times New Roman" w:cs="Times New Roman"/>
          <w:sz w:val="24"/>
          <w:szCs w:val="24"/>
        </w:rPr>
      </w:pPr>
      <w:r>
        <w:rPr>
          <w:rFonts w:ascii="Times New Roman" w:hAnsi="Times New Roman" w:cs="Times New Roman"/>
          <w:b/>
          <w:sz w:val="24"/>
          <w:szCs w:val="24"/>
        </w:rPr>
        <w:t>3.3</w:t>
      </w:r>
      <w:r w:rsidR="004942A7" w:rsidRPr="00792652">
        <w:rPr>
          <w:rFonts w:ascii="Times New Roman" w:hAnsi="Times New Roman" w:cs="Times New Roman"/>
          <w:b/>
          <w:sz w:val="24"/>
          <w:szCs w:val="24"/>
        </w:rPr>
        <w:t>.</w:t>
      </w:r>
      <w:r w:rsidR="00FB7367" w:rsidRPr="00792652">
        <w:rPr>
          <w:rFonts w:ascii="Times New Roman" w:hAnsi="Times New Roman" w:cs="Times New Roman"/>
          <w:b/>
          <w:sz w:val="24"/>
          <w:szCs w:val="24"/>
        </w:rPr>
        <w:t xml:space="preserve"> </w:t>
      </w:r>
      <w:r w:rsidR="00070C5D">
        <w:rPr>
          <w:rFonts w:ascii="Times New Roman" w:hAnsi="Times New Roman" w:cs="Times New Roman"/>
          <w:b/>
          <w:sz w:val="24"/>
          <w:szCs w:val="24"/>
        </w:rPr>
        <w:t xml:space="preserve">Diurnal </w:t>
      </w:r>
      <w:r w:rsidR="00943EA3">
        <w:rPr>
          <w:rFonts w:ascii="Times New Roman" w:hAnsi="Times New Roman" w:cs="Times New Roman"/>
          <w:b/>
          <w:sz w:val="24"/>
          <w:szCs w:val="24"/>
        </w:rPr>
        <w:t xml:space="preserve">variations </w:t>
      </w:r>
      <w:r w:rsidR="00070C5D">
        <w:rPr>
          <w:rFonts w:ascii="Times New Roman" w:hAnsi="Times New Roman" w:cs="Times New Roman"/>
          <w:b/>
          <w:sz w:val="24"/>
          <w:szCs w:val="24"/>
        </w:rPr>
        <w:t>on a</w:t>
      </w:r>
      <w:r w:rsidR="00FB7367" w:rsidRPr="00792652">
        <w:rPr>
          <w:rFonts w:ascii="Times New Roman" w:hAnsi="Times New Roman" w:cs="Times New Roman"/>
          <w:b/>
          <w:sz w:val="24"/>
          <w:szCs w:val="24"/>
        </w:rPr>
        <w:t>ir</w:t>
      </w:r>
      <w:r w:rsidR="00070C5D">
        <w:rPr>
          <w:rFonts w:ascii="Times New Roman" w:hAnsi="Times New Roman" w:cs="Times New Roman"/>
          <w:b/>
          <w:sz w:val="24"/>
          <w:szCs w:val="24"/>
        </w:rPr>
        <w:t xml:space="preserve"> quality</w:t>
      </w:r>
    </w:p>
    <w:p w14:paraId="2001A658" w14:textId="6D1CF289" w:rsidR="00942D20" w:rsidRPr="002B63BF" w:rsidRDefault="00E246ED" w:rsidP="00E76AF6">
      <w:pPr>
        <w:spacing w:after="120" w:line="360" w:lineRule="auto"/>
        <w:rPr>
          <w:rFonts w:ascii="Times New Roman" w:hAnsi="Times New Roman" w:cs="Times New Roman"/>
          <w:sz w:val="24"/>
          <w:szCs w:val="24"/>
        </w:rPr>
      </w:pPr>
      <w:r>
        <w:rPr>
          <w:rFonts w:ascii="Times New Roman" w:hAnsi="Times New Roman" w:cs="Times New Roman"/>
          <w:sz w:val="24"/>
          <w:szCs w:val="24"/>
        </w:rPr>
        <w:t>Figure 5 show</w:t>
      </w:r>
      <w:r w:rsidR="00E76AF6">
        <w:rPr>
          <w:rFonts w:ascii="Times New Roman" w:hAnsi="Times New Roman" w:cs="Times New Roman"/>
          <w:sz w:val="24"/>
          <w:szCs w:val="24"/>
        </w:rPr>
        <w:t xml:space="preserve">s the monthly ensemble </w:t>
      </w:r>
      <w:r w:rsidR="00E76AF6" w:rsidRPr="002246BF">
        <w:rPr>
          <w:rFonts w:ascii="Times New Roman" w:hAnsi="Times New Roman" w:cs="Times New Roman"/>
          <w:noProof/>
          <w:sz w:val="24"/>
          <w:szCs w:val="24"/>
        </w:rPr>
        <w:t>diurnal</w:t>
      </w:r>
      <w:r w:rsidR="00E76AF6">
        <w:rPr>
          <w:rFonts w:ascii="Times New Roman" w:hAnsi="Times New Roman" w:cs="Times New Roman"/>
          <w:sz w:val="24"/>
          <w:szCs w:val="24"/>
        </w:rPr>
        <w:t xml:space="preserve"> patterns of </w:t>
      </w:r>
      <w:r w:rsidR="007F3B07">
        <w:rPr>
          <w:rFonts w:ascii="Times New Roman" w:hAnsi="Times New Roman" w:cs="Times New Roman"/>
          <w:sz w:val="24"/>
          <w:szCs w:val="24"/>
        </w:rPr>
        <w:t xml:space="preserve">ambient </w:t>
      </w:r>
      <w:r w:rsidR="00D67773">
        <w:rPr>
          <w:rFonts w:ascii="Times New Roman" w:hAnsi="Times New Roman" w:cs="Times New Roman"/>
          <w:sz w:val="24"/>
          <w:szCs w:val="24"/>
        </w:rPr>
        <w:t>concentration</w:t>
      </w:r>
      <w:r w:rsidR="007F3B07">
        <w:rPr>
          <w:rFonts w:ascii="Times New Roman" w:hAnsi="Times New Roman" w:cs="Times New Roman"/>
          <w:sz w:val="24"/>
          <w:szCs w:val="24"/>
        </w:rPr>
        <w:t xml:space="preserve"> for </w:t>
      </w:r>
      <w:r w:rsidR="00E76AF6">
        <w:rPr>
          <w:rFonts w:ascii="Times New Roman" w:hAnsi="Times New Roman" w:cs="Times New Roman"/>
          <w:sz w:val="24"/>
          <w:szCs w:val="24"/>
        </w:rPr>
        <w:t xml:space="preserve">the </w:t>
      </w:r>
      <w:r w:rsidR="007F3B07">
        <w:rPr>
          <w:rFonts w:ascii="Times New Roman" w:hAnsi="Times New Roman" w:cs="Times New Roman"/>
          <w:sz w:val="24"/>
          <w:szCs w:val="24"/>
        </w:rPr>
        <w:t>five</w:t>
      </w:r>
      <w:r w:rsidR="00E76AF6">
        <w:rPr>
          <w:rFonts w:ascii="Times New Roman" w:hAnsi="Times New Roman" w:cs="Times New Roman"/>
          <w:sz w:val="24"/>
          <w:szCs w:val="24"/>
        </w:rPr>
        <w:t xml:space="preserve"> criteria pollutants m</w:t>
      </w:r>
      <w:r w:rsidR="007F3B07">
        <w:rPr>
          <w:rFonts w:ascii="Times New Roman" w:hAnsi="Times New Roman" w:cs="Times New Roman"/>
          <w:sz w:val="24"/>
          <w:szCs w:val="24"/>
        </w:rPr>
        <w:t xml:space="preserve">onitored </w:t>
      </w:r>
      <w:r w:rsidR="00B7366C">
        <w:rPr>
          <w:rFonts w:ascii="Times New Roman" w:hAnsi="Times New Roman" w:cs="Times New Roman"/>
          <w:sz w:val="24"/>
          <w:szCs w:val="24"/>
        </w:rPr>
        <w:t>across</w:t>
      </w:r>
      <w:r w:rsidR="00E76AF6">
        <w:rPr>
          <w:rFonts w:ascii="Times New Roman" w:hAnsi="Times New Roman" w:cs="Times New Roman"/>
          <w:sz w:val="24"/>
          <w:szCs w:val="24"/>
        </w:rPr>
        <w:t xml:space="preserve"> </w:t>
      </w:r>
      <w:r w:rsidR="00A82D6F">
        <w:rPr>
          <w:rFonts w:ascii="Times New Roman" w:hAnsi="Times New Roman" w:cs="Times New Roman"/>
          <w:sz w:val="24"/>
          <w:szCs w:val="24"/>
        </w:rPr>
        <w:t xml:space="preserve">38 </w:t>
      </w:r>
      <w:r w:rsidR="00A82D6F">
        <w:rPr>
          <w:rFonts w:ascii="Times New Roman" w:hAnsi="Times New Roman" w:cs="Times New Roman" w:hint="eastAsia"/>
          <w:sz w:val="24"/>
          <w:szCs w:val="24"/>
        </w:rPr>
        <w:t xml:space="preserve">stations </w:t>
      </w:r>
      <w:r w:rsidR="00A82D6F">
        <w:rPr>
          <w:rFonts w:ascii="Times New Roman" w:hAnsi="Times New Roman" w:cs="Times New Roman"/>
          <w:sz w:val="24"/>
          <w:szCs w:val="24"/>
        </w:rPr>
        <w:t xml:space="preserve">in </w:t>
      </w:r>
      <w:r w:rsidR="00E76AF6">
        <w:rPr>
          <w:rFonts w:ascii="Times New Roman" w:hAnsi="Times New Roman" w:cs="Times New Roman"/>
          <w:sz w:val="24"/>
          <w:szCs w:val="24"/>
        </w:rPr>
        <w:t xml:space="preserve">the metropolitan area of Seoul that </w:t>
      </w:r>
      <w:r w:rsidR="002246BF" w:rsidRPr="002246BF">
        <w:rPr>
          <w:rFonts w:ascii="Times New Roman" w:hAnsi="Times New Roman" w:cs="Times New Roman"/>
          <w:noProof/>
          <w:sz w:val="24"/>
          <w:szCs w:val="24"/>
        </w:rPr>
        <w:t>w</w:t>
      </w:r>
      <w:r w:rsidR="002246BF">
        <w:rPr>
          <w:rFonts w:ascii="Times New Roman" w:hAnsi="Times New Roman" w:cs="Times New Roman"/>
          <w:noProof/>
          <w:sz w:val="24"/>
          <w:szCs w:val="24"/>
        </w:rPr>
        <w:t>as</w:t>
      </w:r>
      <w:r w:rsidR="002246BF">
        <w:rPr>
          <w:rFonts w:ascii="Times New Roman" w:hAnsi="Times New Roman" w:cs="Times New Roman"/>
          <w:sz w:val="24"/>
          <w:szCs w:val="24"/>
        </w:rPr>
        <w:t xml:space="preserve"> </w:t>
      </w:r>
      <w:r w:rsidR="00E76AF6">
        <w:rPr>
          <w:rFonts w:ascii="Times New Roman" w:hAnsi="Times New Roman" w:cs="Times New Roman"/>
          <w:sz w:val="24"/>
          <w:szCs w:val="24"/>
        </w:rPr>
        <w:t>used</w:t>
      </w:r>
      <w:r w:rsidR="008D45F7">
        <w:rPr>
          <w:rFonts w:ascii="Times New Roman" w:hAnsi="Times New Roman" w:cs="Times New Roman"/>
          <w:sz w:val="24"/>
          <w:szCs w:val="24"/>
        </w:rPr>
        <w:t xml:space="preserve"> in this study</w:t>
      </w:r>
      <w:r w:rsidR="00E76AF6">
        <w:rPr>
          <w:rFonts w:ascii="Times New Roman" w:hAnsi="Times New Roman" w:cs="Times New Roman"/>
          <w:sz w:val="24"/>
          <w:szCs w:val="24"/>
        </w:rPr>
        <w:t xml:space="preserve"> to investigate </w:t>
      </w:r>
      <w:r w:rsidR="005762CB">
        <w:rPr>
          <w:rFonts w:ascii="Times New Roman" w:hAnsi="Times New Roman" w:cs="Times New Roman"/>
          <w:sz w:val="24"/>
          <w:szCs w:val="24"/>
        </w:rPr>
        <w:t xml:space="preserve">the </w:t>
      </w:r>
      <w:r w:rsidR="00E76AF6">
        <w:rPr>
          <w:rFonts w:ascii="Times New Roman" w:hAnsi="Times New Roman" w:cs="Times New Roman"/>
          <w:sz w:val="24"/>
          <w:szCs w:val="24"/>
        </w:rPr>
        <w:t>relationship between the</w:t>
      </w:r>
      <w:r w:rsidR="00E76AF6" w:rsidRPr="00E76AF6">
        <w:rPr>
          <w:rFonts w:ascii="Times New Roman" w:hAnsi="Times New Roman" w:cs="Times New Roman"/>
          <w:i/>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sidRPr="00E76AF6">
        <w:rPr>
          <w:rFonts w:ascii="Times New Roman" w:hAnsi="Times New Roman" w:cs="Times New Roman"/>
          <w:sz w:val="24"/>
          <w:szCs w:val="24"/>
        </w:rPr>
        <w:t xml:space="preserve"> </w:t>
      </w:r>
      <w:r w:rsidR="00E76AF6">
        <w:rPr>
          <w:rFonts w:ascii="Times New Roman" w:hAnsi="Times New Roman" w:cs="Times New Roman"/>
          <w:sz w:val="24"/>
          <w:szCs w:val="24"/>
        </w:rPr>
        <w:t xml:space="preserve">and </w:t>
      </w:r>
      <w:r w:rsidR="000928C3">
        <w:rPr>
          <w:rFonts w:ascii="Times New Roman" w:hAnsi="Times New Roman" w:cs="Times New Roman"/>
          <w:sz w:val="24"/>
          <w:szCs w:val="24"/>
        </w:rPr>
        <w:t xml:space="preserve">local </w:t>
      </w:r>
      <w:r w:rsidR="00E76AF6">
        <w:rPr>
          <w:rFonts w:ascii="Times New Roman" w:hAnsi="Times New Roman" w:cs="Times New Roman"/>
          <w:sz w:val="24"/>
          <w:szCs w:val="24"/>
        </w:rPr>
        <w:t xml:space="preserve">air </w:t>
      </w:r>
      <w:r w:rsidR="005762CB">
        <w:rPr>
          <w:rFonts w:ascii="Times New Roman" w:hAnsi="Times New Roman" w:cs="Times New Roman"/>
          <w:sz w:val="24"/>
          <w:szCs w:val="24"/>
        </w:rPr>
        <w:t>quality</w:t>
      </w:r>
      <w:r w:rsidR="00E76AF6">
        <w:rPr>
          <w:rFonts w:ascii="Times New Roman" w:hAnsi="Times New Roman" w:cs="Times New Roman"/>
          <w:sz w:val="24"/>
          <w:szCs w:val="24"/>
        </w:rPr>
        <w:t xml:space="preserve">. </w:t>
      </w:r>
      <w:r w:rsidR="00942D20" w:rsidRPr="00792652">
        <w:rPr>
          <w:rFonts w:ascii="Times New Roman" w:hAnsi="Times New Roman" w:cs="Times New Roman"/>
          <w:sz w:val="24"/>
          <w:szCs w:val="24"/>
        </w:rPr>
        <w:t xml:space="preserve">Background concentrations of air pollutants within the study area are larger than </w:t>
      </w:r>
      <w:r w:rsidR="00942D20">
        <w:rPr>
          <w:rFonts w:ascii="Times New Roman" w:hAnsi="Times New Roman" w:cs="Times New Roman"/>
          <w:sz w:val="24"/>
          <w:szCs w:val="24"/>
        </w:rPr>
        <w:t>those in Europe and North America (e.g., Akimoto</w:t>
      </w:r>
      <w:del w:id="129" w:author="만든 이" w:date="2018-11-29T01:57:00Z">
        <w:r w:rsidR="00942D20" w:rsidDel="00BA58A6">
          <w:rPr>
            <w:rFonts w:ascii="Times New Roman" w:hAnsi="Times New Roman" w:cs="Times New Roman"/>
            <w:sz w:val="24"/>
            <w:szCs w:val="24"/>
          </w:rPr>
          <w:delText>,</w:delText>
        </w:r>
      </w:del>
      <w:r w:rsidR="00942D20">
        <w:rPr>
          <w:rFonts w:ascii="Times New Roman" w:hAnsi="Times New Roman" w:cs="Times New Roman"/>
          <w:sz w:val="24"/>
          <w:szCs w:val="24"/>
        </w:rPr>
        <w:t xml:space="preserve"> 2003), </w:t>
      </w:r>
      <w:r w:rsidR="00942D20" w:rsidRPr="00792652">
        <w:rPr>
          <w:rFonts w:ascii="Times New Roman" w:hAnsi="Times New Roman" w:cs="Times New Roman"/>
          <w:sz w:val="24"/>
          <w:szCs w:val="24"/>
        </w:rPr>
        <w:t xml:space="preserve">and show </w:t>
      </w:r>
      <w:r w:rsidR="00942D20">
        <w:rPr>
          <w:rFonts w:ascii="Times New Roman" w:hAnsi="Times New Roman" w:cs="Times New Roman"/>
          <w:sz w:val="24"/>
          <w:szCs w:val="24"/>
        </w:rPr>
        <w:t xml:space="preserve">relatively smaller </w:t>
      </w:r>
      <w:r w:rsidR="00942D20" w:rsidRPr="00792652">
        <w:rPr>
          <w:rFonts w:ascii="Times New Roman" w:hAnsi="Times New Roman" w:cs="Times New Roman"/>
          <w:sz w:val="24"/>
          <w:szCs w:val="24"/>
        </w:rPr>
        <w:t>diurnal variations</w:t>
      </w:r>
      <w:r w:rsidR="00942D20">
        <w:rPr>
          <w:rFonts w:ascii="Times New Roman" w:hAnsi="Times New Roman" w:cs="Times New Roman"/>
          <w:sz w:val="24"/>
          <w:szCs w:val="24"/>
        </w:rPr>
        <w:t xml:space="preserve">, </w:t>
      </w:r>
      <w:r w:rsidR="00942D20" w:rsidRPr="00792652">
        <w:rPr>
          <w:rFonts w:ascii="Times New Roman" w:hAnsi="Times New Roman" w:cs="Times New Roman"/>
          <w:sz w:val="24"/>
          <w:szCs w:val="24"/>
        </w:rPr>
        <w:t xml:space="preserve">which probably </w:t>
      </w:r>
      <w:r w:rsidR="00942D20">
        <w:rPr>
          <w:rFonts w:ascii="Times New Roman" w:hAnsi="Times New Roman" w:cs="Times New Roman"/>
          <w:sz w:val="24"/>
          <w:szCs w:val="24"/>
        </w:rPr>
        <w:t>reflects</w:t>
      </w:r>
      <w:r w:rsidR="00942D20" w:rsidRPr="00792652">
        <w:rPr>
          <w:rFonts w:ascii="Times New Roman" w:hAnsi="Times New Roman" w:cs="Times New Roman"/>
          <w:sz w:val="24"/>
          <w:szCs w:val="24"/>
        </w:rPr>
        <w:t xml:space="preserve"> the absence of emission sources over the Yellow Sea (Fig. </w:t>
      </w:r>
      <w:del w:id="130" w:author="만든 이" w:date="2018-11-29T12:07:00Z">
        <w:r w:rsidR="00942D20" w:rsidRPr="00792652" w:rsidDel="007706BC">
          <w:rPr>
            <w:rFonts w:ascii="Times New Roman" w:hAnsi="Times New Roman" w:cs="Times New Roman" w:hint="eastAsia"/>
            <w:sz w:val="24"/>
            <w:szCs w:val="24"/>
          </w:rPr>
          <w:delText>6</w:delText>
        </w:r>
      </w:del>
      <w:ins w:id="131" w:author="만든 이" w:date="2018-11-29T12:07:00Z">
        <w:r w:rsidR="007706BC">
          <w:rPr>
            <w:rFonts w:ascii="Times New Roman" w:hAnsi="Times New Roman" w:cs="Times New Roman"/>
            <w:sz w:val="24"/>
            <w:szCs w:val="24"/>
          </w:rPr>
          <w:t>5</w:t>
        </w:r>
      </w:ins>
      <w:r w:rsidR="00942D20" w:rsidRPr="00792652">
        <w:rPr>
          <w:rFonts w:ascii="Times New Roman" w:hAnsi="Times New Roman" w:cs="Times New Roman"/>
          <w:sz w:val="24"/>
          <w:szCs w:val="24"/>
        </w:rPr>
        <w:t>). Interestingly, the background O</w:t>
      </w:r>
      <w:r w:rsidR="00942D20" w:rsidRPr="00792652">
        <w:rPr>
          <w:rFonts w:ascii="Times New Roman" w:hAnsi="Times New Roman" w:cs="Times New Roman"/>
          <w:sz w:val="24"/>
          <w:szCs w:val="24"/>
          <w:vertAlign w:val="subscript"/>
        </w:rPr>
        <w:t>3</w:t>
      </w:r>
      <w:r w:rsidR="00942D20" w:rsidRPr="00792652">
        <w:rPr>
          <w:rFonts w:ascii="Times New Roman" w:hAnsi="Times New Roman" w:cs="Times New Roman"/>
          <w:sz w:val="24"/>
          <w:szCs w:val="24"/>
        </w:rPr>
        <w:t xml:space="preserve"> concentration is much higher than reported in an upstream region by </w:t>
      </w:r>
      <w:r w:rsidR="00942D20" w:rsidRPr="00E000B5">
        <w:rPr>
          <w:rFonts w:ascii="Times New Roman" w:hAnsi="Times New Roman" w:cs="Times New Roman"/>
          <w:sz w:val="24"/>
          <w:szCs w:val="24"/>
        </w:rPr>
        <w:t>Tang et al.</w:t>
      </w:r>
      <w:r w:rsidR="00942D20" w:rsidRPr="00942D20">
        <w:rPr>
          <w:rFonts w:ascii="Times New Roman" w:hAnsi="Times New Roman" w:cs="Times New Roman"/>
          <w:sz w:val="24"/>
          <w:szCs w:val="24"/>
        </w:rPr>
        <w:t xml:space="preserve"> </w:t>
      </w:r>
      <w:r w:rsidR="00942D20">
        <w:rPr>
          <w:rFonts w:ascii="Times New Roman" w:hAnsi="Times New Roman" w:cs="Times New Roman"/>
          <w:sz w:val="24"/>
          <w:szCs w:val="24"/>
        </w:rPr>
        <w:t>(</w:t>
      </w:r>
      <w:r w:rsidR="00942D20" w:rsidRPr="00792652">
        <w:rPr>
          <w:rFonts w:ascii="Times New Roman" w:hAnsi="Times New Roman" w:cs="Times New Roman"/>
          <w:sz w:val="24"/>
          <w:szCs w:val="24"/>
        </w:rPr>
        <w:t>2012</w:t>
      </w:r>
      <w:r w:rsidR="00942D20">
        <w:rPr>
          <w:rFonts w:ascii="Times New Roman" w:hAnsi="Times New Roman" w:cs="Times New Roman"/>
          <w:sz w:val="24"/>
          <w:szCs w:val="24"/>
        </w:rPr>
        <w:t>)</w:t>
      </w:r>
      <w:r w:rsidR="00942D20" w:rsidRPr="00792652">
        <w:rPr>
          <w:rFonts w:ascii="Times New Roman" w:hAnsi="Times New Roman" w:cs="Times New Roman"/>
          <w:sz w:val="24"/>
          <w:szCs w:val="24"/>
        </w:rPr>
        <w:t>. In the Seoul metropolitan area, SO</w:t>
      </w:r>
      <w:r w:rsidR="00942D20" w:rsidRPr="00792652">
        <w:rPr>
          <w:rFonts w:ascii="Times New Roman" w:hAnsi="Times New Roman" w:cs="Times New Roman"/>
          <w:sz w:val="24"/>
          <w:szCs w:val="24"/>
          <w:vertAlign w:val="subscript"/>
        </w:rPr>
        <w:t>2</w:t>
      </w:r>
      <w:r w:rsidR="00942D20" w:rsidRPr="00792652">
        <w:rPr>
          <w:rFonts w:ascii="Times New Roman" w:hAnsi="Times New Roman" w:cs="Times New Roman"/>
          <w:sz w:val="24"/>
          <w:szCs w:val="24"/>
        </w:rPr>
        <w:t>, CO, and NO</w:t>
      </w:r>
      <w:r w:rsidR="00942D20" w:rsidRPr="00792652">
        <w:rPr>
          <w:rFonts w:ascii="Times New Roman" w:hAnsi="Times New Roman" w:cs="Times New Roman"/>
          <w:sz w:val="24"/>
          <w:szCs w:val="24"/>
          <w:vertAlign w:val="subscript"/>
        </w:rPr>
        <w:t>2</w:t>
      </w:r>
      <w:r w:rsidR="00942D20" w:rsidRPr="00792652">
        <w:rPr>
          <w:rFonts w:ascii="Times New Roman" w:hAnsi="Times New Roman" w:cs="Times New Roman"/>
          <w:sz w:val="24"/>
          <w:szCs w:val="24"/>
        </w:rPr>
        <w:t xml:space="preserve"> consistently show higher concentrations compared with background values</w:t>
      </w:r>
      <w:r w:rsidR="00942D20">
        <w:rPr>
          <w:rFonts w:ascii="Times New Roman" w:hAnsi="Times New Roman" w:cs="Times New Roman"/>
          <w:sz w:val="24"/>
          <w:szCs w:val="24"/>
        </w:rPr>
        <w:t>, which is consistent with annual reports by the Korea Ministry of Environment (</w:t>
      </w:r>
      <w:r w:rsidR="00942D20" w:rsidRPr="00E000B5">
        <w:rPr>
          <w:rFonts w:ascii="Times New Roman" w:hAnsi="Times New Roman" w:cs="Times New Roman"/>
          <w:sz w:val="24"/>
          <w:szCs w:val="24"/>
        </w:rPr>
        <w:t>KME</w:t>
      </w:r>
      <w:del w:id="132" w:author="만든 이" w:date="2018-11-29T01:58:00Z">
        <w:r w:rsidR="00942D20" w:rsidDel="00BA58A6">
          <w:rPr>
            <w:rFonts w:ascii="Times New Roman" w:hAnsi="Times New Roman" w:cs="Times New Roman"/>
            <w:sz w:val="24"/>
            <w:szCs w:val="24"/>
          </w:rPr>
          <w:delText>,</w:delText>
        </w:r>
      </w:del>
      <w:r w:rsidR="00942D20">
        <w:rPr>
          <w:rFonts w:ascii="Times New Roman" w:hAnsi="Times New Roman" w:cs="Times New Roman"/>
          <w:sz w:val="24"/>
          <w:szCs w:val="24"/>
        </w:rPr>
        <w:t xml:space="preserve"> 2016b)</w:t>
      </w:r>
      <w:r w:rsidR="00942D20" w:rsidRPr="00792652">
        <w:rPr>
          <w:rFonts w:ascii="Times New Roman" w:hAnsi="Times New Roman" w:cs="Times New Roman"/>
          <w:sz w:val="24"/>
          <w:szCs w:val="24"/>
        </w:rPr>
        <w:t>.</w:t>
      </w:r>
      <w:r w:rsidR="002B63BF">
        <w:rPr>
          <w:rFonts w:ascii="Times New Roman" w:hAnsi="Times New Roman" w:cs="Times New Roman"/>
          <w:sz w:val="24"/>
          <w:szCs w:val="24"/>
        </w:rPr>
        <w:t xml:space="preserve"> The larger air pollutant concentration in Seoul indicates that the dilution effect of air pollutants due to the boundary layer stretching can be investigated by a two-layer mixing model.</w:t>
      </w:r>
    </w:p>
    <w:p w14:paraId="76DC0E2F" w14:textId="68145FAE" w:rsidR="00E76AF6" w:rsidRDefault="005762CB" w:rsidP="00E76AF6">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We can divide these </w:t>
      </w:r>
      <w:r w:rsidR="007F3B07">
        <w:rPr>
          <w:rFonts w:ascii="Times New Roman" w:hAnsi="Times New Roman" w:cs="Times New Roman"/>
          <w:sz w:val="24"/>
          <w:szCs w:val="24"/>
        </w:rPr>
        <w:t xml:space="preserve">five </w:t>
      </w:r>
      <w:r>
        <w:rPr>
          <w:rFonts w:ascii="Times New Roman" w:hAnsi="Times New Roman" w:cs="Times New Roman"/>
          <w:sz w:val="24"/>
          <w:szCs w:val="24"/>
        </w:rPr>
        <w:t>pollutants in</w:t>
      </w:r>
      <w:r w:rsidR="007471E7">
        <w:rPr>
          <w:rFonts w:ascii="Times New Roman" w:hAnsi="Times New Roman" w:cs="Times New Roman"/>
          <w:sz w:val="24"/>
          <w:szCs w:val="24"/>
        </w:rPr>
        <w:t>to</w:t>
      </w:r>
      <w:r>
        <w:rPr>
          <w:rFonts w:ascii="Times New Roman" w:hAnsi="Times New Roman" w:cs="Times New Roman"/>
          <w:sz w:val="24"/>
          <w:szCs w:val="24"/>
        </w:rPr>
        <w:t xml:space="preserve"> three </w:t>
      </w:r>
      <w:r w:rsidR="000C0FFC">
        <w:rPr>
          <w:rFonts w:ascii="Times New Roman" w:hAnsi="Times New Roman" w:cs="Times New Roman"/>
          <w:sz w:val="24"/>
          <w:szCs w:val="24"/>
        </w:rPr>
        <w:t>categories</w:t>
      </w:r>
      <w:r>
        <w:rPr>
          <w:rFonts w:ascii="Times New Roman" w:hAnsi="Times New Roman" w:cs="Times New Roman"/>
          <w:sz w:val="24"/>
          <w:szCs w:val="24"/>
        </w:rPr>
        <w:t xml:space="preserve"> according to their </w:t>
      </w:r>
      <w:r w:rsidRPr="002246BF">
        <w:rPr>
          <w:rFonts w:ascii="Times New Roman" w:hAnsi="Times New Roman" w:cs="Times New Roman"/>
          <w:noProof/>
          <w:sz w:val="24"/>
          <w:szCs w:val="24"/>
        </w:rPr>
        <w:t>diurnal</w:t>
      </w:r>
      <w:r>
        <w:rPr>
          <w:rFonts w:ascii="Times New Roman" w:hAnsi="Times New Roman" w:cs="Times New Roman"/>
          <w:sz w:val="24"/>
          <w:szCs w:val="24"/>
        </w:rPr>
        <w:t xml:space="preserve"> pattern</w:t>
      </w:r>
      <w:r w:rsidR="007F3B07">
        <w:rPr>
          <w:rFonts w:ascii="Times New Roman" w:hAnsi="Times New Roman" w:cs="Times New Roman"/>
          <w:sz w:val="24"/>
          <w:szCs w:val="24"/>
        </w:rPr>
        <w:t xml:space="preserve"> characteristics</w:t>
      </w:r>
      <w:r>
        <w:rPr>
          <w:rFonts w:ascii="Times New Roman" w:hAnsi="Times New Roman" w:cs="Times New Roman"/>
          <w:sz w:val="24"/>
          <w:szCs w:val="24"/>
        </w:rPr>
        <w:t>.</w:t>
      </w:r>
      <w:r w:rsidR="00E76AF6">
        <w:rPr>
          <w:rFonts w:ascii="Times New Roman" w:hAnsi="Times New Roman" w:cs="Times New Roman"/>
          <w:sz w:val="24"/>
          <w:szCs w:val="24"/>
        </w:rPr>
        <w:t xml:space="preserve"> </w:t>
      </w:r>
      <w:r w:rsidR="000C0FFC" w:rsidRPr="00792652">
        <w:rPr>
          <w:rFonts w:ascii="Times New Roman" w:hAnsi="Times New Roman" w:cs="Times New Roman"/>
          <w:sz w:val="24"/>
          <w:szCs w:val="24"/>
        </w:rPr>
        <w:t>SO</w:t>
      </w:r>
      <w:r w:rsidR="000C0FFC" w:rsidRPr="00792652">
        <w:rPr>
          <w:rFonts w:ascii="Times New Roman" w:hAnsi="Times New Roman" w:cs="Times New Roman"/>
          <w:sz w:val="24"/>
          <w:szCs w:val="24"/>
          <w:vertAlign w:val="subscript"/>
        </w:rPr>
        <w:t>2</w:t>
      </w:r>
      <w:r w:rsidR="000C0FFC" w:rsidRPr="00792652">
        <w:rPr>
          <w:rFonts w:ascii="Times New Roman" w:hAnsi="Times New Roman" w:cs="Times New Roman"/>
          <w:sz w:val="24"/>
          <w:szCs w:val="24"/>
        </w:rPr>
        <w:t>, CO, and NO</w:t>
      </w:r>
      <w:r w:rsidR="000C0FFC" w:rsidRPr="00792652">
        <w:rPr>
          <w:rFonts w:ascii="Times New Roman" w:hAnsi="Times New Roman" w:cs="Times New Roman"/>
          <w:sz w:val="24"/>
          <w:szCs w:val="24"/>
          <w:vertAlign w:val="subscript"/>
        </w:rPr>
        <w:t>2</w:t>
      </w:r>
      <w:r w:rsidR="000C0FFC" w:rsidRPr="00792652">
        <w:rPr>
          <w:rFonts w:ascii="Times New Roman" w:hAnsi="Times New Roman" w:cs="Times New Roman"/>
          <w:sz w:val="24"/>
          <w:szCs w:val="24"/>
        </w:rPr>
        <w:t xml:space="preserve"> </w:t>
      </w:r>
      <w:r w:rsidR="007F3B07">
        <w:rPr>
          <w:rFonts w:ascii="Times New Roman" w:hAnsi="Times New Roman" w:cs="Times New Roman"/>
          <w:sz w:val="24"/>
          <w:szCs w:val="24"/>
        </w:rPr>
        <w:t>form a first category</w:t>
      </w:r>
      <w:r w:rsidR="00471A76">
        <w:rPr>
          <w:rFonts w:ascii="Times New Roman" w:hAnsi="Times New Roman" w:cs="Times New Roman"/>
          <w:sz w:val="24"/>
          <w:szCs w:val="24"/>
        </w:rPr>
        <w:t xml:space="preserve"> (Fig. 5)</w:t>
      </w:r>
      <w:r w:rsidR="007F3B07">
        <w:rPr>
          <w:rFonts w:ascii="Times New Roman" w:hAnsi="Times New Roman" w:cs="Times New Roman"/>
          <w:sz w:val="24"/>
          <w:szCs w:val="24"/>
        </w:rPr>
        <w:t xml:space="preserve">. They </w:t>
      </w:r>
      <w:r w:rsidR="000C0FFC">
        <w:rPr>
          <w:rFonts w:ascii="Times New Roman" w:hAnsi="Times New Roman" w:cs="Times New Roman"/>
          <w:sz w:val="24"/>
          <w:szCs w:val="24"/>
        </w:rPr>
        <w:t xml:space="preserve">are primary emitted pollutants whose ambient concentrations follow </w:t>
      </w:r>
      <w:r w:rsidR="000C0FFC" w:rsidRPr="002246BF">
        <w:rPr>
          <w:rFonts w:ascii="Times New Roman" w:hAnsi="Times New Roman" w:cs="Times New Roman"/>
          <w:noProof/>
          <w:sz w:val="24"/>
          <w:szCs w:val="24"/>
        </w:rPr>
        <w:t xml:space="preserve">closely the </w:t>
      </w:r>
      <w:r w:rsidR="007F3B07" w:rsidRPr="002246BF">
        <w:rPr>
          <w:rFonts w:ascii="Times New Roman" w:hAnsi="Times New Roman" w:cs="Times New Roman"/>
          <w:noProof/>
          <w:sz w:val="24"/>
          <w:szCs w:val="24"/>
        </w:rPr>
        <w:t xml:space="preserve">diurnal </w:t>
      </w:r>
      <w:r w:rsidR="000C0FFC" w:rsidRPr="002246BF">
        <w:rPr>
          <w:rFonts w:ascii="Times New Roman" w:hAnsi="Times New Roman" w:cs="Times New Roman"/>
          <w:noProof/>
          <w:sz w:val="24"/>
          <w:szCs w:val="24"/>
        </w:rPr>
        <w:t>pattern of anthropogenic activities within urban areas</w:t>
      </w:r>
      <w:r w:rsidR="000C0FFC">
        <w:rPr>
          <w:rFonts w:ascii="Times New Roman" w:hAnsi="Times New Roman" w:cs="Times New Roman"/>
          <w:sz w:val="24"/>
          <w:szCs w:val="24"/>
        </w:rPr>
        <w:t>.</w:t>
      </w:r>
      <w:r w:rsidR="007F3B07">
        <w:rPr>
          <w:rFonts w:ascii="Times New Roman" w:hAnsi="Times New Roman" w:cs="Times New Roman"/>
          <w:sz w:val="24"/>
          <w:szCs w:val="24"/>
        </w:rPr>
        <w:t xml:space="preserve"> They showed the typical morning and evening rush-hour peaks </w:t>
      </w:r>
      <w:r w:rsidR="005B6C1D">
        <w:rPr>
          <w:rFonts w:ascii="Times New Roman" w:hAnsi="Times New Roman" w:cs="Times New Roman"/>
          <w:sz w:val="24"/>
          <w:szCs w:val="24"/>
        </w:rPr>
        <w:t>caused</w:t>
      </w:r>
      <w:r w:rsidR="007F3B07">
        <w:rPr>
          <w:rFonts w:ascii="Times New Roman" w:hAnsi="Times New Roman" w:cs="Times New Roman"/>
          <w:sz w:val="24"/>
          <w:szCs w:val="24"/>
        </w:rPr>
        <w:t xml:space="preserve"> </w:t>
      </w:r>
      <w:r w:rsidR="005B6C1D">
        <w:rPr>
          <w:rFonts w:ascii="Times New Roman" w:hAnsi="Times New Roman" w:cs="Times New Roman"/>
          <w:sz w:val="24"/>
          <w:szCs w:val="24"/>
        </w:rPr>
        <w:t xml:space="preserve">primarily </w:t>
      </w:r>
      <w:r w:rsidR="007F3B07">
        <w:rPr>
          <w:rFonts w:ascii="Times New Roman" w:hAnsi="Times New Roman" w:cs="Times New Roman"/>
          <w:sz w:val="24"/>
          <w:szCs w:val="24"/>
        </w:rPr>
        <w:t>by traffic emissions.</w:t>
      </w:r>
      <w:r w:rsidR="005B6C1D">
        <w:rPr>
          <w:rFonts w:ascii="Times New Roman" w:hAnsi="Times New Roman" w:cs="Times New Roman"/>
          <w:sz w:val="24"/>
          <w:szCs w:val="24"/>
        </w:rPr>
        <w:t xml:space="preserve"> The evolution of the convective ML throughout the day and the photochemical activity enhance the dimension of these peaks.</w:t>
      </w:r>
      <w:r w:rsidR="00EC0E60">
        <w:rPr>
          <w:rFonts w:ascii="Times New Roman" w:hAnsi="Times New Roman" w:cs="Times New Roman"/>
          <w:sz w:val="24"/>
          <w:szCs w:val="24"/>
        </w:rPr>
        <w:t xml:space="preserve"> As expected, the background concentrations of these pollutants </w:t>
      </w:r>
      <w:r w:rsidR="00F260E6">
        <w:rPr>
          <w:rFonts w:ascii="Times New Roman" w:hAnsi="Times New Roman" w:cs="Times New Roman"/>
          <w:sz w:val="24"/>
          <w:szCs w:val="24"/>
        </w:rPr>
        <w:t xml:space="preserve">were </w:t>
      </w:r>
      <w:r w:rsidR="00EC0E60">
        <w:rPr>
          <w:rFonts w:ascii="Times New Roman" w:hAnsi="Times New Roman" w:cs="Times New Roman"/>
          <w:sz w:val="24"/>
          <w:szCs w:val="24"/>
        </w:rPr>
        <w:t xml:space="preserve">relatively constant throughout the day and smaller to those observed </w:t>
      </w:r>
      <w:r w:rsidR="00D67773">
        <w:rPr>
          <w:rFonts w:ascii="Times New Roman" w:hAnsi="Times New Roman" w:cs="Times New Roman"/>
          <w:sz w:val="24"/>
          <w:szCs w:val="24"/>
        </w:rPr>
        <w:t>within</w:t>
      </w:r>
      <w:r w:rsidR="00EC0E60">
        <w:rPr>
          <w:rFonts w:ascii="Times New Roman" w:hAnsi="Times New Roman" w:cs="Times New Roman"/>
          <w:sz w:val="24"/>
          <w:szCs w:val="24"/>
        </w:rPr>
        <w:t xml:space="preserve"> Seoul.</w:t>
      </w:r>
    </w:p>
    <w:p w14:paraId="2C746275" w14:textId="13FFB13F" w:rsidR="000575F1" w:rsidRDefault="00EC0E60" w:rsidP="00B07C21">
      <w:pPr>
        <w:spacing w:after="120" w:line="360" w:lineRule="auto"/>
        <w:rPr>
          <w:rFonts w:ascii="Times New Roman" w:hAnsi="Times New Roman" w:cs="Times New Roman"/>
          <w:sz w:val="24"/>
          <w:szCs w:val="24"/>
        </w:rPr>
      </w:pPr>
      <w:r>
        <w:rPr>
          <w:rFonts w:ascii="Times New Roman" w:hAnsi="Times New Roman" w:cs="Times New Roman"/>
          <w:sz w:val="24"/>
          <w:szCs w:val="24"/>
        </w:rPr>
        <w:t>PM</w:t>
      </w:r>
      <w:r w:rsidRPr="00EC0E60">
        <w:rPr>
          <w:rFonts w:ascii="Times New Roman" w:hAnsi="Times New Roman" w:cs="Times New Roman"/>
          <w:sz w:val="24"/>
          <w:szCs w:val="24"/>
          <w:vertAlign w:val="subscript"/>
        </w:rPr>
        <w:t>10</w:t>
      </w:r>
      <w:r>
        <w:rPr>
          <w:rFonts w:ascii="Times New Roman" w:hAnsi="Times New Roman" w:cs="Times New Roman"/>
          <w:sz w:val="24"/>
          <w:szCs w:val="24"/>
        </w:rPr>
        <w:t xml:space="preserve"> forms </w:t>
      </w:r>
      <w:r w:rsidR="00561873">
        <w:rPr>
          <w:rFonts w:ascii="Times New Roman" w:hAnsi="Times New Roman" w:cs="Times New Roman"/>
          <w:sz w:val="24"/>
          <w:szCs w:val="24"/>
        </w:rPr>
        <w:t>the</w:t>
      </w:r>
      <w:r>
        <w:rPr>
          <w:rFonts w:ascii="Times New Roman" w:hAnsi="Times New Roman" w:cs="Times New Roman"/>
          <w:sz w:val="24"/>
          <w:szCs w:val="24"/>
        </w:rPr>
        <w:t xml:space="preserve"> second category of pollutants. Its</w:t>
      </w:r>
      <w:r w:rsidR="00D67773">
        <w:rPr>
          <w:rFonts w:ascii="Times New Roman" w:hAnsi="Times New Roman" w:cs="Times New Roman"/>
          <w:sz w:val="24"/>
          <w:szCs w:val="24"/>
        </w:rPr>
        <w:t xml:space="preserve"> ambient concentrations do not present a bimodal diurnal profile like the pollutants of the </w:t>
      </w:r>
      <w:r w:rsidR="00122DFB">
        <w:rPr>
          <w:rFonts w:ascii="Times New Roman" w:hAnsi="Times New Roman" w:cs="Times New Roman"/>
          <w:sz w:val="24"/>
          <w:szCs w:val="24"/>
        </w:rPr>
        <w:t xml:space="preserve">first </w:t>
      </w:r>
      <w:r w:rsidR="00D67773">
        <w:rPr>
          <w:rFonts w:ascii="Times New Roman" w:hAnsi="Times New Roman" w:cs="Times New Roman"/>
          <w:sz w:val="24"/>
          <w:szCs w:val="24"/>
        </w:rPr>
        <w:t xml:space="preserve">category. </w:t>
      </w:r>
      <w:r w:rsidRPr="00792652">
        <w:rPr>
          <w:rFonts w:ascii="Times New Roman" w:hAnsi="Times New Roman" w:cs="Times New Roman"/>
          <w:sz w:val="24"/>
          <w:szCs w:val="24"/>
        </w:rPr>
        <w:t xml:space="preserve">The difference between the background </w:t>
      </w:r>
      <w:r w:rsidR="00D67773">
        <w:rPr>
          <w:rFonts w:ascii="Times New Roman" w:hAnsi="Times New Roman" w:cs="Times New Roman"/>
          <w:sz w:val="24"/>
          <w:szCs w:val="24"/>
        </w:rPr>
        <w:t xml:space="preserve">and urban </w:t>
      </w:r>
      <w:r w:rsidR="00D67773" w:rsidRPr="002246BF">
        <w:rPr>
          <w:rFonts w:ascii="Times New Roman" w:hAnsi="Times New Roman" w:cs="Times New Roman"/>
          <w:noProof/>
          <w:sz w:val="24"/>
          <w:szCs w:val="24"/>
        </w:rPr>
        <w:t>concentrations</w:t>
      </w:r>
      <w:r w:rsidR="00D67773">
        <w:rPr>
          <w:rFonts w:ascii="Times New Roman" w:hAnsi="Times New Roman" w:cs="Times New Roman"/>
          <w:sz w:val="24"/>
          <w:szCs w:val="24"/>
        </w:rPr>
        <w:t xml:space="preserve"> </w:t>
      </w:r>
      <w:r w:rsidR="00F260E6">
        <w:rPr>
          <w:rFonts w:ascii="Times New Roman" w:hAnsi="Times New Roman" w:cs="Times New Roman"/>
          <w:sz w:val="24"/>
          <w:szCs w:val="24"/>
        </w:rPr>
        <w:t>wa</w:t>
      </w:r>
      <w:r w:rsidR="00D67773">
        <w:rPr>
          <w:rFonts w:ascii="Times New Roman" w:hAnsi="Times New Roman" w:cs="Times New Roman"/>
          <w:sz w:val="24"/>
          <w:szCs w:val="24"/>
        </w:rPr>
        <w:t xml:space="preserve">s small or null, </w:t>
      </w:r>
      <w:r w:rsidR="00C637C9">
        <w:rPr>
          <w:rFonts w:ascii="Times New Roman" w:hAnsi="Times New Roman" w:cs="Times New Roman"/>
          <w:sz w:val="24"/>
          <w:szCs w:val="24"/>
        </w:rPr>
        <w:t>but</w:t>
      </w:r>
      <w:r w:rsidR="00D67773">
        <w:rPr>
          <w:rFonts w:ascii="Times New Roman" w:hAnsi="Times New Roman" w:cs="Times New Roman"/>
          <w:sz w:val="24"/>
          <w:szCs w:val="24"/>
        </w:rPr>
        <w:t xml:space="preserve"> during </w:t>
      </w:r>
      <w:r w:rsidR="00053A5E">
        <w:rPr>
          <w:rFonts w:ascii="Times New Roman" w:hAnsi="Times New Roman" w:cs="Times New Roman"/>
          <w:sz w:val="24"/>
          <w:szCs w:val="24"/>
        </w:rPr>
        <w:t xml:space="preserve">high concentration </w:t>
      </w:r>
      <w:r w:rsidR="00C637C9">
        <w:rPr>
          <w:rFonts w:ascii="Times New Roman" w:hAnsi="Times New Roman" w:cs="Times New Roman"/>
          <w:sz w:val="24"/>
          <w:szCs w:val="24"/>
        </w:rPr>
        <w:t xml:space="preserve">episodes associated with westerly </w:t>
      </w:r>
      <w:r w:rsidR="00C637C9" w:rsidRPr="002246BF">
        <w:rPr>
          <w:rFonts w:ascii="Times New Roman" w:hAnsi="Times New Roman" w:cs="Times New Roman"/>
          <w:noProof/>
          <w:sz w:val="24"/>
          <w:szCs w:val="24"/>
        </w:rPr>
        <w:t>winds</w:t>
      </w:r>
      <w:r w:rsidR="0066470B">
        <w:rPr>
          <w:rFonts w:ascii="Times New Roman" w:hAnsi="Times New Roman" w:cs="Times New Roman"/>
          <w:noProof/>
          <w:sz w:val="24"/>
          <w:szCs w:val="24"/>
        </w:rPr>
        <w:t>,</w:t>
      </w:r>
      <w:r w:rsidR="00C637C9">
        <w:rPr>
          <w:rFonts w:ascii="Times New Roman" w:hAnsi="Times New Roman" w:cs="Times New Roman"/>
          <w:sz w:val="24"/>
          <w:szCs w:val="24"/>
        </w:rPr>
        <w:t xml:space="preserve"> the </w:t>
      </w:r>
      <w:r w:rsidR="00C637C9" w:rsidRPr="002246BF">
        <w:rPr>
          <w:rFonts w:ascii="Times New Roman" w:hAnsi="Times New Roman" w:cs="Times New Roman"/>
          <w:noProof/>
          <w:sz w:val="24"/>
          <w:szCs w:val="24"/>
        </w:rPr>
        <w:t>concentrations</w:t>
      </w:r>
      <w:r w:rsidR="00C637C9">
        <w:rPr>
          <w:rFonts w:ascii="Times New Roman" w:hAnsi="Times New Roman" w:cs="Times New Roman"/>
          <w:sz w:val="24"/>
          <w:szCs w:val="24"/>
        </w:rPr>
        <w:t xml:space="preserve"> at </w:t>
      </w:r>
      <w:r w:rsidR="0066470B">
        <w:rPr>
          <w:rFonts w:ascii="Times New Roman" w:hAnsi="Times New Roman" w:cs="Times New Roman"/>
          <w:sz w:val="24"/>
          <w:szCs w:val="24"/>
        </w:rPr>
        <w:t xml:space="preserve">the </w:t>
      </w:r>
      <w:r w:rsidR="00C637C9" w:rsidRPr="00792652">
        <w:rPr>
          <w:rFonts w:ascii="Times New Roman" w:hAnsi="Times New Roman" w:cs="Times New Roman"/>
          <w:sz w:val="24"/>
          <w:szCs w:val="24"/>
        </w:rPr>
        <w:t xml:space="preserve">Baengnyeong </w:t>
      </w:r>
      <w:r w:rsidR="00C637C9">
        <w:rPr>
          <w:rFonts w:ascii="Times New Roman" w:hAnsi="Times New Roman" w:cs="Times New Roman"/>
          <w:sz w:val="24"/>
          <w:szCs w:val="24"/>
        </w:rPr>
        <w:t>i</w:t>
      </w:r>
      <w:r w:rsidR="00C637C9" w:rsidRPr="00792652">
        <w:rPr>
          <w:rFonts w:ascii="Times New Roman" w:hAnsi="Times New Roman" w:cs="Times New Roman"/>
          <w:sz w:val="24"/>
          <w:szCs w:val="24"/>
        </w:rPr>
        <w:t>sland</w:t>
      </w:r>
      <w:r w:rsidR="00C637C9">
        <w:rPr>
          <w:rFonts w:ascii="Times New Roman" w:hAnsi="Times New Roman" w:cs="Times New Roman"/>
          <w:sz w:val="24"/>
          <w:szCs w:val="24"/>
        </w:rPr>
        <w:t xml:space="preserve"> </w:t>
      </w:r>
      <w:r w:rsidR="00F260E6">
        <w:rPr>
          <w:rFonts w:ascii="Times New Roman" w:hAnsi="Times New Roman" w:cs="Times New Roman"/>
          <w:sz w:val="24"/>
          <w:szCs w:val="24"/>
        </w:rPr>
        <w:t xml:space="preserve">were in occasions </w:t>
      </w:r>
      <w:r w:rsidR="00C637C9">
        <w:rPr>
          <w:rFonts w:ascii="Times New Roman" w:hAnsi="Times New Roman" w:cs="Times New Roman"/>
          <w:sz w:val="24"/>
          <w:szCs w:val="24"/>
        </w:rPr>
        <w:t xml:space="preserve">significantly higher. A </w:t>
      </w:r>
      <w:r>
        <w:rPr>
          <w:rFonts w:ascii="Times New Roman" w:hAnsi="Times New Roman" w:cs="Times New Roman"/>
          <w:sz w:val="24"/>
          <w:szCs w:val="24"/>
        </w:rPr>
        <w:t>cross</w:t>
      </w:r>
      <w:r w:rsidRPr="00280D75">
        <w:rPr>
          <w:rFonts w:ascii="Times New Roman" w:hAnsi="Times New Roman" w:cs="Times New Roman"/>
          <w:noProof/>
          <w:sz w:val="24"/>
          <w:szCs w:val="24"/>
        </w:rPr>
        <w:t>-correlation</w:t>
      </w:r>
      <w:r w:rsidR="00C637C9">
        <w:rPr>
          <w:rFonts w:ascii="Times New Roman" w:hAnsi="Times New Roman" w:cs="Times New Roman"/>
          <w:sz w:val="24"/>
          <w:szCs w:val="24"/>
        </w:rPr>
        <w:t xml:space="preserve"> analysis between </w:t>
      </w:r>
      <w:r w:rsidR="00C637C9" w:rsidRPr="002246BF">
        <w:rPr>
          <w:rFonts w:ascii="Times New Roman" w:hAnsi="Times New Roman" w:cs="Times New Roman"/>
          <w:noProof/>
          <w:sz w:val="24"/>
          <w:szCs w:val="24"/>
        </w:rPr>
        <w:t>concentrations</w:t>
      </w:r>
      <w:r w:rsidR="00C637C9">
        <w:rPr>
          <w:rFonts w:ascii="Times New Roman" w:hAnsi="Times New Roman" w:cs="Times New Roman"/>
          <w:sz w:val="24"/>
          <w:szCs w:val="24"/>
        </w:rPr>
        <w:t xml:space="preserve"> at both locations</w:t>
      </w:r>
      <w:r>
        <w:rPr>
          <w:rFonts w:ascii="Times New Roman" w:hAnsi="Times New Roman" w:cs="Times New Roman"/>
          <w:sz w:val="24"/>
          <w:szCs w:val="24"/>
        </w:rPr>
        <w:t xml:space="preserve"> </w:t>
      </w:r>
      <w:r w:rsidR="00C637C9">
        <w:rPr>
          <w:rFonts w:ascii="Times New Roman" w:hAnsi="Times New Roman" w:cs="Times New Roman"/>
          <w:sz w:val="24"/>
          <w:szCs w:val="24"/>
        </w:rPr>
        <w:t xml:space="preserve">shows a consistent </w:t>
      </w:r>
      <w:r w:rsidRPr="00792652">
        <w:rPr>
          <w:rFonts w:ascii="Times New Roman" w:hAnsi="Times New Roman" w:cs="Times New Roman"/>
          <w:sz w:val="24"/>
          <w:szCs w:val="24"/>
        </w:rPr>
        <w:t xml:space="preserve">time lag </w:t>
      </w:r>
      <w:r w:rsidR="00C637C9">
        <w:rPr>
          <w:rFonts w:ascii="Times New Roman" w:hAnsi="Times New Roman" w:cs="Times New Roman"/>
          <w:sz w:val="24"/>
          <w:szCs w:val="24"/>
        </w:rPr>
        <w:t>of</w:t>
      </w:r>
      <w:r w:rsidRPr="00792652">
        <w:rPr>
          <w:rFonts w:ascii="Times New Roman" w:hAnsi="Times New Roman" w:cs="Times New Roman"/>
          <w:sz w:val="24"/>
          <w:szCs w:val="24"/>
        </w:rPr>
        <w:t xml:space="preserve"> </w:t>
      </w:r>
      <w:r w:rsidR="00C637C9">
        <w:rPr>
          <w:rFonts w:ascii="Times New Roman" w:hAnsi="Times New Roman" w:cs="Times New Roman"/>
          <w:sz w:val="24"/>
          <w:szCs w:val="24"/>
        </w:rPr>
        <w:sym w:font="Symbol" w:char="F07E"/>
      </w:r>
      <w:r>
        <w:rPr>
          <w:rFonts w:ascii="Times New Roman" w:hAnsi="Times New Roman" w:cs="Times New Roman"/>
          <w:sz w:val="24"/>
          <w:szCs w:val="24"/>
        </w:rPr>
        <w:t>7</w:t>
      </w:r>
      <w:r w:rsidRPr="00792652">
        <w:rPr>
          <w:rFonts w:ascii="Times New Roman" w:hAnsi="Times New Roman" w:cs="Times New Roman"/>
          <w:sz w:val="24"/>
          <w:szCs w:val="24"/>
        </w:rPr>
        <w:t xml:space="preserve"> h</w:t>
      </w:r>
      <w:r w:rsidR="00C637C9">
        <w:rPr>
          <w:rFonts w:ascii="Times New Roman" w:hAnsi="Times New Roman" w:cs="Times New Roman"/>
          <w:sz w:val="24"/>
          <w:szCs w:val="24"/>
        </w:rPr>
        <w:t>ours</w:t>
      </w:r>
      <w:r w:rsidR="00053A5E">
        <w:rPr>
          <w:rFonts w:ascii="Times New Roman" w:hAnsi="Times New Roman" w:cs="Times New Roman"/>
          <w:sz w:val="24"/>
          <w:szCs w:val="24"/>
        </w:rPr>
        <w:t>, particularly during high concentration episode</w:t>
      </w:r>
      <w:r w:rsidR="007B3F97">
        <w:rPr>
          <w:rFonts w:ascii="Times New Roman" w:hAnsi="Times New Roman" w:cs="Times New Roman"/>
          <w:sz w:val="24"/>
          <w:szCs w:val="24"/>
        </w:rPr>
        <w:t xml:space="preserve"> (not shown)</w:t>
      </w:r>
      <w:r w:rsidRPr="00792652">
        <w:rPr>
          <w:rFonts w:ascii="Times New Roman" w:hAnsi="Times New Roman" w:cs="Times New Roman"/>
          <w:sz w:val="24"/>
          <w:szCs w:val="24"/>
        </w:rPr>
        <w:t>. This result</w:t>
      </w:r>
      <w:r w:rsidR="00C637C9">
        <w:rPr>
          <w:rFonts w:ascii="Times New Roman" w:hAnsi="Times New Roman" w:cs="Times New Roman"/>
          <w:sz w:val="24"/>
          <w:szCs w:val="24"/>
        </w:rPr>
        <w:t xml:space="preserve"> suggests that</w:t>
      </w:r>
      <w:r w:rsidR="00334659">
        <w:rPr>
          <w:rFonts w:ascii="Times New Roman" w:hAnsi="Times New Roman" w:cs="Times New Roman"/>
          <w:sz w:val="24"/>
          <w:szCs w:val="24"/>
        </w:rPr>
        <w:t xml:space="preserve"> an </w:t>
      </w:r>
      <w:r w:rsidR="00334659" w:rsidRPr="002246BF">
        <w:rPr>
          <w:rFonts w:ascii="Times New Roman" w:hAnsi="Times New Roman" w:cs="Times New Roman"/>
          <w:noProof/>
          <w:sz w:val="24"/>
          <w:szCs w:val="24"/>
        </w:rPr>
        <w:t>important</w:t>
      </w:r>
      <w:r w:rsidR="00334659">
        <w:rPr>
          <w:rFonts w:ascii="Times New Roman" w:hAnsi="Times New Roman" w:cs="Times New Roman"/>
          <w:sz w:val="24"/>
          <w:szCs w:val="24"/>
        </w:rPr>
        <w:t xml:space="preserve"> fraction of</w:t>
      </w:r>
      <w:r w:rsidR="00C637C9">
        <w:rPr>
          <w:rFonts w:ascii="Times New Roman" w:hAnsi="Times New Roman" w:cs="Times New Roman"/>
          <w:sz w:val="24"/>
          <w:szCs w:val="24"/>
        </w:rPr>
        <w:t xml:space="preserve"> PM</w:t>
      </w:r>
      <w:r w:rsidR="00C637C9" w:rsidRPr="00EC0E60">
        <w:rPr>
          <w:rFonts w:ascii="Times New Roman" w:hAnsi="Times New Roman" w:cs="Times New Roman"/>
          <w:sz w:val="24"/>
          <w:szCs w:val="24"/>
          <w:vertAlign w:val="subscript"/>
        </w:rPr>
        <w:t>10</w:t>
      </w:r>
      <w:r w:rsidR="00C637C9">
        <w:rPr>
          <w:rFonts w:ascii="Times New Roman" w:hAnsi="Times New Roman" w:cs="Times New Roman"/>
          <w:sz w:val="24"/>
          <w:szCs w:val="24"/>
          <w:vertAlign w:val="subscript"/>
        </w:rPr>
        <w:t xml:space="preserve"> </w:t>
      </w:r>
      <w:r w:rsidR="00334659">
        <w:rPr>
          <w:rFonts w:ascii="Times New Roman" w:hAnsi="Times New Roman" w:cs="Times New Roman"/>
          <w:sz w:val="24"/>
          <w:szCs w:val="24"/>
        </w:rPr>
        <w:t>over</w:t>
      </w:r>
      <w:r w:rsidR="00C637C9">
        <w:rPr>
          <w:rFonts w:ascii="Times New Roman" w:hAnsi="Times New Roman" w:cs="Times New Roman"/>
          <w:sz w:val="24"/>
          <w:szCs w:val="24"/>
        </w:rPr>
        <w:t xml:space="preserve"> Seoul</w:t>
      </w:r>
      <w:r w:rsidR="00334659">
        <w:rPr>
          <w:rFonts w:ascii="Times New Roman" w:hAnsi="Times New Roman" w:cs="Times New Roman"/>
          <w:sz w:val="24"/>
          <w:szCs w:val="24"/>
        </w:rPr>
        <w:t xml:space="preserve"> has a long-distance origin</w:t>
      </w:r>
      <w:r w:rsidR="003E2FC0">
        <w:rPr>
          <w:rFonts w:ascii="Times New Roman" w:hAnsi="Times New Roman" w:cs="Times New Roman"/>
          <w:sz w:val="24"/>
          <w:szCs w:val="24"/>
        </w:rPr>
        <w:t xml:space="preserve">, </w:t>
      </w:r>
      <w:r w:rsidR="003937C9">
        <w:rPr>
          <w:rFonts w:ascii="Times New Roman" w:hAnsi="Times New Roman" w:cs="Times New Roman"/>
          <w:sz w:val="24"/>
          <w:szCs w:val="24"/>
        </w:rPr>
        <w:t xml:space="preserve">decreasing the </w:t>
      </w:r>
      <w:r w:rsidR="003E2FC0">
        <w:rPr>
          <w:rFonts w:ascii="Times New Roman" w:hAnsi="Times New Roman" w:cs="Times New Roman"/>
          <w:sz w:val="24"/>
          <w:szCs w:val="24"/>
        </w:rPr>
        <w:t>relevance</w:t>
      </w:r>
      <w:r w:rsidR="006C43D1">
        <w:rPr>
          <w:rFonts w:ascii="Times New Roman" w:hAnsi="Times New Roman" w:cs="Times New Roman"/>
          <w:sz w:val="24"/>
          <w:szCs w:val="24"/>
        </w:rPr>
        <w:t xml:space="preserve"> </w:t>
      </w:r>
      <w:r w:rsidR="003937C9">
        <w:rPr>
          <w:rFonts w:ascii="Times New Roman" w:hAnsi="Times New Roman" w:cs="Times New Roman"/>
          <w:sz w:val="24"/>
          <w:szCs w:val="24"/>
        </w:rPr>
        <w:t xml:space="preserve">of </w:t>
      </w:r>
      <w:r w:rsidR="006C43D1">
        <w:rPr>
          <w:rFonts w:ascii="Times New Roman" w:hAnsi="Times New Roman" w:cs="Times New Roman"/>
          <w:sz w:val="24"/>
          <w:szCs w:val="24"/>
        </w:rPr>
        <w:t>locally</w:t>
      </w:r>
      <w:r w:rsidR="003937C9">
        <w:rPr>
          <w:rFonts w:ascii="Times New Roman" w:hAnsi="Times New Roman" w:cs="Times New Roman"/>
          <w:sz w:val="24"/>
          <w:szCs w:val="24"/>
        </w:rPr>
        <w:t>-</w:t>
      </w:r>
      <w:r w:rsidR="006C43D1">
        <w:rPr>
          <w:rFonts w:ascii="Times New Roman" w:hAnsi="Times New Roman" w:cs="Times New Roman"/>
          <w:sz w:val="24"/>
          <w:szCs w:val="24"/>
        </w:rPr>
        <w:t xml:space="preserve">emitted </w:t>
      </w:r>
      <w:r w:rsidR="003E2FC0">
        <w:rPr>
          <w:rFonts w:ascii="Times New Roman" w:hAnsi="Times New Roman" w:cs="Times New Roman"/>
          <w:sz w:val="24"/>
          <w:szCs w:val="24"/>
        </w:rPr>
        <w:t>particles</w:t>
      </w:r>
      <w:r w:rsidR="004D5F6B">
        <w:rPr>
          <w:rFonts w:ascii="Times New Roman" w:hAnsi="Times New Roman" w:cs="Times New Roman"/>
          <w:sz w:val="24"/>
          <w:szCs w:val="24"/>
        </w:rPr>
        <w:t xml:space="preserve"> </w:t>
      </w:r>
      <w:r w:rsidR="007F1EE3">
        <w:rPr>
          <w:rFonts w:ascii="Times New Roman" w:hAnsi="Times New Roman" w:cs="Times New Roman"/>
          <w:sz w:val="24"/>
          <w:szCs w:val="24"/>
        </w:rPr>
        <w:t>(</w:t>
      </w:r>
      <w:r w:rsidR="004D5F6B" w:rsidRPr="004921C0">
        <w:rPr>
          <w:rFonts w:ascii="Times New Roman" w:hAnsi="Times New Roman" w:cs="Times New Roman"/>
          <w:sz w:val="24"/>
          <w:szCs w:val="24"/>
        </w:rPr>
        <w:t>Lee et al.</w:t>
      </w:r>
      <w:r w:rsidR="004D5F6B" w:rsidRPr="007F1EE3">
        <w:rPr>
          <w:rFonts w:ascii="Times New Roman" w:hAnsi="Times New Roman" w:cs="Times New Roman"/>
          <w:sz w:val="24"/>
          <w:szCs w:val="24"/>
        </w:rPr>
        <w:t xml:space="preserve"> 2011</w:t>
      </w:r>
      <w:r w:rsidR="003937C9">
        <w:rPr>
          <w:rFonts w:ascii="Times New Roman" w:hAnsi="Times New Roman" w:cs="Times New Roman"/>
          <w:sz w:val="24"/>
          <w:szCs w:val="24"/>
        </w:rPr>
        <w:t>,</w:t>
      </w:r>
      <w:r w:rsidR="004D5F6B" w:rsidRPr="007F1EE3">
        <w:rPr>
          <w:rFonts w:ascii="Times New Roman" w:hAnsi="Times New Roman" w:cs="Times New Roman"/>
          <w:sz w:val="24"/>
          <w:szCs w:val="24"/>
        </w:rPr>
        <w:t xml:space="preserve"> 2013</w:t>
      </w:r>
      <w:r w:rsidR="007F1EE3">
        <w:rPr>
          <w:rFonts w:ascii="Times New Roman" w:hAnsi="Times New Roman" w:cs="Times New Roman"/>
          <w:sz w:val="24"/>
          <w:szCs w:val="24"/>
        </w:rPr>
        <w:t>)</w:t>
      </w:r>
      <w:r w:rsidR="00334659">
        <w:rPr>
          <w:rFonts w:ascii="Times New Roman" w:hAnsi="Times New Roman" w:cs="Times New Roman"/>
          <w:sz w:val="24"/>
          <w:szCs w:val="24"/>
        </w:rPr>
        <w:t>.</w:t>
      </w:r>
    </w:p>
    <w:p w14:paraId="3257D443" w14:textId="3090A619" w:rsidR="004B787F" w:rsidRDefault="003E2FC0">
      <w:pPr>
        <w:pStyle w:val="a4"/>
        <w:spacing w:after="120" w:line="360" w:lineRule="auto"/>
        <w:ind w:leftChars="0" w:left="0"/>
        <w:rPr>
          <w:rFonts w:ascii="Times New Roman" w:hAnsi="Times New Roman" w:cs="Times New Roman"/>
          <w:sz w:val="24"/>
          <w:szCs w:val="24"/>
        </w:rPr>
      </w:pPr>
      <w:r>
        <w:rPr>
          <w:rFonts w:ascii="Times New Roman" w:hAnsi="Times New Roman" w:cs="Times New Roman"/>
          <w:sz w:val="24"/>
          <w:szCs w:val="24"/>
        </w:rPr>
        <w:t>The third category</w:t>
      </w:r>
      <w:r w:rsidR="00122DFB">
        <w:rPr>
          <w:rFonts w:ascii="Times New Roman" w:hAnsi="Times New Roman" w:cs="Times New Roman"/>
          <w:sz w:val="24"/>
          <w:szCs w:val="24"/>
        </w:rPr>
        <w:t xml:space="preserve"> </w:t>
      </w:r>
      <w:r>
        <w:rPr>
          <w:rFonts w:ascii="Times New Roman" w:hAnsi="Times New Roman" w:cs="Times New Roman"/>
          <w:sz w:val="24"/>
          <w:szCs w:val="24"/>
        </w:rPr>
        <w:t>covers</w:t>
      </w:r>
      <w:r w:rsidR="00122DFB">
        <w:rPr>
          <w:rFonts w:ascii="Times New Roman" w:hAnsi="Times New Roman" w:cs="Times New Roman"/>
          <w:sz w:val="24"/>
          <w:szCs w:val="24"/>
        </w:rPr>
        <w:t xml:space="preserve"> </w:t>
      </w:r>
      <w:r>
        <w:rPr>
          <w:rFonts w:ascii="Times New Roman" w:hAnsi="Times New Roman" w:cs="Times New Roman"/>
          <w:sz w:val="24"/>
          <w:szCs w:val="24"/>
        </w:rPr>
        <w:t>pollutants of secondary origin, like O</w:t>
      </w:r>
      <w:r w:rsidRPr="00BD4C32">
        <w:rPr>
          <w:rFonts w:ascii="Times New Roman" w:hAnsi="Times New Roman" w:cs="Times New Roman"/>
          <w:sz w:val="24"/>
          <w:szCs w:val="24"/>
          <w:vertAlign w:val="subscript"/>
        </w:rPr>
        <w:t>3</w:t>
      </w:r>
      <w:r>
        <w:rPr>
          <w:rFonts w:ascii="Times New Roman" w:hAnsi="Times New Roman" w:cs="Times New Roman"/>
          <w:sz w:val="24"/>
          <w:szCs w:val="24"/>
        </w:rPr>
        <w:t xml:space="preserve"> in our case. </w:t>
      </w:r>
      <w:r w:rsidR="00BD4C32" w:rsidRPr="00792652">
        <w:rPr>
          <w:rFonts w:ascii="Times New Roman" w:hAnsi="Times New Roman" w:cs="Times New Roman"/>
          <w:sz w:val="24"/>
          <w:szCs w:val="24"/>
        </w:rPr>
        <w:t>The diurnal variation</w:t>
      </w:r>
      <w:r w:rsidR="00BD4C32">
        <w:rPr>
          <w:rFonts w:ascii="Times New Roman" w:hAnsi="Times New Roman" w:cs="Times New Roman"/>
          <w:sz w:val="24"/>
          <w:szCs w:val="24"/>
        </w:rPr>
        <w:t>s</w:t>
      </w:r>
      <w:r w:rsidR="00BD4C32" w:rsidRPr="00792652">
        <w:rPr>
          <w:rFonts w:ascii="Times New Roman" w:hAnsi="Times New Roman" w:cs="Times New Roman"/>
          <w:sz w:val="24"/>
          <w:szCs w:val="24"/>
        </w:rPr>
        <w:t xml:space="preserve"> of O</w:t>
      </w:r>
      <w:r w:rsidR="00BD4C32" w:rsidRPr="00792652">
        <w:rPr>
          <w:rFonts w:ascii="Times New Roman" w:hAnsi="Times New Roman" w:cs="Times New Roman"/>
          <w:sz w:val="24"/>
          <w:szCs w:val="24"/>
          <w:vertAlign w:val="subscript"/>
        </w:rPr>
        <w:t>3</w:t>
      </w:r>
      <w:r w:rsidR="00BD4C32" w:rsidRPr="00792652">
        <w:rPr>
          <w:rFonts w:ascii="Times New Roman" w:hAnsi="Times New Roman" w:cs="Times New Roman"/>
          <w:sz w:val="24"/>
          <w:szCs w:val="24"/>
        </w:rPr>
        <w:t xml:space="preserve"> in </w:t>
      </w:r>
      <w:r w:rsidR="00BD4C32">
        <w:rPr>
          <w:rFonts w:ascii="Times New Roman" w:hAnsi="Times New Roman" w:cs="Times New Roman"/>
          <w:sz w:val="24"/>
          <w:szCs w:val="24"/>
        </w:rPr>
        <w:t>Seoul, like in many other cities, are inversely related to those of</w:t>
      </w:r>
      <w:r w:rsidR="00624211">
        <w:rPr>
          <w:rFonts w:ascii="Times New Roman" w:hAnsi="Times New Roman" w:cs="Times New Roman"/>
          <w:sz w:val="24"/>
          <w:szCs w:val="24"/>
        </w:rPr>
        <w:t xml:space="preserve"> many primary emitted pollutants</w:t>
      </w:r>
      <w:r w:rsidR="0090122B">
        <w:rPr>
          <w:rFonts w:ascii="Times New Roman" w:hAnsi="Times New Roman" w:cs="Times New Roman"/>
          <w:sz w:val="24"/>
          <w:szCs w:val="24"/>
        </w:rPr>
        <w:t>.</w:t>
      </w:r>
      <w:r w:rsidR="00D956B3">
        <w:rPr>
          <w:rFonts w:ascii="Times New Roman" w:hAnsi="Times New Roman" w:cs="Times New Roman"/>
          <w:sz w:val="24"/>
          <w:szCs w:val="24"/>
        </w:rPr>
        <w:t xml:space="preserve"> </w:t>
      </w:r>
      <w:r w:rsidR="00D8189B">
        <w:rPr>
          <w:rFonts w:ascii="Times New Roman" w:hAnsi="Times New Roman" w:cs="Times New Roman"/>
          <w:sz w:val="24"/>
          <w:szCs w:val="24"/>
        </w:rPr>
        <w:t>In general, s</w:t>
      </w:r>
      <w:r w:rsidR="00943EA3">
        <w:rPr>
          <w:rFonts w:ascii="Times New Roman" w:hAnsi="Times New Roman" w:cs="Times New Roman"/>
          <w:sz w:val="24"/>
          <w:szCs w:val="24"/>
        </w:rPr>
        <w:t>olar radiation triggers its formation in</w:t>
      </w:r>
      <w:r w:rsidR="003937C9">
        <w:rPr>
          <w:rFonts w:ascii="Times New Roman" w:hAnsi="Times New Roman" w:cs="Times New Roman"/>
          <w:sz w:val="24"/>
          <w:szCs w:val="24"/>
        </w:rPr>
        <w:t xml:space="preserve"> the</w:t>
      </w:r>
      <w:r w:rsidR="00943EA3">
        <w:rPr>
          <w:rFonts w:ascii="Times New Roman" w:hAnsi="Times New Roman" w:cs="Times New Roman"/>
          <w:sz w:val="24"/>
          <w:szCs w:val="24"/>
        </w:rPr>
        <w:t xml:space="preserve"> presence of two </w:t>
      </w:r>
      <w:r w:rsidR="00943EA3" w:rsidRPr="002246BF">
        <w:rPr>
          <w:rFonts w:ascii="Times New Roman" w:hAnsi="Times New Roman" w:cs="Times New Roman"/>
          <w:noProof/>
          <w:sz w:val="24"/>
          <w:szCs w:val="24"/>
        </w:rPr>
        <w:t>major</w:t>
      </w:r>
      <w:r w:rsidR="00943EA3">
        <w:rPr>
          <w:rFonts w:ascii="Times New Roman" w:hAnsi="Times New Roman" w:cs="Times New Roman"/>
          <w:sz w:val="24"/>
          <w:szCs w:val="24"/>
        </w:rPr>
        <w:t xml:space="preserve"> groups of precursor species, volatile organic compounds (VOCs) and nitrogen oxides</w:t>
      </w:r>
      <w:r w:rsidR="00943EA3" w:rsidRPr="00D956B3">
        <w:rPr>
          <w:rFonts w:ascii="Times New Roman" w:hAnsi="Times New Roman" w:cs="Times New Roman"/>
          <w:sz w:val="24"/>
          <w:szCs w:val="24"/>
        </w:rPr>
        <w:t xml:space="preserve"> </w:t>
      </w:r>
      <w:r w:rsidR="00943EA3">
        <w:rPr>
          <w:rFonts w:ascii="Times New Roman" w:hAnsi="Times New Roman" w:cs="Times New Roman"/>
          <w:sz w:val="24"/>
          <w:szCs w:val="24"/>
        </w:rPr>
        <w:t xml:space="preserve">(NOx </w:t>
      </w:r>
      <w:r w:rsidR="00943EA3" w:rsidRPr="00792652">
        <w:rPr>
          <w:rFonts w:ascii="Times New Roman" w:hAnsi="Times New Roman" w:cs="Times New Roman"/>
          <w:sz w:val="24"/>
          <w:szCs w:val="24"/>
        </w:rPr>
        <w:t>=</w:t>
      </w:r>
      <w:r w:rsidR="00943EA3">
        <w:rPr>
          <w:rFonts w:ascii="Times New Roman" w:hAnsi="Times New Roman" w:cs="Times New Roman"/>
          <w:sz w:val="24"/>
          <w:szCs w:val="24"/>
        </w:rPr>
        <w:t xml:space="preserve"> </w:t>
      </w:r>
      <w:r w:rsidR="00943EA3" w:rsidRPr="00792652">
        <w:rPr>
          <w:rFonts w:ascii="Times New Roman" w:hAnsi="Times New Roman" w:cs="Times New Roman"/>
          <w:sz w:val="24"/>
          <w:szCs w:val="24"/>
        </w:rPr>
        <w:t>NO + NO</w:t>
      </w:r>
      <w:r w:rsidR="00943EA3" w:rsidRPr="00792652">
        <w:rPr>
          <w:rFonts w:ascii="Times New Roman" w:hAnsi="Times New Roman" w:cs="Times New Roman"/>
          <w:sz w:val="24"/>
          <w:szCs w:val="24"/>
          <w:vertAlign w:val="subscript"/>
        </w:rPr>
        <w:t>2</w:t>
      </w:r>
      <w:r w:rsidR="00943EA3">
        <w:rPr>
          <w:rFonts w:ascii="Times New Roman" w:hAnsi="Times New Roman" w:cs="Times New Roman"/>
          <w:sz w:val="24"/>
          <w:szCs w:val="24"/>
        </w:rPr>
        <w:t>)</w:t>
      </w:r>
      <w:r w:rsidR="0090122B">
        <w:rPr>
          <w:rFonts w:ascii="Times New Roman" w:hAnsi="Times New Roman" w:cs="Times New Roman"/>
          <w:sz w:val="24"/>
          <w:szCs w:val="24"/>
        </w:rPr>
        <w:t xml:space="preserve"> (see </w:t>
      </w:r>
      <w:r w:rsidR="0090122B" w:rsidRPr="00B71832">
        <w:rPr>
          <w:rFonts w:ascii="Times New Roman" w:hAnsi="Times New Roman" w:cs="Times New Roman"/>
          <w:sz w:val="24"/>
          <w:szCs w:val="24"/>
        </w:rPr>
        <w:t>Vellingiri et al.</w:t>
      </w:r>
      <w:r w:rsidR="0090122B">
        <w:rPr>
          <w:rFonts w:ascii="Times New Roman" w:hAnsi="Times New Roman" w:cs="Times New Roman"/>
          <w:sz w:val="24"/>
          <w:szCs w:val="24"/>
        </w:rPr>
        <w:t xml:space="preserve"> (2015) and </w:t>
      </w:r>
      <w:r w:rsidR="0090122B" w:rsidRPr="00B71832">
        <w:rPr>
          <w:rFonts w:ascii="Times New Roman" w:eastAsia="Times New Roman" w:hAnsi="Times New Roman" w:cs="Times New Roman"/>
          <w:kern w:val="0"/>
          <w:sz w:val="24"/>
          <w:szCs w:val="24"/>
          <w:lang w:val="en-SG" w:eastAsia="en-SG"/>
        </w:rPr>
        <w:t>Iqbal et al.</w:t>
      </w:r>
      <w:r w:rsidR="0090122B">
        <w:rPr>
          <w:rFonts w:ascii="Times New Roman" w:eastAsia="Times New Roman" w:hAnsi="Times New Roman" w:cs="Times New Roman"/>
          <w:kern w:val="0"/>
          <w:sz w:val="24"/>
          <w:szCs w:val="24"/>
          <w:lang w:val="en-SG" w:eastAsia="en-SG"/>
        </w:rPr>
        <w:t xml:space="preserve"> (2014) for </w:t>
      </w:r>
      <w:r w:rsidR="0090122B">
        <w:rPr>
          <w:rFonts w:ascii="Times New Roman" w:hAnsi="Times New Roman" w:cs="Times New Roman"/>
          <w:sz w:val="24"/>
          <w:szCs w:val="24"/>
        </w:rPr>
        <w:t>detailed information</w:t>
      </w:r>
      <w:r w:rsidR="0090122B">
        <w:rPr>
          <w:rFonts w:ascii="Times New Roman" w:eastAsia="Times New Roman" w:hAnsi="Times New Roman" w:cs="Times New Roman"/>
          <w:kern w:val="0"/>
          <w:sz w:val="24"/>
          <w:szCs w:val="24"/>
          <w:lang w:val="en-SG" w:eastAsia="en-SG"/>
        </w:rPr>
        <w:t xml:space="preserve"> ab</w:t>
      </w:r>
      <w:r w:rsidR="003937C9">
        <w:rPr>
          <w:rFonts w:ascii="Times New Roman" w:eastAsia="Times New Roman" w:hAnsi="Times New Roman" w:cs="Times New Roman"/>
          <w:kern w:val="0"/>
          <w:sz w:val="24"/>
          <w:szCs w:val="24"/>
          <w:lang w:val="en-SG" w:eastAsia="en-SG"/>
        </w:rPr>
        <w:t>o</w:t>
      </w:r>
      <w:r w:rsidR="0090122B">
        <w:rPr>
          <w:rFonts w:ascii="Times New Roman" w:eastAsia="Times New Roman" w:hAnsi="Times New Roman" w:cs="Times New Roman"/>
          <w:kern w:val="0"/>
          <w:sz w:val="24"/>
          <w:szCs w:val="24"/>
          <w:lang w:val="en-SG" w:eastAsia="en-SG"/>
        </w:rPr>
        <w:t xml:space="preserve">ut Seoul’s </w:t>
      </w:r>
      <w:r w:rsidR="0090122B">
        <w:rPr>
          <w:rFonts w:ascii="Times New Roman" w:hAnsi="Times New Roman" w:cs="Times New Roman"/>
          <w:sz w:val="24"/>
          <w:szCs w:val="24"/>
        </w:rPr>
        <w:t>O</w:t>
      </w:r>
      <w:r w:rsidR="0090122B" w:rsidRPr="00717ED1">
        <w:rPr>
          <w:rFonts w:ascii="Times New Roman" w:hAnsi="Times New Roman" w:cs="Times New Roman"/>
          <w:sz w:val="24"/>
          <w:szCs w:val="24"/>
          <w:vertAlign w:val="subscript"/>
        </w:rPr>
        <w:t>3</w:t>
      </w:r>
      <w:r w:rsidR="0090122B">
        <w:rPr>
          <w:rFonts w:ascii="Times New Roman" w:hAnsi="Times New Roman" w:cs="Times New Roman"/>
          <w:sz w:val="24"/>
          <w:szCs w:val="24"/>
        </w:rPr>
        <w:t xml:space="preserve"> pollution)</w:t>
      </w:r>
      <w:r w:rsidR="00943EA3">
        <w:rPr>
          <w:rFonts w:ascii="Times New Roman" w:hAnsi="Times New Roman" w:cs="Times New Roman"/>
          <w:sz w:val="24"/>
          <w:szCs w:val="24"/>
        </w:rPr>
        <w:t xml:space="preserve">. </w:t>
      </w:r>
      <w:r w:rsidR="00943EA3" w:rsidRPr="00792652">
        <w:rPr>
          <w:rFonts w:ascii="Times New Roman" w:hAnsi="Times New Roman" w:cs="Times New Roman"/>
          <w:sz w:val="24"/>
          <w:szCs w:val="24"/>
        </w:rPr>
        <w:t xml:space="preserve">Thus, </w:t>
      </w:r>
      <w:r w:rsidR="00943EA3">
        <w:rPr>
          <w:rFonts w:ascii="Times New Roman" w:hAnsi="Times New Roman" w:cs="Times New Roman"/>
          <w:sz w:val="24"/>
          <w:szCs w:val="24"/>
        </w:rPr>
        <w:t xml:space="preserve">the buildup of </w:t>
      </w:r>
      <w:r w:rsidR="00943EA3" w:rsidRPr="00792652">
        <w:rPr>
          <w:rFonts w:ascii="Times New Roman" w:hAnsi="Times New Roman" w:cs="Times New Roman"/>
          <w:sz w:val="24"/>
          <w:szCs w:val="24"/>
        </w:rPr>
        <w:t>O</w:t>
      </w:r>
      <w:r w:rsidR="00943EA3" w:rsidRPr="00792652">
        <w:rPr>
          <w:rFonts w:ascii="Times New Roman" w:hAnsi="Times New Roman" w:cs="Times New Roman"/>
          <w:sz w:val="24"/>
          <w:szCs w:val="24"/>
          <w:vertAlign w:val="subscript"/>
        </w:rPr>
        <w:t>3</w:t>
      </w:r>
      <w:r w:rsidR="00943EA3" w:rsidRPr="00792652">
        <w:rPr>
          <w:rFonts w:ascii="Times New Roman" w:hAnsi="Times New Roman" w:cs="Times New Roman"/>
          <w:sz w:val="24"/>
          <w:szCs w:val="24"/>
        </w:rPr>
        <w:t xml:space="preserve"> </w:t>
      </w:r>
      <w:r w:rsidR="00943EA3">
        <w:rPr>
          <w:rFonts w:ascii="Times New Roman" w:hAnsi="Times New Roman" w:cs="Times New Roman"/>
          <w:sz w:val="24"/>
          <w:szCs w:val="24"/>
        </w:rPr>
        <w:t>starts</w:t>
      </w:r>
      <w:r w:rsidR="00122DFB">
        <w:rPr>
          <w:rFonts w:ascii="Times New Roman" w:hAnsi="Times New Roman" w:cs="Times New Roman"/>
          <w:sz w:val="24"/>
          <w:szCs w:val="24"/>
        </w:rPr>
        <w:t xml:space="preserve"> </w:t>
      </w:r>
      <w:r w:rsidR="00943EA3" w:rsidRPr="00792652">
        <w:rPr>
          <w:rFonts w:ascii="Times New Roman" w:hAnsi="Times New Roman" w:cs="Times New Roman"/>
          <w:sz w:val="24"/>
          <w:szCs w:val="24"/>
        </w:rPr>
        <w:t>after sunrise and reaches its</w:t>
      </w:r>
      <w:r w:rsidR="00943EA3">
        <w:rPr>
          <w:rFonts w:ascii="Times New Roman" w:hAnsi="Times New Roman" w:cs="Times New Roman"/>
          <w:sz w:val="24"/>
          <w:szCs w:val="24"/>
        </w:rPr>
        <w:t xml:space="preserve"> peak at </w:t>
      </w:r>
      <w:r w:rsidR="00943EA3">
        <w:rPr>
          <w:rFonts w:ascii="Times New Roman" w:hAnsi="Times New Roman" w:cs="Times New Roman"/>
          <w:sz w:val="24"/>
          <w:szCs w:val="24"/>
        </w:rPr>
        <w:sym w:font="Symbol" w:char="F07E"/>
      </w:r>
      <w:r w:rsidR="00943EA3" w:rsidRPr="00792652">
        <w:rPr>
          <w:rFonts w:ascii="Times New Roman" w:hAnsi="Times New Roman" w:cs="Times New Roman"/>
          <w:sz w:val="24"/>
          <w:szCs w:val="24"/>
        </w:rPr>
        <w:t>1</w:t>
      </w:r>
      <w:r w:rsidR="00943EA3">
        <w:rPr>
          <w:rFonts w:ascii="Times New Roman" w:hAnsi="Times New Roman" w:cs="Times New Roman"/>
          <w:sz w:val="24"/>
          <w:szCs w:val="24"/>
        </w:rPr>
        <w:t>5</w:t>
      </w:r>
      <w:r w:rsidR="00943EA3" w:rsidRPr="00792652">
        <w:rPr>
          <w:rFonts w:ascii="Times New Roman" w:hAnsi="Times New Roman" w:cs="Times New Roman"/>
          <w:sz w:val="24"/>
          <w:szCs w:val="24"/>
        </w:rPr>
        <w:t xml:space="preserve">00 </w:t>
      </w:r>
      <w:r w:rsidR="003937C9">
        <w:rPr>
          <w:rFonts w:ascii="Times New Roman" w:hAnsi="Times New Roman" w:cs="Times New Roman"/>
          <w:sz w:val="24"/>
          <w:szCs w:val="24"/>
        </w:rPr>
        <w:t>LST</w:t>
      </w:r>
      <w:r w:rsidR="00943EA3" w:rsidRPr="00792652">
        <w:rPr>
          <w:rFonts w:ascii="Times New Roman" w:hAnsi="Times New Roman" w:cs="Times New Roman"/>
          <w:sz w:val="24"/>
          <w:szCs w:val="24"/>
        </w:rPr>
        <w:t>. Then,</w:t>
      </w:r>
      <w:r w:rsidR="00943EA3">
        <w:rPr>
          <w:rFonts w:ascii="Times New Roman" w:hAnsi="Times New Roman" w:cs="Times New Roman"/>
          <w:sz w:val="24"/>
          <w:szCs w:val="24"/>
        </w:rPr>
        <w:t xml:space="preserve"> it</w:t>
      </w:r>
      <w:r w:rsidR="00943EA3" w:rsidRPr="00792652">
        <w:rPr>
          <w:rFonts w:ascii="Times New Roman" w:hAnsi="Times New Roman" w:cs="Times New Roman"/>
          <w:sz w:val="24"/>
          <w:szCs w:val="24"/>
        </w:rPr>
        <w:t xml:space="preserve"> decreases gradually</w:t>
      </w:r>
      <w:r w:rsidR="00943EA3">
        <w:rPr>
          <w:rFonts w:ascii="Times New Roman" w:hAnsi="Times New Roman" w:cs="Times New Roman"/>
          <w:sz w:val="24"/>
          <w:szCs w:val="24"/>
        </w:rPr>
        <w:t xml:space="preserve"> throughout the rest of the day. At </w:t>
      </w:r>
      <w:r w:rsidR="00943EA3" w:rsidRPr="002246BF">
        <w:rPr>
          <w:rFonts w:ascii="Times New Roman" w:hAnsi="Times New Roman" w:cs="Times New Roman"/>
          <w:noProof/>
          <w:sz w:val="24"/>
          <w:szCs w:val="24"/>
        </w:rPr>
        <w:t>nighttime</w:t>
      </w:r>
      <w:r w:rsidR="00943EA3">
        <w:rPr>
          <w:rFonts w:ascii="Times New Roman" w:hAnsi="Times New Roman" w:cs="Times New Roman"/>
          <w:sz w:val="24"/>
          <w:szCs w:val="24"/>
        </w:rPr>
        <w:t xml:space="preserve"> the O</w:t>
      </w:r>
      <w:r w:rsidR="00943EA3" w:rsidRPr="00BD4C32">
        <w:rPr>
          <w:rFonts w:ascii="Times New Roman" w:hAnsi="Times New Roman" w:cs="Times New Roman"/>
          <w:sz w:val="24"/>
          <w:szCs w:val="24"/>
          <w:vertAlign w:val="subscript"/>
        </w:rPr>
        <w:t>3</w:t>
      </w:r>
      <w:r w:rsidR="00943EA3">
        <w:rPr>
          <w:rFonts w:ascii="Times New Roman" w:hAnsi="Times New Roman" w:cs="Times New Roman"/>
          <w:sz w:val="24"/>
          <w:szCs w:val="24"/>
        </w:rPr>
        <w:t xml:space="preserve"> removal by titration is enhanced by </w:t>
      </w:r>
      <w:r w:rsidR="00943EA3" w:rsidRPr="002246BF">
        <w:rPr>
          <w:rFonts w:ascii="Times New Roman" w:hAnsi="Times New Roman" w:cs="Times New Roman"/>
          <w:noProof/>
          <w:sz w:val="24"/>
          <w:szCs w:val="24"/>
        </w:rPr>
        <w:t>fresh</w:t>
      </w:r>
      <w:r w:rsidR="00943EA3">
        <w:rPr>
          <w:rFonts w:ascii="Times New Roman" w:hAnsi="Times New Roman" w:cs="Times New Roman"/>
          <w:sz w:val="24"/>
          <w:szCs w:val="24"/>
        </w:rPr>
        <w:t xml:space="preserve"> emissions of NO that </w:t>
      </w:r>
      <w:r w:rsidR="00122DFB" w:rsidRPr="002246BF">
        <w:rPr>
          <w:rFonts w:ascii="Times New Roman" w:hAnsi="Times New Roman" w:cs="Times New Roman"/>
          <w:noProof/>
          <w:sz w:val="24"/>
          <w:szCs w:val="24"/>
        </w:rPr>
        <w:t xml:space="preserve">is </w:t>
      </w:r>
      <w:r w:rsidR="00943EA3" w:rsidRPr="002246BF">
        <w:rPr>
          <w:rFonts w:ascii="Times New Roman" w:hAnsi="Times New Roman" w:cs="Times New Roman"/>
          <w:noProof/>
          <w:sz w:val="24"/>
          <w:szCs w:val="24"/>
        </w:rPr>
        <w:t>accumulate</w:t>
      </w:r>
      <w:r w:rsidR="00122DFB" w:rsidRPr="002246BF">
        <w:rPr>
          <w:rFonts w:ascii="Times New Roman" w:hAnsi="Times New Roman" w:cs="Times New Roman"/>
          <w:noProof/>
          <w:sz w:val="24"/>
          <w:szCs w:val="24"/>
        </w:rPr>
        <w:t>d</w:t>
      </w:r>
      <w:r w:rsidR="00943EA3">
        <w:rPr>
          <w:rFonts w:ascii="Times New Roman" w:hAnsi="Times New Roman" w:cs="Times New Roman"/>
          <w:sz w:val="24"/>
          <w:szCs w:val="24"/>
        </w:rPr>
        <w:t xml:space="preserve"> in a shallow NBL. </w:t>
      </w:r>
      <w:r w:rsidR="0090122B">
        <w:rPr>
          <w:rFonts w:ascii="Times New Roman" w:hAnsi="Times New Roman" w:cs="Times New Roman"/>
          <w:sz w:val="24"/>
          <w:szCs w:val="24"/>
        </w:rPr>
        <w:t xml:space="preserve">Despite the dilution effect due to deep </w:t>
      </w:r>
      <w:r w:rsidR="00122DFB" w:rsidRPr="002246BF">
        <w:rPr>
          <w:rFonts w:ascii="Times New Roman" w:hAnsi="Times New Roman" w:cs="Times New Roman"/>
          <w:noProof/>
          <w:sz w:val="24"/>
          <w:szCs w:val="24"/>
        </w:rPr>
        <w:t>mixed</w:t>
      </w:r>
      <w:r w:rsidR="0090122B">
        <w:rPr>
          <w:rFonts w:ascii="Times New Roman" w:hAnsi="Times New Roman" w:cs="Times New Roman"/>
          <w:sz w:val="24"/>
          <w:szCs w:val="24"/>
        </w:rPr>
        <w:t xml:space="preserve"> layer height in the afternoon, </w:t>
      </w:r>
      <w:bookmarkStart w:id="133" w:name="OLE_LINK119"/>
      <w:bookmarkStart w:id="134" w:name="OLE_LINK120"/>
      <w:bookmarkStart w:id="135" w:name="OLE_LINK121"/>
      <w:r w:rsidR="0090122B">
        <w:rPr>
          <w:rFonts w:ascii="Times New Roman" w:hAnsi="Times New Roman" w:cs="Times New Roman"/>
          <w:sz w:val="24"/>
          <w:szCs w:val="24"/>
        </w:rPr>
        <w:t>O</w:t>
      </w:r>
      <w:r w:rsidR="0090122B" w:rsidRPr="006C7274">
        <w:rPr>
          <w:rFonts w:ascii="Times New Roman" w:hAnsi="Times New Roman" w:cs="Times New Roman"/>
          <w:sz w:val="24"/>
          <w:szCs w:val="24"/>
          <w:vertAlign w:val="subscript"/>
        </w:rPr>
        <w:t>3</w:t>
      </w:r>
      <w:bookmarkEnd w:id="133"/>
      <w:bookmarkEnd w:id="134"/>
      <w:bookmarkEnd w:id="135"/>
      <w:r w:rsidR="0090122B">
        <w:rPr>
          <w:rFonts w:ascii="Times New Roman" w:hAnsi="Times New Roman" w:cs="Times New Roman"/>
          <w:sz w:val="24"/>
          <w:szCs w:val="24"/>
        </w:rPr>
        <w:t xml:space="preserve"> shows the</w:t>
      </w:r>
      <w:r w:rsidR="003937C9">
        <w:rPr>
          <w:rFonts w:ascii="Times New Roman" w:hAnsi="Times New Roman" w:cs="Times New Roman"/>
          <w:sz w:val="24"/>
          <w:szCs w:val="24"/>
        </w:rPr>
        <w:t xml:space="preserve"> </w:t>
      </w:r>
      <w:r w:rsidR="0090122B">
        <w:rPr>
          <w:rFonts w:ascii="Times New Roman" w:hAnsi="Times New Roman" w:cs="Times New Roman"/>
          <w:sz w:val="24"/>
          <w:szCs w:val="24"/>
        </w:rPr>
        <w:t xml:space="preserve">maximum around 1600 </w:t>
      </w:r>
      <w:r w:rsidR="003937C9">
        <w:rPr>
          <w:rFonts w:ascii="Times New Roman" w:hAnsi="Times New Roman" w:cs="Times New Roman"/>
          <w:sz w:val="24"/>
          <w:szCs w:val="24"/>
        </w:rPr>
        <w:t>LST</w:t>
      </w:r>
      <w:r w:rsidR="0090122B">
        <w:rPr>
          <w:rFonts w:ascii="Times New Roman" w:hAnsi="Times New Roman" w:cs="Times New Roman"/>
          <w:sz w:val="24"/>
          <w:szCs w:val="24"/>
        </w:rPr>
        <w:t>.</w:t>
      </w:r>
      <w:r w:rsidR="00520BE9">
        <w:rPr>
          <w:rFonts w:ascii="Times New Roman" w:hAnsi="Times New Roman" w:cs="Times New Roman"/>
          <w:sz w:val="24"/>
          <w:szCs w:val="24"/>
        </w:rPr>
        <w:t xml:space="preserve"> Th</w:t>
      </w:r>
      <w:r w:rsidR="0066470B">
        <w:rPr>
          <w:rFonts w:ascii="Times New Roman" w:hAnsi="Times New Roman" w:cs="Times New Roman"/>
          <w:sz w:val="24"/>
          <w:szCs w:val="24"/>
        </w:rPr>
        <w:t>is</w:t>
      </w:r>
      <w:r w:rsidR="00520BE9">
        <w:rPr>
          <w:rFonts w:ascii="Times New Roman" w:hAnsi="Times New Roman" w:cs="Times New Roman"/>
          <w:sz w:val="24"/>
          <w:szCs w:val="24"/>
        </w:rPr>
        <w:t xml:space="preserve"> maximum O</w:t>
      </w:r>
      <w:r w:rsidR="00520BE9" w:rsidRPr="006C7274">
        <w:rPr>
          <w:rFonts w:ascii="Times New Roman" w:hAnsi="Times New Roman" w:cs="Times New Roman"/>
          <w:sz w:val="24"/>
          <w:szCs w:val="24"/>
          <w:vertAlign w:val="subscript"/>
        </w:rPr>
        <w:t>3</w:t>
      </w:r>
      <w:r w:rsidR="00520BE9">
        <w:rPr>
          <w:rFonts w:ascii="Times New Roman" w:hAnsi="Times New Roman" w:cs="Times New Roman"/>
          <w:sz w:val="24"/>
          <w:szCs w:val="24"/>
        </w:rPr>
        <w:t xml:space="preserve"> </w:t>
      </w:r>
      <w:r w:rsidR="005F3B6F">
        <w:rPr>
          <w:rFonts w:ascii="Times New Roman" w:hAnsi="Times New Roman" w:cs="Times New Roman"/>
          <w:sz w:val="24"/>
          <w:szCs w:val="24"/>
        </w:rPr>
        <w:t>in the late afternoon</w:t>
      </w:r>
      <w:r w:rsidR="0066470B">
        <w:rPr>
          <w:rFonts w:ascii="Times New Roman" w:hAnsi="Times New Roman" w:cs="Times New Roman"/>
          <w:sz w:val="24"/>
          <w:szCs w:val="24"/>
        </w:rPr>
        <w:t xml:space="preserve"> </w:t>
      </w:r>
      <w:r w:rsidR="00EC2A9B">
        <w:rPr>
          <w:rFonts w:ascii="Times New Roman" w:hAnsi="Times New Roman" w:cs="Times New Roman"/>
          <w:sz w:val="24"/>
          <w:szCs w:val="24"/>
        </w:rPr>
        <w:t>can be caused</w:t>
      </w:r>
      <w:r w:rsidR="00520BE9">
        <w:rPr>
          <w:rFonts w:ascii="Times New Roman" w:hAnsi="Times New Roman" w:cs="Times New Roman"/>
          <w:sz w:val="24"/>
          <w:szCs w:val="24"/>
        </w:rPr>
        <w:t xml:space="preserve"> by two processes: </w:t>
      </w:r>
      <w:bookmarkStart w:id="136" w:name="OLE_LINK122"/>
      <w:bookmarkStart w:id="137" w:name="OLE_LINK123"/>
      <w:r w:rsidR="00520BE9">
        <w:rPr>
          <w:rFonts w:ascii="Times New Roman" w:hAnsi="Times New Roman" w:cs="Times New Roman"/>
          <w:sz w:val="24"/>
          <w:szCs w:val="24"/>
        </w:rPr>
        <w:t>(1) the photochemical O</w:t>
      </w:r>
      <w:r w:rsidR="00520BE9" w:rsidRPr="006C7274">
        <w:rPr>
          <w:rFonts w:ascii="Times New Roman" w:hAnsi="Times New Roman" w:cs="Times New Roman"/>
          <w:sz w:val="24"/>
          <w:szCs w:val="24"/>
          <w:vertAlign w:val="subscript"/>
        </w:rPr>
        <w:t>3</w:t>
      </w:r>
      <w:r w:rsidR="00520BE9">
        <w:rPr>
          <w:rFonts w:ascii="Times New Roman" w:hAnsi="Times New Roman" w:cs="Times New Roman"/>
          <w:sz w:val="24"/>
          <w:szCs w:val="24"/>
        </w:rPr>
        <w:t xml:space="preserve"> formation overwhelms the dilution effect and (2) </w:t>
      </w:r>
      <w:r w:rsidR="0090122B">
        <w:rPr>
          <w:rFonts w:ascii="Times New Roman" w:hAnsi="Times New Roman" w:cs="Times New Roman"/>
          <w:sz w:val="24"/>
          <w:szCs w:val="24"/>
        </w:rPr>
        <w:t xml:space="preserve">the </w:t>
      </w:r>
      <w:r w:rsidR="00520BE9">
        <w:rPr>
          <w:rFonts w:ascii="Times New Roman" w:hAnsi="Times New Roman" w:cs="Times New Roman" w:hint="eastAsia"/>
          <w:sz w:val="24"/>
          <w:szCs w:val="24"/>
        </w:rPr>
        <w:t>entrain</w:t>
      </w:r>
      <w:r w:rsidR="00520BE9">
        <w:rPr>
          <w:rFonts w:ascii="Times New Roman" w:hAnsi="Times New Roman" w:cs="Times New Roman"/>
          <w:sz w:val="24"/>
          <w:szCs w:val="24"/>
        </w:rPr>
        <w:t xml:space="preserve">ment </w:t>
      </w:r>
      <w:r w:rsidR="0090122B">
        <w:rPr>
          <w:rFonts w:ascii="Times New Roman" w:hAnsi="Times New Roman" w:cs="Times New Roman"/>
          <w:sz w:val="24"/>
          <w:szCs w:val="24"/>
        </w:rPr>
        <w:t>process with</w:t>
      </w:r>
      <w:r w:rsidR="00520BE9">
        <w:rPr>
          <w:rFonts w:ascii="Times New Roman" w:hAnsi="Times New Roman" w:cs="Times New Roman"/>
          <w:sz w:val="24"/>
          <w:szCs w:val="24"/>
        </w:rPr>
        <w:t xml:space="preserve"> the overlaying FA</w:t>
      </w:r>
      <w:r w:rsidR="0090122B">
        <w:rPr>
          <w:rFonts w:ascii="Times New Roman" w:hAnsi="Times New Roman" w:cs="Times New Roman"/>
          <w:sz w:val="24"/>
          <w:szCs w:val="24"/>
        </w:rPr>
        <w:t xml:space="preserve"> </w:t>
      </w:r>
      <w:r w:rsidR="0090122B">
        <w:rPr>
          <w:rFonts w:ascii="Times New Roman" w:hAnsi="Times New Roman" w:cs="Times New Roman" w:hint="eastAsia"/>
          <w:sz w:val="24"/>
          <w:szCs w:val="24"/>
        </w:rPr>
        <w:t>increase</w:t>
      </w:r>
      <w:r w:rsidR="0090122B">
        <w:rPr>
          <w:rFonts w:ascii="Times New Roman" w:hAnsi="Times New Roman" w:cs="Times New Roman"/>
          <w:sz w:val="24"/>
          <w:szCs w:val="24"/>
        </w:rPr>
        <w:t>s</w:t>
      </w:r>
      <w:r w:rsidR="0090122B">
        <w:rPr>
          <w:rFonts w:ascii="Times New Roman" w:hAnsi="Times New Roman" w:cs="Times New Roman" w:hint="eastAsia"/>
          <w:sz w:val="24"/>
          <w:szCs w:val="24"/>
        </w:rPr>
        <w:t xml:space="preserve"> </w:t>
      </w:r>
      <w:r w:rsidR="0090122B">
        <w:rPr>
          <w:rFonts w:ascii="Times New Roman" w:hAnsi="Times New Roman" w:cs="Times New Roman"/>
          <w:sz w:val="24"/>
          <w:szCs w:val="24"/>
        </w:rPr>
        <w:t>O</w:t>
      </w:r>
      <w:r w:rsidR="0090122B" w:rsidRPr="006C7274">
        <w:rPr>
          <w:rFonts w:ascii="Times New Roman" w:hAnsi="Times New Roman" w:cs="Times New Roman"/>
          <w:sz w:val="24"/>
          <w:szCs w:val="24"/>
          <w:vertAlign w:val="subscript"/>
        </w:rPr>
        <w:t>3</w:t>
      </w:r>
      <w:r w:rsidR="00520BE9">
        <w:rPr>
          <w:rFonts w:ascii="Times New Roman" w:hAnsi="Times New Roman" w:cs="Times New Roman"/>
          <w:sz w:val="24"/>
          <w:szCs w:val="24"/>
        </w:rPr>
        <w:t xml:space="preserve"> concentration</w:t>
      </w:r>
      <w:r w:rsidR="0090122B">
        <w:rPr>
          <w:rFonts w:ascii="Times New Roman" w:hAnsi="Times New Roman" w:cs="Times New Roman"/>
          <w:sz w:val="24"/>
          <w:szCs w:val="24"/>
        </w:rPr>
        <w:t xml:space="preserve"> </w:t>
      </w:r>
      <w:r w:rsidR="00EC2A9B">
        <w:rPr>
          <w:rFonts w:ascii="Times New Roman" w:hAnsi="Times New Roman" w:cs="Times New Roman"/>
          <w:sz w:val="24"/>
          <w:szCs w:val="24"/>
        </w:rPr>
        <w:t>during the study period</w:t>
      </w:r>
      <w:r w:rsidR="0090122B">
        <w:rPr>
          <w:rFonts w:ascii="Times New Roman" w:hAnsi="Times New Roman" w:cs="Times New Roman"/>
          <w:sz w:val="24"/>
          <w:szCs w:val="24"/>
        </w:rPr>
        <w:t xml:space="preserve"> because u</w:t>
      </w:r>
      <w:r w:rsidR="0090122B" w:rsidRPr="00792652">
        <w:rPr>
          <w:rFonts w:ascii="Times New Roman" w:hAnsi="Times New Roman" w:cs="Times New Roman"/>
          <w:sz w:val="24"/>
          <w:szCs w:val="24"/>
        </w:rPr>
        <w:t>nlike SO</w:t>
      </w:r>
      <w:r w:rsidR="0090122B" w:rsidRPr="00792652">
        <w:rPr>
          <w:rFonts w:ascii="Times New Roman" w:hAnsi="Times New Roman" w:cs="Times New Roman"/>
          <w:sz w:val="24"/>
          <w:szCs w:val="24"/>
          <w:vertAlign w:val="subscript"/>
        </w:rPr>
        <w:t>2</w:t>
      </w:r>
      <w:r w:rsidR="0090122B" w:rsidRPr="00792652">
        <w:rPr>
          <w:rFonts w:ascii="Times New Roman" w:hAnsi="Times New Roman" w:cs="Times New Roman"/>
          <w:sz w:val="24"/>
          <w:szCs w:val="24"/>
        </w:rPr>
        <w:t>, CO, and NO</w:t>
      </w:r>
      <w:r w:rsidR="0090122B" w:rsidRPr="00792652">
        <w:rPr>
          <w:rFonts w:ascii="Times New Roman" w:hAnsi="Times New Roman" w:cs="Times New Roman"/>
          <w:sz w:val="24"/>
          <w:szCs w:val="24"/>
          <w:vertAlign w:val="subscript"/>
        </w:rPr>
        <w:t>2</w:t>
      </w:r>
      <w:r w:rsidR="0090122B" w:rsidRPr="00792652">
        <w:rPr>
          <w:rFonts w:ascii="Times New Roman" w:hAnsi="Times New Roman" w:cs="Times New Roman"/>
          <w:sz w:val="24"/>
          <w:szCs w:val="24"/>
        </w:rPr>
        <w:t>, the background concentration of O</w:t>
      </w:r>
      <w:r w:rsidR="0090122B" w:rsidRPr="00792652">
        <w:rPr>
          <w:rFonts w:ascii="Times New Roman" w:hAnsi="Times New Roman" w:cs="Times New Roman"/>
          <w:sz w:val="24"/>
          <w:szCs w:val="24"/>
          <w:vertAlign w:val="subscript"/>
        </w:rPr>
        <w:t>3</w:t>
      </w:r>
      <w:r w:rsidR="0090122B" w:rsidRPr="00792652">
        <w:rPr>
          <w:rFonts w:ascii="Times New Roman" w:hAnsi="Times New Roman" w:cs="Times New Roman"/>
          <w:sz w:val="24"/>
          <w:szCs w:val="24"/>
        </w:rPr>
        <w:t xml:space="preserve"> was higher than in Seoul</w:t>
      </w:r>
      <w:r w:rsidR="0090122B">
        <w:rPr>
          <w:rFonts w:ascii="Times New Roman" w:hAnsi="Times New Roman" w:cs="Times New Roman"/>
          <w:sz w:val="24"/>
          <w:szCs w:val="24"/>
        </w:rPr>
        <w:t xml:space="preserve"> </w:t>
      </w:r>
      <w:r w:rsidR="0090122B" w:rsidRPr="00792652">
        <w:rPr>
          <w:rFonts w:ascii="Times New Roman" w:hAnsi="Times New Roman" w:cs="Times New Roman"/>
          <w:sz w:val="24"/>
          <w:szCs w:val="24"/>
        </w:rPr>
        <w:t>for most of the time</w:t>
      </w:r>
      <w:ins w:id="138" w:author="만든 이" w:date="2018-11-29T01:18:00Z">
        <w:r w:rsidR="002D0752">
          <w:rPr>
            <w:rFonts w:ascii="Times New Roman" w:hAnsi="Times New Roman" w:cs="Times New Roman" w:hint="eastAsia"/>
            <w:sz w:val="24"/>
            <w:szCs w:val="24"/>
          </w:rPr>
          <w:t xml:space="preserve"> (</w:t>
        </w:r>
      </w:ins>
      <w:ins w:id="139" w:author="만든 이" w:date="2018-11-29T01:19:00Z">
        <w:r w:rsidR="002D0752">
          <w:rPr>
            <w:rFonts w:ascii="Times New Roman" w:hAnsi="Times New Roman" w:cs="Times New Roman" w:hint="eastAsia"/>
            <w:sz w:val="24"/>
            <w:szCs w:val="24"/>
          </w:rPr>
          <w:t xml:space="preserve">Zhang and Rao 1999; </w:t>
        </w:r>
        <w:r w:rsidR="002D0752" w:rsidRPr="001908AB">
          <w:rPr>
            <w:rFonts w:ascii="TimesNewRoman" w:hAnsi="TimesNewRoman" w:hint="eastAsia"/>
            <w:color w:val="000000"/>
            <w:sz w:val="24"/>
          </w:rPr>
          <w:t>S</w:t>
        </w:r>
        <w:r w:rsidR="002D0752" w:rsidRPr="00346A32">
          <w:rPr>
            <w:rFonts w:ascii="Times New Roman" w:hAnsi="Times New Roman" w:cs="Times New Roman"/>
            <w:sz w:val="24"/>
            <w:szCs w:val="24"/>
          </w:rPr>
          <w:t>chäfer</w:t>
        </w:r>
        <w:r w:rsidR="002D0752">
          <w:rPr>
            <w:rFonts w:ascii="Times New Roman" w:hAnsi="Times New Roman" w:cs="Times New Roman" w:hint="eastAsia"/>
            <w:sz w:val="24"/>
            <w:szCs w:val="24"/>
          </w:rPr>
          <w:t xml:space="preserve"> et al. 2006; Shiu et al. 2007)</w:t>
        </w:r>
      </w:ins>
      <w:r w:rsidR="0090122B">
        <w:rPr>
          <w:rFonts w:ascii="Times New Roman" w:hAnsi="Times New Roman" w:cs="Times New Roman"/>
          <w:sz w:val="24"/>
          <w:szCs w:val="24"/>
        </w:rPr>
        <w:t>.</w:t>
      </w:r>
      <w:bookmarkEnd w:id="136"/>
      <w:bookmarkEnd w:id="137"/>
    </w:p>
    <w:p w14:paraId="07B2D2F3" w14:textId="77777777" w:rsidR="00BC5E79" w:rsidRPr="000A17B0" w:rsidRDefault="00BC5E79" w:rsidP="00B07C21">
      <w:pPr>
        <w:pStyle w:val="a4"/>
        <w:spacing w:after="120" w:line="360" w:lineRule="auto"/>
        <w:ind w:leftChars="0" w:left="0"/>
        <w:rPr>
          <w:rFonts w:ascii="Times New Roman" w:hAnsi="Times New Roman" w:cs="Times New Roman"/>
          <w:sz w:val="24"/>
          <w:szCs w:val="24"/>
        </w:rPr>
      </w:pPr>
    </w:p>
    <w:p w14:paraId="1CA2EEC8" w14:textId="7615CF35" w:rsidR="00FB7367" w:rsidRPr="00792652" w:rsidRDefault="00012179" w:rsidP="00B37F91">
      <w:pPr>
        <w:pStyle w:val="a4"/>
        <w:spacing w:after="120" w:line="360" w:lineRule="auto"/>
        <w:ind w:leftChars="0" w:left="0"/>
        <w:outlineLvl w:val="2"/>
        <w:rPr>
          <w:rFonts w:ascii="Times New Roman" w:hAnsi="Times New Roman" w:cs="Times New Roman"/>
          <w:b/>
          <w:sz w:val="24"/>
          <w:szCs w:val="24"/>
        </w:rPr>
      </w:pPr>
      <w:r>
        <w:rPr>
          <w:rFonts w:ascii="Times New Roman" w:hAnsi="Times New Roman" w:cs="Times New Roman"/>
          <w:b/>
          <w:sz w:val="24"/>
          <w:szCs w:val="24"/>
        </w:rPr>
        <w:lastRenderedPageBreak/>
        <w:t>3.4</w:t>
      </w:r>
      <w:r w:rsidR="00445C8A">
        <w:rPr>
          <w:rFonts w:ascii="Times New Roman" w:hAnsi="Times New Roman" w:cs="Times New Roman"/>
          <w:b/>
          <w:sz w:val="24"/>
          <w:szCs w:val="24"/>
        </w:rPr>
        <w:t>.</w:t>
      </w:r>
      <w:r w:rsidR="00FB7367" w:rsidRPr="00792652">
        <w:rPr>
          <w:rFonts w:ascii="Times New Roman" w:hAnsi="Times New Roman" w:cs="Times New Roman"/>
          <w:b/>
          <w:sz w:val="24"/>
          <w:szCs w:val="24"/>
        </w:rPr>
        <w:t xml:space="preserve"> </w:t>
      </w:r>
      <w:r w:rsidR="00FB7367" w:rsidRPr="002246BF">
        <w:rPr>
          <w:rFonts w:ascii="Times New Roman" w:hAnsi="Times New Roman" w:cs="Times New Roman"/>
          <w:b/>
          <w:noProof/>
          <w:sz w:val="24"/>
          <w:szCs w:val="24"/>
        </w:rPr>
        <w:t>Relationship</w:t>
      </w:r>
      <w:r w:rsidR="00FB7367" w:rsidRPr="00792652">
        <w:rPr>
          <w:rFonts w:ascii="Times New Roman" w:hAnsi="Times New Roman" w:cs="Times New Roman"/>
          <w:b/>
          <w:sz w:val="24"/>
          <w:szCs w:val="24"/>
        </w:rPr>
        <w:t xml:space="preserve"> between </w:t>
      </w:r>
      <w:r w:rsidR="00122C60">
        <w:rPr>
          <w:rFonts w:ascii="Times New Roman" w:hAnsi="Times New Roman" w:cs="Times New Roman"/>
          <w:b/>
          <w:sz w:val="24"/>
          <w:szCs w:val="24"/>
        </w:rPr>
        <w:t>ML height</w:t>
      </w:r>
      <w:r w:rsidR="00122C60" w:rsidRPr="00792652">
        <w:rPr>
          <w:rFonts w:ascii="Times New Roman" w:hAnsi="Times New Roman" w:cs="Times New Roman"/>
          <w:b/>
          <w:sz w:val="24"/>
          <w:szCs w:val="24"/>
        </w:rPr>
        <w:t xml:space="preserve"> </w:t>
      </w:r>
      <w:r w:rsidR="00FB7367" w:rsidRPr="00792652">
        <w:rPr>
          <w:rFonts w:ascii="Times New Roman" w:hAnsi="Times New Roman" w:cs="Times New Roman"/>
          <w:b/>
          <w:sz w:val="24"/>
          <w:szCs w:val="24"/>
        </w:rPr>
        <w:t>and air pollution</w:t>
      </w:r>
    </w:p>
    <w:p w14:paraId="7D9C1E50" w14:textId="3B4670CF" w:rsidR="001E1CB8" w:rsidRDefault="00D30D3C" w:rsidP="00EC2A9B">
      <w:pPr>
        <w:pStyle w:val="a4"/>
        <w:spacing w:after="120" w:line="360" w:lineRule="auto"/>
        <w:ind w:leftChars="0" w:left="0"/>
        <w:rPr>
          <w:rFonts w:ascii="Times New Roman" w:hAnsi="Times New Roman" w:cs="Times New Roman"/>
          <w:sz w:val="24"/>
          <w:szCs w:val="24"/>
        </w:rPr>
      </w:pPr>
      <w:r>
        <w:rPr>
          <w:rFonts w:ascii="Times New Roman" w:hAnsi="Times New Roman" w:cs="Times New Roman"/>
          <w:sz w:val="24"/>
          <w:szCs w:val="24"/>
        </w:rPr>
        <w:t xml:space="preserve">To </w:t>
      </w:r>
      <w:r w:rsidR="0010692E">
        <w:rPr>
          <w:rFonts w:ascii="Times New Roman" w:hAnsi="Times New Roman" w:cs="Times New Roman"/>
          <w:sz w:val="24"/>
          <w:szCs w:val="24"/>
        </w:rPr>
        <w:t xml:space="preserve">investigate </w:t>
      </w:r>
      <w:r>
        <w:rPr>
          <w:rFonts w:ascii="Times New Roman" w:hAnsi="Times New Roman" w:cs="Times New Roman"/>
          <w:sz w:val="24"/>
          <w:szCs w:val="24"/>
        </w:rPr>
        <w:t xml:space="preserve">the dilution effect on air pollution </w:t>
      </w:r>
      <w:r w:rsidR="000B2C2E">
        <w:rPr>
          <w:rFonts w:ascii="Times New Roman" w:hAnsi="Times New Roman" w:cs="Times New Roman"/>
          <w:sz w:val="24"/>
          <w:szCs w:val="24"/>
        </w:rPr>
        <w:t>caused</w:t>
      </w:r>
      <w:r>
        <w:rPr>
          <w:rFonts w:ascii="Times New Roman" w:hAnsi="Times New Roman" w:cs="Times New Roman"/>
          <w:sz w:val="24"/>
          <w:szCs w:val="24"/>
        </w:rPr>
        <w:t xml:space="preserve"> by the evolution of the convective ML during daytime over the metropolitan area of Seoul, </w:t>
      </w:r>
      <w:r w:rsidR="001E1CB8">
        <w:rPr>
          <w:rFonts w:ascii="Times New Roman" w:hAnsi="Times New Roman" w:cs="Times New Roman"/>
          <w:sz w:val="24"/>
          <w:szCs w:val="24"/>
        </w:rPr>
        <w:t xml:space="preserve">we </w:t>
      </w:r>
      <w:r w:rsidR="0010692E">
        <w:rPr>
          <w:rFonts w:ascii="Times New Roman" w:hAnsi="Times New Roman" w:cs="Times New Roman"/>
          <w:sz w:val="24"/>
          <w:szCs w:val="24"/>
        </w:rPr>
        <w:t>applied</w:t>
      </w:r>
      <w:r w:rsidR="001E1CB8">
        <w:rPr>
          <w:rFonts w:ascii="Times New Roman" w:hAnsi="Times New Roman" w:cs="Times New Roman"/>
          <w:sz w:val="24"/>
          <w:szCs w:val="24"/>
        </w:rPr>
        <w:t xml:space="preserve"> a</w:t>
      </w:r>
      <w:r w:rsidR="00D30B0A">
        <w:rPr>
          <w:rFonts w:ascii="Times New Roman" w:hAnsi="Times New Roman" w:cs="Times New Roman"/>
          <w:sz w:val="24"/>
          <w:szCs w:val="24"/>
        </w:rPr>
        <w:t xml:space="preserve"> simplified</w:t>
      </w:r>
      <w:r w:rsidR="001E1CB8">
        <w:rPr>
          <w:rFonts w:ascii="Times New Roman" w:hAnsi="Times New Roman" w:cs="Times New Roman"/>
          <w:sz w:val="24"/>
          <w:szCs w:val="24"/>
        </w:rPr>
        <w:t xml:space="preserve"> two-layer mixing model between the ML and overlying </w:t>
      </w:r>
      <w:r w:rsidR="000E6624">
        <w:rPr>
          <w:rFonts w:ascii="Times New Roman" w:hAnsi="Times New Roman" w:cs="Times New Roman"/>
          <w:sz w:val="24"/>
          <w:szCs w:val="24"/>
        </w:rPr>
        <w:t>FA</w:t>
      </w:r>
      <w:r w:rsidR="00086BBC">
        <w:rPr>
          <w:rFonts w:ascii="Times New Roman" w:hAnsi="Times New Roman" w:cs="Times New Roman"/>
          <w:sz w:val="24"/>
          <w:szCs w:val="24"/>
        </w:rPr>
        <w:t>, giving</w:t>
      </w:r>
      <w:r w:rsidR="001E0EF5">
        <w:rPr>
          <w:rFonts w:ascii="Times New Roman" w:hAnsi="Times New Roman" w:cs="Times New Roman"/>
          <w:sz w:val="24"/>
          <w:szCs w:val="24"/>
        </w:rPr>
        <w:t xml:space="preserve"> </w:t>
      </w:r>
      <w:r w:rsidR="00D30B0A">
        <w:rPr>
          <w:rFonts w:ascii="Times New Roman" w:hAnsi="Times New Roman" w:cs="Times New Roman"/>
          <w:sz w:val="24"/>
          <w:szCs w:val="24"/>
        </w:rPr>
        <w:t xml:space="preserve">inverse relationships of first order between the observed concentration </w:t>
      </w:r>
      <w:r w:rsidR="00D440A2">
        <w:rPr>
          <w:rFonts w:ascii="Times New Roman" w:hAnsi="Times New Roman" w:cs="Times New Roman"/>
          <w:sz w:val="24"/>
          <w:szCs w:val="24"/>
        </w:rPr>
        <w:t xml:space="preserve">of pollutants </w:t>
      </w:r>
      <w:r w:rsidR="00D30B0A">
        <w:rPr>
          <w:rFonts w:ascii="Times New Roman" w:hAnsi="Times New Roman" w:cs="Times New Roman"/>
          <w:sz w:val="24"/>
          <w:szCs w:val="24"/>
        </w:rPr>
        <w:t xml:space="preserve">and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1E1CB8">
        <w:rPr>
          <w:rFonts w:ascii="Times New Roman" w:hAnsi="Times New Roman" w:cs="Times New Roman"/>
          <w:sz w:val="24"/>
          <w:szCs w:val="24"/>
        </w:rPr>
        <w:t xml:space="preserve">. </w:t>
      </w:r>
      <w:r w:rsidR="001E1CB8" w:rsidRPr="00F34449">
        <w:rPr>
          <w:rFonts w:ascii="Times New Roman" w:hAnsi="Times New Roman" w:cs="Times New Roman"/>
          <w:noProof/>
          <w:sz w:val="24"/>
          <w:szCs w:val="24"/>
        </w:rPr>
        <w:t xml:space="preserve">The assumptions under this model are: 1) ambient </w:t>
      </w:r>
      <w:r w:rsidR="001E1CB8" w:rsidRPr="002246BF">
        <w:rPr>
          <w:rFonts w:ascii="Times New Roman" w:hAnsi="Times New Roman" w:cs="Times New Roman"/>
          <w:noProof/>
          <w:sz w:val="24"/>
          <w:szCs w:val="24"/>
        </w:rPr>
        <w:t>concentrations</w:t>
      </w:r>
      <w:r w:rsidR="001E1CB8" w:rsidRPr="00F34449">
        <w:rPr>
          <w:rFonts w:ascii="Times New Roman" w:hAnsi="Times New Roman" w:cs="Times New Roman"/>
          <w:noProof/>
          <w:sz w:val="24"/>
          <w:szCs w:val="24"/>
        </w:rPr>
        <w:t xml:space="preserve"> are representative of </w:t>
      </w:r>
      <w:r w:rsidR="001E1CB8" w:rsidRPr="002246BF">
        <w:rPr>
          <w:rFonts w:ascii="Times New Roman" w:hAnsi="Times New Roman" w:cs="Times New Roman"/>
          <w:noProof/>
          <w:sz w:val="24"/>
          <w:szCs w:val="24"/>
        </w:rPr>
        <w:t>concentrations</w:t>
      </w:r>
      <w:r w:rsidR="001E1CB8" w:rsidRPr="00F34449">
        <w:rPr>
          <w:rFonts w:ascii="Times New Roman" w:hAnsi="Times New Roman" w:cs="Times New Roman"/>
          <w:noProof/>
          <w:sz w:val="24"/>
          <w:szCs w:val="24"/>
        </w:rPr>
        <w:t xml:space="preserve"> within the entire </w:t>
      </w:r>
      <w:r w:rsidR="003A1004" w:rsidRPr="00F34449">
        <w:rPr>
          <w:rFonts w:ascii="Times New Roman" w:hAnsi="Times New Roman" w:cs="Times New Roman"/>
          <w:noProof/>
          <w:sz w:val="24"/>
          <w:szCs w:val="24"/>
        </w:rPr>
        <w:t>ML</w:t>
      </w:r>
      <w:r w:rsidR="001E1CB8" w:rsidRPr="00F34449">
        <w:rPr>
          <w:rFonts w:ascii="Times New Roman" w:hAnsi="Times New Roman" w:cs="Times New Roman"/>
          <w:noProof/>
          <w:sz w:val="24"/>
          <w:szCs w:val="24"/>
        </w:rPr>
        <w:t xml:space="preserve">, 2) </w:t>
      </w:r>
      <w:r w:rsidR="009662C1" w:rsidRPr="003C1A6D">
        <w:rPr>
          <w:rFonts w:ascii="Times New Roman" w:hAnsi="Times New Roman" w:cs="Times New Roman"/>
          <w:noProof/>
          <w:sz w:val="24"/>
          <w:szCs w:val="24"/>
        </w:rPr>
        <w:t xml:space="preserve">entrainment process of </w:t>
      </w:r>
      <w:r w:rsidR="001E1CB8">
        <w:rPr>
          <w:rFonts w:ascii="Times New Roman" w:hAnsi="Times New Roman" w:cs="Times New Roman"/>
          <w:sz w:val="24"/>
          <w:szCs w:val="24"/>
        </w:rPr>
        <w:t>air in the ML</w:t>
      </w:r>
      <w:r w:rsidR="009662C1" w:rsidRPr="003C1A6D">
        <w:rPr>
          <w:rFonts w:ascii="Times New Roman" w:hAnsi="Times New Roman" w:cs="Times New Roman"/>
          <w:noProof/>
          <w:sz w:val="24"/>
          <w:szCs w:val="24"/>
        </w:rPr>
        <w:t xml:space="preserve"> with </w:t>
      </w:r>
      <w:r w:rsidR="001E1CB8">
        <w:rPr>
          <w:rFonts w:ascii="Times New Roman" w:hAnsi="Times New Roman" w:cs="Times New Roman"/>
          <w:sz w:val="24"/>
          <w:szCs w:val="24"/>
        </w:rPr>
        <w:t xml:space="preserve">the </w:t>
      </w:r>
      <w:r w:rsidR="009662C1" w:rsidRPr="003C1A6D">
        <w:rPr>
          <w:rFonts w:ascii="Times New Roman" w:hAnsi="Times New Roman" w:cs="Times New Roman"/>
          <w:noProof/>
          <w:sz w:val="24"/>
          <w:szCs w:val="24"/>
        </w:rPr>
        <w:t>overlying FA</w:t>
      </w:r>
      <w:r w:rsidR="00F35F57" w:rsidRPr="003C1A6D">
        <w:rPr>
          <w:rFonts w:ascii="Times New Roman" w:hAnsi="Times New Roman" w:cs="Times New Roman"/>
          <w:noProof/>
          <w:sz w:val="24"/>
          <w:szCs w:val="24"/>
        </w:rPr>
        <w:t xml:space="preserve"> </w:t>
      </w:r>
      <w:r w:rsidR="001E1CB8" w:rsidRPr="003C1A6D">
        <w:rPr>
          <w:rFonts w:ascii="Times New Roman" w:hAnsi="Times New Roman" w:cs="Times New Roman"/>
          <w:noProof/>
          <w:sz w:val="24"/>
          <w:szCs w:val="24"/>
        </w:rPr>
        <w:t>occurs over a relatively short period,</w:t>
      </w:r>
      <w:r w:rsidR="00324755">
        <w:rPr>
          <w:rFonts w:ascii="Times New Roman" w:hAnsi="Times New Roman" w:cs="Times New Roman"/>
          <w:noProof/>
          <w:sz w:val="24"/>
          <w:szCs w:val="24"/>
        </w:rPr>
        <w:t xml:space="preserve"> </w:t>
      </w:r>
      <w:r w:rsidR="001E1CB8" w:rsidRPr="00792652">
        <w:rPr>
          <w:rFonts w:ascii="Times New Roman" w:hAnsi="Times New Roman" w:cs="Times New Roman"/>
          <w:sz w:val="24"/>
          <w:szCs w:val="24"/>
        </w:rPr>
        <w:t xml:space="preserve">such that </w:t>
      </w:r>
      <w:r w:rsidR="001E1CB8" w:rsidRPr="00F34449">
        <w:rPr>
          <w:rFonts w:ascii="Times New Roman" w:hAnsi="Times New Roman" w:cs="Times New Roman"/>
          <w:noProof/>
          <w:sz w:val="24"/>
          <w:szCs w:val="24"/>
        </w:rPr>
        <w:t xml:space="preserve">the time lag between changes in the </w:t>
      </w:r>
      <w:r w:rsidR="001E1CB8" w:rsidRPr="003F01CF">
        <w:rPr>
          <w:rFonts w:ascii="Times New Roman" w:hAnsi="Times New Roman" w:cs="Times New Roman"/>
          <w:i/>
          <w:sz w:val="24"/>
          <w:szCs w:val="24"/>
        </w:rPr>
        <w:t>Z</w:t>
      </w:r>
      <w:del w:id="140" w:author="만든 이" w:date="2018-11-28T23:20:00Z">
        <w:r w:rsidR="001E1CB8" w:rsidRPr="0000493B" w:rsidDel="000078FE">
          <w:rPr>
            <w:rFonts w:ascii="Times New Roman" w:hAnsi="Times New Roman" w:cs="Times New Roman"/>
            <w:sz w:val="24"/>
            <w:szCs w:val="24"/>
            <w:vertAlign w:val="subscript"/>
          </w:rPr>
          <w:delText>UB</w:delText>
        </w:r>
      </w:del>
      <w:ins w:id="141" w:author="만든 이" w:date="2018-11-28T23:20:00Z">
        <w:r w:rsidR="000078FE">
          <w:rPr>
            <w:rFonts w:ascii="Times New Roman" w:hAnsi="Times New Roman" w:cs="Times New Roman" w:hint="eastAsia"/>
            <w:sz w:val="24"/>
            <w:szCs w:val="24"/>
            <w:vertAlign w:val="subscript"/>
          </w:rPr>
          <w:t>M</w:t>
        </w:r>
      </w:ins>
      <w:r w:rsidR="001E1CB8" w:rsidRPr="0000493B">
        <w:rPr>
          <w:rFonts w:ascii="Times New Roman" w:hAnsi="Times New Roman" w:cs="Times New Roman"/>
          <w:sz w:val="24"/>
          <w:szCs w:val="24"/>
          <w:vertAlign w:val="subscript"/>
        </w:rPr>
        <w:t>L</w:t>
      </w:r>
      <w:r w:rsidR="003A1004" w:rsidRPr="007E6FD1">
        <w:rPr>
          <w:rFonts w:ascii="Times New Roman" w:hAnsi="Times New Roman" w:cs="Times New Roman"/>
          <w:noProof/>
          <w:sz w:val="24"/>
          <w:szCs w:val="24"/>
        </w:rPr>
        <w:t xml:space="preserve"> </w:t>
      </w:r>
      <w:r w:rsidR="001E1CB8" w:rsidRPr="007E6FD1">
        <w:rPr>
          <w:rFonts w:ascii="Times New Roman" w:hAnsi="Times New Roman" w:cs="Times New Roman"/>
          <w:noProof/>
          <w:sz w:val="24"/>
          <w:szCs w:val="24"/>
        </w:rPr>
        <w:t xml:space="preserve">and </w:t>
      </w:r>
      <w:r w:rsidR="001E1CB8" w:rsidRPr="00792652">
        <w:rPr>
          <w:rFonts w:ascii="Times New Roman" w:hAnsi="Times New Roman" w:cs="Times New Roman"/>
          <w:sz w:val="24"/>
          <w:szCs w:val="24"/>
        </w:rPr>
        <w:t>pollutant</w:t>
      </w:r>
      <w:r w:rsidR="001E1CB8">
        <w:rPr>
          <w:rFonts w:ascii="Times New Roman" w:hAnsi="Times New Roman" w:cs="Times New Roman"/>
          <w:sz w:val="24"/>
          <w:szCs w:val="24"/>
        </w:rPr>
        <w:t>s</w:t>
      </w:r>
      <w:r w:rsidR="001E1CB8" w:rsidRPr="007E6FD1">
        <w:rPr>
          <w:rFonts w:ascii="Times New Roman" w:hAnsi="Times New Roman" w:cs="Times New Roman"/>
          <w:noProof/>
          <w:sz w:val="24"/>
          <w:szCs w:val="24"/>
        </w:rPr>
        <w:t xml:space="preserve"> concentrations is negligible, 3) contributions by advection to the pollutant </w:t>
      </w:r>
      <w:r w:rsidR="001E1CB8" w:rsidRPr="002246BF">
        <w:rPr>
          <w:rFonts w:ascii="Times New Roman" w:hAnsi="Times New Roman" w:cs="Times New Roman"/>
          <w:noProof/>
          <w:sz w:val="24"/>
          <w:szCs w:val="24"/>
        </w:rPr>
        <w:t>are neglected</w:t>
      </w:r>
      <w:r w:rsidR="001E1CB8" w:rsidRPr="00F34449">
        <w:rPr>
          <w:rFonts w:ascii="Times New Roman" w:hAnsi="Times New Roman" w:cs="Times New Roman"/>
          <w:noProof/>
          <w:sz w:val="24"/>
          <w:szCs w:val="24"/>
        </w:rPr>
        <w:t>, 4) emission and deposition are not considered, and 5) photochemical activity is much less relevant</w:t>
      </w:r>
      <w:r w:rsidR="001E1CB8" w:rsidRPr="003C1A6D">
        <w:rPr>
          <w:rFonts w:ascii="Times New Roman" w:hAnsi="Times New Roman" w:cs="Times New Roman"/>
          <w:noProof/>
          <w:sz w:val="24"/>
          <w:szCs w:val="24"/>
        </w:rPr>
        <w:t xml:space="preserve"> than the stretching of the ML.</w:t>
      </w:r>
    </w:p>
    <w:p w14:paraId="31F9CC7B" w14:textId="57AA8F76" w:rsidR="006732FF" w:rsidRDefault="0085076D" w:rsidP="00E000B5">
      <w:pPr>
        <w:pStyle w:val="a4"/>
        <w:spacing w:after="120" w:line="360" w:lineRule="auto"/>
        <w:ind w:leftChars="0" w:left="0" w:firstLine="360"/>
        <w:rPr>
          <w:rFonts w:ascii="Times New Roman" w:hAnsi="Times New Roman" w:cs="Times New Roman"/>
          <w:sz w:val="24"/>
          <w:szCs w:val="24"/>
        </w:rPr>
      </w:pPr>
      <w:r>
        <w:rPr>
          <w:rFonts w:ascii="Times New Roman" w:hAnsi="Times New Roman" w:cs="Times New Roman"/>
          <w:sz w:val="24"/>
          <w:szCs w:val="24"/>
        </w:rPr>
        <w:t xml:space="preserve">Figure </w:t>
      </w:r>
      <w:r w:rsidR="000641A1">
        <w:rPr>
          <w:rFonts w:ascii="Times New Roman" w:hAnsi="Times New Roman" w:cs="Times New Roman"/>
          <w:sz w:val="24"/>
          <w:szCs w:val="24"/>
        </w:rPr>
        <w:t>6</w:t>
      </w:r>
      <w:r>
        <w:rPr>
          <w:rFonts w:ascii="Times New Roman" w:hAnsi="Times New Roman" w:cs="Times New Roman"/>
          <w:sz w:val="24"/>
          <w:szCs w:val="24"/>
        </w:rPr>
        <w:t xml:space="preserve"> shows the </w:t>
      </w:r>
      <w:r w:rsidR="00BD3049">
        <w:rPr>
          <w:rFonts w:ascii="Times New Roman" w:hAnsi="Times New Roman" w:cs="Times New Roman"/>
          <w:sz w:val="24"/>
          <w:szCs w:val="24"/>
        </w:rPr>
        <w:t xml:space="preserve">inverse </w:t>
      </w:r>
      <w:r>
        <w:rPr>
          <w:rFonts w:ascii="Times New Roman" w:hAnsi="Times New Roman" w:cs="Times New Roman"/>
          <w:sz w:val="24"/>
          <w:szCs w:val="24"/>
        </w:rPr>
        <w:t>regressions</w:t>
      </w:r>
      <w:r w:rsidR="00A565A5">
        <w:rPr>
          <w:rFonts w:ascii="Times New Roman" w:hAnsi="Times New Roman" w:cs="Times New Roman"/>
          <w:sz w:val="24"/>
          <w:szCs w:val="24"/>
        </w:rPr>
        <w:t xml:space="preserve"> of</w:t>
      </w:r>
      <w:r w:rsidR="00280D75">
        <w:rPr>
          <w:rFonts w:ascii="Times New Roman" w:hAnsi="Times New Roman" w:cs="Times New Roman"/>
          <w:sz w:val="24"/>
          <w:szCs w:val="24"/>
        </w:rPr>
        <w:t xml:space="preserve"> the</w:t>
      </w:r>
      <w:r w:rsidR="00A565A5">
        <w:rPr>
          <w:rFonts w:ascii="Times New Roman" w:hAnsi="Times New Roman" w:cs="Times New Roman"/>
          <w:sz w:val="24"/>
          <w:szCs w:val="24"/>
        </w:rPr>
        <w:t xml:space="preserve"> </w:t>
      </w:r>
      <w:r w:rsidR="00A565A5" w:rsidRPr="00164CC9">
        <w:rPr>
          <w:rFonts w:ascii="Times New Roman" w:hAnsi="Times New Roman" w:cs="Times New Roman"/>
          <w:noProof/>
          <w:sz w:val="24"/>
          <w:szCs w:val="24"/>
        </w:rPr>
        <w:t>first</w:t>
      </w:r>
      <w:r w:rsidR="00A565A5">
        <w:rPr>
          <w:rFonts w:ascii="Times New Roman" w:hAnsi="Times New Roman" w:cs="Times New Roman"/>
          <w:sz w:val="24"/>
          <w:szCs w:val="24"/>
        </w:rPr>
        <w:t xml:space="preserve"> order</w:t>
      </w:r>
      <w:r>
        <w:rPr>
          <w:rFonts w:ascii="Times New Roman" w:hAnsi="Times New Roman" w:cs="Times New Roman"/>
          <w:sz w:val="24"/>
          <w:szCs w:val="24"/>
        </w:rPr>
        <w:t xml:space="preserve"> for each one of the pollutants studied</w:t>
      </w:r>
      <w:r w:rsidR="00BD3049">
        <w:rPr>
          <w:rFonts w:ascii="Times New Roman" w:hAnsi="Times New Roman" w:cs="Times New Roman"/>
          <w:sz w:val="24"/>
          <w:szCs w:val="24"/>
        </w:rPr>
        <w:t xml:space="preserve"> </w:t>
      </w:r>
      <w:r>
        <w:rPr>
          <w:rFonts w:ascii="Times New Roman" w:hAnsi="Times New Roman" w:cs="Times New Roman"/>
          <w:sz w:val="24"/>
          <w:szCs w:val="24"/>
        </w:rPr>
        <w:t>here</w:t>
      </w:r>
      <w:r w:rsidR="00BD3049">
        <w:rPr>
          <w:rFonts w:ascii="Times New Roman" w:hAnsi="Times New Roman" w:cs="Times New Roman"/>
          <w:sz w:val="24"/>
          <w:szCs w:val="24"/>
        </w:rPr>
        <w:t>.</w:t>
      </w:r>
      <w:r w:rsidR="008543FA">
        <w:rPr>
          <w:rFonts w:ascii="Times New Roman" w:hAnsi="Times New Roman" w:cs="Times New Roman"/>
          <w:sz w:val="24"/>
          <w:szCs w:val="24"/>
        </w:rPr>
        <w:t xml:space="preserve"> </w:t>
      </w:r>
      <w:r w:rsidR="00BD3049">
        <w:rPr>
          <w:rFonts w:ascii="Times New Roman" w:hAnsi="Times New Roman" w:cs="Times New Roman"/>
          <w:sz w:val="24"/>
          <w:szCs w:val="24"/>
        </w:rPr>
        <w:t xml:space="preserve">The two-layer mixing model well </w:t>
      </w:r>
      <w:r w:rsidR="00DC1576">
        <w:rPr>
          <w:rFonts w:ascii="Times New Roman" w:hAnsi="Times New Roman" w:cs="Times New Roman"/>
          <w:sz w:val="24"/>
          <w:szCs w:val="24"/>
        </w:rPr>
        <w:t>explained</w:t>
      </w:r>
      <w:r w:rsidR="00BD3049">
        <w:rPr>
          <w:rFonts w:ascii="Times New Roman" w:hAnsi="Times New Roman" w:cs="Times New Roman"/>
          <w:sz w:val="24"/>
          <w:szCs w:val="24"/>
        </w:rPr>
        <w:t xml:space="preserve"> the observed temporal variation of </w:t>
      </w:r>
      <w:r w:rsidR="00EC2A9B">
        <w:rPr>
          <w:rFonts w:ascii="Times New Roman" w:hAnsi="Times New Roman" w:cs="Times New Roman"/>
          <w:sz w:val="24"/>
          <w:szCs w:val="24"/>
        </w:rPr>
        <w:t xml:space="preserve">all </w:t>
      </w:r>
      <w:r w:rsidR="00BD3049">
        <w:rPr>
          <w:rFonts w:ascii="Times New Roman" w:hAnsi="Times New Roman" w:cs="Times New Roman"/>
          <w:sz w:val="24"/>
          <w:szCs w:val="24"/>
        </w:rPr>
        <w:t>the pollutant concentration across the city</w:t>
      </w:r>
      <w:r w:rsidR="00DC1576">
        <w:rPr>
          <w:rFonts w:ascii="Times New Roman" w:hAnsi="Times New Roman" w:cs="Times New Roman"/>
          <w:sz w:val="24"/>
          <w:szCs w:val="24"/>
        </w:rPr>
        <w:t xml:space="preserve"> with </w:t>
      </w:r>
      <w:r w:rsidR="00DC1576" w:rsidRPr="008823F2">
        <w:rPr>
          <w:rFonts w:ascii="Times New Roman" w:hAnsi="Times New Roman" w:cs="Times New Roman"/>
          <w:i/>
          <w:sz w:val="24"/>
          <w:szCs w:val="24"/>
        </w:rPr>
        <w:t>r</w:t>
      </w:r>
      <w:r w:rsidR="00DC1576" w:rsidRPr="008823F2">
        <w:rPr>
          <w:rFonts w:ascii="Times New Roman" w:hAnsi="Times New Roman" w:cs="Times New Roman"/>
          <w:sz w:val="24"/>
          <w:szCs w:val="24"/>
          <w:vertAlign w:val="superscript"/>
        </w:rPr>
        <w:t>2</w:t>
      </w:r>
      <w:r w:rsidR="00DC1576">
        <w:rPr>
          <w:rFonts w:ascii="Times New Roman" w:hAnsi="Times New Roman" w:cs="Times New Roman"/>
          <w:sz w:val="24"/>
          <w:szCs w:val="24"/>
        </w:rPr>
        <w:t xml:space="preserve"> &gt; 0.57</w:t>
      </w:r>
      <w:r w:rsidR="003937C9">
        <w:rPr>
          <w:rFonts w:ascii="Times New Roman" w:hAnsi="Times New Roman" w:cs="Times New Roman"/>
          <w:sz w:val="24"/>
          <w:szCs w:val="24"/>
        </w:rPr>
        <w:t xml:space="preserve"> </w:t>
      </w:r>
      <w:r w:rsidR="00DC1576">
        <w:rPr>
          <w:rFonts w:ascii="Times New Roman" w:hAnsi="Times New Roman" w:cs="Times New Roman"/>
          <w:sz w:val="24"/>
          <w:szCs w:val="24"/>
        </w:rPr>
        <w:t>except O</w:t>
      </w:r>
      <w:r w:rsidR="00DC1576" w:rsidRPr="006C7274">
        <w:rPr>
          <w:rFonts w:ascii="Times New Roman" w:hAnsi="Times New Roman" w:cs="Times New Roman"/>
          <w:sz w:val="24"/>
          <w:szCs w:val="24"/>
          <w:vertAlign w:val="subscript"/>
        </w:rPr>
        <w:t>3</w:t>
      </w:r>
      <w:r>
        <w:rPr>
          <w:rFonts w:ascii="Times New Roman" w:hAnsi="Times New Roman" w:cs="Times New Roman"/>
          <w:sz w:val="24"/>
          <w:szCs w:val="24"/>
        </w:rPr>
        <w:t>.</w:t>
      </w:r>
      <w:r w:rsidR="00CD108D">
        <w:rPr>
          <w:rFonts w:ascii="Times New Roman" w:hAnsi="Times New Roman" w:cs="Times New Roman"/>
          <w:sz w:val="24"/>
          <w:szCs w:val="24"/>
        </w:rPr>
        <w:t xml:space="preserve"> </w:t>
      </w:r>
      <w:r w:rsidR="000B2C2E">
        <w:rPr>
          <w:rFonts w:ascii="Times New Roman" w:hAnsi="Times New Roman" w:cs="Times New Roman"/>
          <w:sz w:val="24"/>
          <w:szCs w:val="24"/>
        </w:rPr>
        <w:t>PM</w:t>
      </w:r>
      <w:r w:rsidR="000B2C2E" w:rsidRPr="000B2C2E">
        <w:rPr>
          <w:rFonts w:ascii="Times New Roman" w:hAnsi="Times New Roman" w:cs="Times New Roman"/>
          <w:sz w:val="24"/>
          <w:szCs w:val="24"/>
          <w:vertAlign w:val="subscript"/>
        </w:rPr>
        <w:t>10</w:t>
      </w:r>
      <w:r w:rsidR="000B2C2E">
        <w:rPr>
          <w:rFonts w:ascii="Times New Roman" w:hAnsi="Times New Roman" w:cs="Times New Roman"/>
          <w:sz w:val="24"/>
          <w:szCs w:val="24"/>
        </w:rPr>
        <w:t xml:space="preserve">, </w:t>
      </w:r>
      <w:r w:rsidR="000B2C2E" w:rsidRPr="00792652">
        <w:rPr>
          <w:rFonts w:ascii="Times New Roman" w:hAnsi="Times New Roman" w:cs="Times New Roman"/>
          <w:sz w:val="24"/>
          <w:szCs w:val="24"/>
        </w:rPr>
        <w:t>CO, SO</w:t>
      </w:r>
      <w:r w:rsidR="000B2C2E" w:rsidRPr="00792652">
        <w:rPr>
          <w:rFonts w:ascii="Times New Roman" w:hAnsi="Times New Roman" w:cs="Times New Roman"/>
          <w:sz w:val="24"/>
          <w:szCs w:val="24"/>
          <w:vertAlign w:val="subscript"/>
        </w:rPr>
        <w:t>2</w:t>
      </w:r>
      <w:r w:rsidR="000B2C2E" w:rsidRPr="00792652">
        <w:rPr>
          <w:rFonts w:ascii="Times New Roman" w:hAnsi="Times New Roman" w:cs="Times New Roman"/>
          <w:sz w:val="24"/>
          <w:szCs w:val="24"/>
        </w:rPr>
        <w:t>, and NO</w:t>
      </w:r>
      <w:r w:rsidR="000B2C2E" w:rsidRPr="00792652">
        <w:rPr>
          <w:rFonts w:ascii="Times New Roman" w:hAnsi="Times New Roman" w:cs="Times New Roman"/>
          <w:sz w:val="24"/>
          <w:szCs w:val="24"/>
          <w:vertAlign w:val="subscript"/>
        </w:rPr>
        <w:t>2</w:t>
      </w:r>
      <w:r w:rsidR="000B2C2E">
        <w:rPr>
          <w:rFonts w:ascii="Times New Roman" w:hAnsi="Times New Roman" w:cs="Times New Roman"/>
          <w:sz w:val="24"/>
          <w:szCs w:val="24"/>
        </w:rPr>
        <w:t xml:space="preserve"> showed</w:t>
      </w:r>
      <w:r w:rsidR="000B2C2E" w:rsidRPr="000B2C2E">
        <w:rPr>
          <w:rFonts w:ascii="Times New Roman" w:hAnsi="Times New Roman" w:cs="Times New Roman"/>
          <w:sz w:val="24"/>
          <w:szCs w:val="24"/>
        </w:rPr>
        <w:t xml:space="preserve"> </w:t>
      </w:r>
      <w:r w:rsidR="000B2C2E" w:rsidRPr="00792652">
        <w:rPr>
          <w:rFonts w:ascii="Times New Roman" w:hAnsi="Times New Roman" w:cs="Times New Roman"/>
          <w:sz w:val="24"/>
          <w:szCs w:val="24"/>
        </w:rPr>
        <w:t>clear</w:t>
      </w:r>
      <w:r w:rsidR="00944013">
        <w:rPr>
          <w:rFonts w:ascii="Times New Roman" w:hAnsi="Times New Roman" w:cs="Times New Roman"/>
          <w:sz w:val="24"/>
          <w:szCs w:val="24"/>
        </w:rPr>
        <w:t>ly</w:t>
      </w:r>
      <w:r w:rsidR="000B2C2E" w:rsidRPr="00792652">
        <w:rPr>
          <w:rFonts w:ascii="Times New Roman" w:hAnsi="Times New Roman" w:cs="Times New Roman"/>
          <w:sz w:val="24"/>
          <w:szCs w:val="24"/>
        </w:rPr>
        <w:t xml:space="preserve"> negative correlation</w:t>
      </w:r>
      <w:r w:rsidR="00944013">
        <w:rPr>
          <w:rFonts w:ascii="Times New Roman" w:hAnsi="Times New Roman" w:cs="Times New Roman"/>
          <w:sz w:val="24"/>
          <w:szCs w:val="24"/>
        </w:rPr>
        <w:t>s</w:t>
      </w:r>
      <w:r w:rsidR="000B2C2E">
        <w:rPr>
          <w:rFonts w:ascii="Times New Roman" w:hAnsi="Times New Roman" w:cs="Times New Roman"/>
          <w:sz w:val="24"/>
          <w:szCs w:val="24"/>
        </w:rPr>
        <w:t xml:space="preserve">, opposite to </w:t>
      </w:r>
      <w:r w:rsidR="000B2C2E" w:rsidRPr="00792652">
        <w:rPr>
          <w:rFonts w:ascii="Times New Roman" w:hAnsi="Times New Roman" w:cs="Times New Roman"/>
          <w:sz w:val="24"/>
          <w:szCs w:val="24"/>
        </w:rPr>
        <w:t>O</w:t>
      </w:r>
      <w:r w:rsidR="000B2C2E" w:rsidRPr="00792652">
        <w:rPr>
          <w:rFonts w:ascii="Times New Roman" w:hAnsi="Times New Roman" w:cs="Times New Roman"/>
          <w:sz w:val="24"/>
          <w:szCs w:val="24"/>
          <w:vertAlign w:val="subscript"/>
        </w:rPr>
        <w:t>3</w:t>
      </w:r>
      <w:r w:rsidR="00944013">
        <w:rPr>
          <w:rFonts w:ascii="Times New Roman" w:hAnsi="Times New Roman" w:cs="Times New Roman"/>
          <w:sz w:val="24"/>
          <w:szCs w:val="24"/>
        </w:rPr>
        <w:t xml:space="preserve">. </w:t>
      </w:r>
      <w:r w:rsidR="00425545" w:rsidRPr="00792652">
        <w:rPr>
          <w:rFonts w:ascii="Times New Roman" w:hAnsi="Times New Roman" w:cs="Times New Roman"/>
          <w:sz w:val="24"/>
          <w:szCs w:val="24"/>
        </w:rPr>
        <w:t>Th</w:t>
      </w:r>
      <w:r w:rsidR="00425545">
        <w:rPr>
          <w:rFonts w:ascii="Times New Roman" w:hAnsi="Times New Roman" w:cs="Times New Roman"/>
          <w:sz w:val="24"/>
          <w:szCs w:val="24"/>
        </w:rPr>
        <w:t>e</w:t>
      </w:r>
      <w:r w:rsidR="00425545" w:rsidRPr="00792652">
        <w:rPr>
          <w:rFonts w:ascii="Times New Roman" w:hAnsi="Times New Roman" w:cs="Times New Roman"/>
          <w:sz w:val="24"/>
          <w:szCs w:val="24"/>
        </w:rPr>
        <w:t>s</w:t>
      </w:r>
      <w:r w:rsidR="00425545">
        <w:rPr>
          <w:rFonts w:ascii="Times New Roman" w:hAnsi="Times New Roman" w:cs="Times New Roman"/>
          <w:sz w:val="24"/>
          <w:szCs w:val="24"/>
        </w:rPr>
        <w:t>e</w:t>
      </w:r>
      <w:r w:rsidR="00425545" w:rsidRPr="00792652">
        <w:rPr>
          <w:rFonts w:ascii="Times New Roman" w:hAnsi="Times New Roman" w:cs="Times New Roman"/>
          <w:sz w:val="24"/>
          <w:szCs w:val="24"/>
        </w:rPr>
        <w:t xml:space="preserve"> result</w:t>
      </w:r>
      <w:r w:rsidR="00425545">
        <w:rPr>
          <w:rFonts w:ascii="Times New Roman" w:hAnsi="Times New Roman" w:cs="Times New Roman"/>
          <w:sz w:val="24"/>
          <w:szCs w:val="24"/>
        </w:rPr>
        <w:t>s</w:t>
      </w:r>
      <w:r w:rsidR="00425545" w:rsidRPr="00792652">
        <w:rPr>
          <w:rFonts w:ascii="Times New Roman" w:hAnsi="Times New Roman" w:cs="Times New Roman"/>
          <w:sz w:val="24"/>
          <w:szCs w:val="24"/>
        </w:rPr>
        <w:t xml:space="preserve"> </w:t>
      </w:r>
      <w:r w:rsidR="00425545">
        <w:rPr>
          <w:rFonts w:ascii="Times New Roman" w:hAnsi="Times New Roman" w:cs="Times New Roman"/>
          <w:sz w:val="24"/>
          <w:szCs w:val="24"/>
        </w:rPr>
        <w:t>are</w:t>
      </w:r>
      <w:r w:rsidR="00425545" w:rsidRPr="00792652">
        <w:rPr>
          <w:rFonts w:ascii="Times New Roman" w:hAnsi="Times New Roman" w:cs="Times New Roman"/>
          <w:sz w:val="24"/>
          <w:szCs w:val="24"/>
        </w:rPr>
        <w:t xml:space="preserve"> consistent with </w:t>
      </w:r>
      <w:r w:rsidR="00144282">
        <w:rPr>
          <w:rFonts w:ascii="Times New Roman" w:hAnsi="Times New Roman" w:cs="Times New Roman"/>
          <w:sz w:val="24"/>
          <w:szCs w:val="24"/>
        </w:rPr>
        <w:t>similar</w:t>
      </w:r>
      <w:r w:rsidR="00144282" w:rsidRPr="00792652">
        <w:rPr>
          <w:rFonts w:ascii="Times New Roman" w:hAnsi="Times New Roman" w:cs="Times New Roman"/>
          <w:sz w:val="24"/>
          <w:szCs w:val="24"/>
        </w:rPr>
        <w:t xml:space="preserve"> </w:t>
      </w:r>
      <w:r w:rsidR="00425545" w:rsidRPr="00792652">
        <w:rPr>
          <w:rFonts w:ascii="Times New Roman" w:hAnsi="Times New Roman" w:cs="Times New Roman"/>
          <w:sz w:val="24"/>
          <w:szCs w:val="24"/>
        </w:rPr>
        <w:t xml:space="preserve">studies </w:t>
      </w:r>
      <w:r w:rsidR="007F1EE3">
        <w:rPr>
          <w:rFonts w:ascii="Times New Roman" w:hAnsi="Times New Roman" w:cs="Times New Roman"/>
          <w:sz w:val="24"/>
          <w:szCs w:val="24"/>
        </w:rPr>
        <w:t>(</w:t>
      </w:r>
      <w:r w:rsidR="00425545" w:rsidRPr="00391264">
        <w:rPr>
          <w:rFonts w:ascii="Times New Roman" w:hAnsi="Times New Roman" w:cs="Times New Roman"/>
          <w:color w:val="222222"/>
          <w:sz w:val="24"/>
          <w:szCs w:val="24"/>
          <w:shd w:val="clear" w:color="auto" w:fill="FFFFFF"/>
        </w:rPr>
        <w:t>Schäfer et al.</w:t>
      </w:r>
      <w:r w:rsidR="00425545" w:rsidRPr="007F1EE3">
        <w:rPr>
          <w:rFonts w:ascii="Times New Roman" w:hAnsi="Times New Roman" w:cs="Times New Roman"/>
          <w:color w:val="222222"/>
          <w:sz w:val="24"/>
          <w:szCs w:val="24"/>
          <w:shd w:val="clear" w:color="auto" w:fill="FFFFFF"/>
        </w:rPr>
        <w:t xml:space="preserve"> 2006</w:t>
      </w:r>
      <w:r w:rsidR="00AE41C1">
        <w:rPr>
          <w:rFonts w:ascii="Times New Roman" w:hAnsi="Times New Roman" w:cs="Times New Roman"/>
          <w:color w:val="222222"/>
          <w:sz w:val="24"/>
          <w:szCs w:val="24"/>
          <w:shd w:val="clear" w:color="auto" w:fill="FFFFFF"/>
        </w:rPr>
        <w:t>;</w:t>
      </w:r>
      <w:r w:rsidR="00425545" w:rsidRPr="007F1EE3">
        <w:rPr>
          <w:rFonts w:ascii="Times New Roman" w:hAnsi="Times New Roman" w:cs="Times New Roman"/>
          <w:sz w:val="24"/>
          <w:szCs w:val="24"/>
        </w:rPr>
        <w:t xml:space="preserve"> </w:t>
      </w:r>
      <w:r w:rsidR="00425545" w:rsidRPr="00391264">
        <w:rPr>
          <w:rFonts w:ascii="Times New Roman" w:hAnsi="Times New Roman" w:cs="Times New Roman"/>
          <w:sz w:val="24"/>
          <w:szCs w:val="24"/>
        </w:rPr>
        <w:t>Tang et al.</w:t>
      </w:r>
      <w:r w:rsidR="00425545" w:rsidRPr="007F1EE3">
        <w:rPr>
          <w:rFonts w:ascii="Times New Roman" w:hAnsi="Times New Roman" w:cs="Times New Roman"/>
          <w:sz w:val="24"/>
          <w:szCs w:val="24"/>
        </w:rPr>
        <w:t xml:space="preserve"> 2016</w:t>
      </w:r>
      <w:r w:rsidR="00AE41C1">
        <w:rPr>
          <w:rFonts w:ascii="Times New Roman" w:hAnsi="Times New Roman" w:cs="Times New Roman"/>
          <w:sz w:val="24"/>
          <w:szCs w:val="24"/>
        </w:rPr>
        <w:t>;</w:t>
      </w:r>
      <w:r w:rsidR="00425545" w:rsidRPr="007F1EE3">
        <w:rPr>
          <w:rFonts w:ascii="Times New Roman" w:hAnsi="Times New Roman" w:cs="Times New Roman"/>
          <w:sz w:val="24"/>
          <w:szCs w:val="24"/>
        </w:rPr>
        <w:t xml:space="preserve"> </w:t>
      </w:r>
      <w:r w:rsidR="00425545" w:rsidRPr="00391264">
        <w:rPr>
          <w:rFonts w:ascii="Times New Roman" w:hAnsi="Times New Roman" w:cs="Times New Roman"/>
          <w:sz w:val="24"/>
          <w:szCs w:val="24"/>
        </w:rPr>
        <w:t>Leng et al.</w:t>
      </w:r>
      <w:r w:rsidR="00425545" w:rsidRPr="007F1EE3">
        <w:rPr>
          <w:rFonts w:ascii="Times New Roman" w:hAnsi="Times New Roman" w:cs="Times New Roman"/>
          <w:sz w:val="24"/>
          <w:szCs w:val="24"/>
        </w:rPr>
        <w:t xml:space="preserve"> 2016</w:t>
      </w:r>
      <w:r w:rsidR="007F1EE3">
        <w:rPr>
          <w:rFonts w:ascii="Times New Roman" w:hAnsi="Times New Roman" w:cs="Times New Roman"/>
          <w:sz w:val="24"/>
          <w:szCs w:val="24"/>
        </w:rPr>
        <w:t>)</w:t>
      </w:r>
      <w:r w:rsidR="00D440A2">
        <w:rPr>
          <w:rFonts w:ascii="Times New Roman" w:hAnsi="Times New Roman" w:cs="Times New Roman"/>
          <w:sz w:val="24"/>
          <w:szCs w:val="24"/>
        </w:rPr>
        <w:t>.</w:t>
      </w:r>
      <w:r w:rsidR="00817246">
        <w:rPr>
          <w:rFonts w:ascii="Times New Roman" w:hAnsi="Times New Roman" w:cs="Times New Roman"/>
          <w:sz w:val="24"/>
          <w:szCs w:val="24"/>
        </w:rPr>
        <w:t xml:space="preserve"> </w:t>
      </w:r>
      <w:r w:rsidR="00944013">
        <w:rPr>
          <w:rFonts w:ascii="Times New Roman" w:hAnsi="Times New Roman" w:cs="Times New Roman"/>
          <w:sz w:val="24"/>
          <w:szCs w:val="24"/>
        </w:rPr>
        <w:t>The correlation coefficients</w:t>
      </w:r>
      <w:r w:rsidR="008823F2">
        <w:rPr>
          <w:rFonts w:ascii="Times New Roman" w:hAnsi="Times New Roman" w:cs="Times New Roman"/>
          <w:sz w:val="24"/>
          <w:szCs w:val="24"/>
        </w:rPr>
        <w:t xml:space="preserve"> </w:t>
      </w:r>
      <w:r w:rsidR="00944013">
        <w:rPr>
          <w:rFonts w:ascii="Times New Roman" w:hAnsi="Times New Roman" w:cs="Times New Roman"/>
          <w:sz w:val="24"/>
          <w:szCs w:val="24"/>
        </w:rPr>
        <w:t>ranged from 0.</w:t>
      </w:r>
      <w:r w:rsidR="00A565A5">
        <w:rPr>
          <w:rFonts w:ascii="Times New Roman" w:hAnsi="Times New Roman" w:cs="Times New Roman"/>
          <w:sz w:val="24"/>
          <w:szCs w:val="24"/>
        </w:rPr>
        <w:t xml:space="preserve">31 </w:t>
      </w:r>
      <w:r w:rsidR="00944013">
        <w:rPr>
          <w:rFonts w:ascii="Times New Roman" w:hAnsi="Times New Roman" w:cs="Times New Roman"/>
          <w:sz w:val="24"/>
          <w:szCs w:val="24"/>
        </w:rPr>
        <w:t>for O</w:t>
      </w:r>
      <w:r w:rsidR="00944013" w:rsidRPr="00944013">
        <w:rPr>
          <w:rFonts w:ascii="Times New Roman" w:hAnsi="Times New Roman" w:cs="Times New Roman"/>
          <w:sz w:val="24"/>
          <w:szCs w:val="24"/>
          <w:vertAlign w:val="subscript"/>
        </w:rPr>
        <w:t>3</w:t>
      </w:r>
      <w:r w:rsidR="00944013">
        <w:rPr>
          <w:rFonts w:ascii="Times New Roman" w:hAnsi="Times New Roman" w:cs="Times New Roman"/>
          <w:sz w:val="24"/>
          <w:szCs w:val="24"/>
        </w:rPr>
        <w:t xml:space="preserve"> to 0.</w:t>
      </w:r>
      <w:r w:rsidR="00A565A5">
        <w:rPr>
          <w:rFonts w:ascii="Times New Roman" w:hAnsi="Times New Roman" w:cs="Times New Roman"/>
          <w:sz w:val="24"/>
          <w:szCs w:val="24"/>
        </w:rPr>
        <w:t xml:space="preserve">76 </w:t>
      </w:r>
      <w:r w:rsidR="00944013">
        <w:rPr>
          <w:rFonts w:ascii="Times New Roman" w:hAnsi="Times New Roman" w:cs="Times New Roman"/>
          <w:sz w:val="24"/>
          <w:szCs w:val="24"/>
        </w:rPr>
        <w:t xml:space="preserve">for CO. </w:t>
      </w:r>
      <w:r w:rsidR="00425545">
        <w:rPr>
          <w:rFonts w:ascii="Times New Roman" w:hAnsi="Times New Roman" w:cs="Times New Roman"/>
          <w:sz w:val="24"/>
          <w:szCs w:val="24"/>
        </w:rPr>
        <w:t xml:space="preserve">The stronger correlation for CO can </w:t>
      </w:r>
      <w:r w:rsidR="00425545" w:rsidRPr="002246BF">
        <w:rPr>
          <w:rFonts w:ascii="Times New Roman" w:hAnsi="Times New Roman" w:cs="Times New Roman"/>
          <w:noProof/>
          <w:sz w:val="24"/>
          <w:szCs w:val="24"/>
        </w:rPr>
        <w:t>be explained</w:t>
      </w:r>
      <w:r w:rsidR="00425545">
        <w:rPr>
          <w:rFonts w:ascii="Times New Roman" w:hAnsi="Times New Roman" w:cs="Times New Roman"/>
          <w:sz w:val="24"/>
          <w:szCs w:val="24"/>
        </w:rPr>
        <w:t xml:space="preserve"> by its low chemical reactivity and </w:t>
      </w:r>
      <w:r w:rsidR="00425545" w:rsidRPr="002246BF">
        <w:rPr>
          <w:rFonts w:ascii="Times New Roman" w:hAnsi="Times New Roman" w:cs="Times New Roman"/>
          <w:noProof/>
          <w:sz w:val="24"/>
          <w:szCs w:val="24"/>
        </w:rPr>
        <w:t>main</w:t>
      </w:r>
      <w:r w:rsidR="00425545">
        <w:rPr>
          <w:rFonts w:ascii="Times New Roman" w:hAnsi="Times New Roman" w:cs="Times New Roman"/>
          <w:sz w:val="24"/>
          <w:szCs w:val="24"/>
        </w:rPr>
        <w:t xml:space="preserve"> origin </w:t>
      </w:r>
      <w:r w:rsidR="003937C9">
        <w:rPr>
          <w:rFonts w:ascii="Times New Roman" w:hAnsi="Times New Roman" w:cs="Times New Roman"/>
          <w:sz w:val="24"/>
          <w:szCs w:val="24"/>
        </w:rPr>
        <w:t>from</w:t>
      </w:r>
      <w:r w:rsidR="00425545">
        <w:rPr>
          <w:rFonts w:ascii="Times New Roman" w:hAnsi="Times New Roman" w:cs="Times New Roman"/>
          <w:sz w:val="24"/>
          <w:szCs w:val="24"/>
        </w:rPr>
        <w:t xml:space="preserve"> anthropogenic sources within the</w:t>
      </w:r>
      <w:r w:rsidR="008823F2">
        <w:rPr>
          <w:rFonts w:ascii="Times New Roman" w:hAnsi="Times New Roman" w:cs="Times New Roman"/>
          <w:sz w:val="24"/>
          <w:szCs w:val="24"/>
        </w:rPr>
        <w:t xml:space="preserve"> </w:t>
      </w:r>
      <w:r w:rsidR="00425545">
        <w:rPr>
          <w:rFonts w:ascii="Times New Roman" w:hAnsi="Times New Roman" w:cs="Times New Roman"/>
          <w:sz w:val="24"/>
          <w:szCs w:val="24"/>
        </w:rPr>
        <w:t>city. NO</w:t>
      </w:r>
      <w:r w:rsidR="00425545" w:rsidRPr="00425545">
        <w:rPr>
          <w:rFonts w:ascii="Times New Roman" w:hAnsi="Times New Roman" w:cs="Times New Roman"/>
          <w:sz w:val="24"/>
          <w:szCs w:val="24"/>
          <w:vertAlign w:val="subscript"/>
        </w:rPr>
        <w:t>2</w:t>
      </w:r>
      <w:r w:rsidR="00425545">
        <w:rPr>
          <w:rFonts w:ascii="Times New Roman" w:hAnsi="Times New Roman" w:cs="Times New Roman"/>
          <w:sz w:val="24"/>
          <w:szCs w:val="24"/>
        </w:rPr>
        <w:t xml:space="preserve"> and PM</w:t>
      </w:r>
      <w:r w:rsidR="00425545" w:rsidRPr="00425545">
        <w:rPr>
          <w:rFonts w:ascii="Times New Roman" w:hAnsi="Times New Roman" w:cs="Times New Roman"/>
          <w:sz w:val="24"/>
          <w:szCs w:val="24"/>
          <w:vertAlign w:val="subscript"/>
        </w:rPr>
        <w:t>10</w:t>
      </w:r>
      <w:r w:rsidR="00425545">
        <w:rPr>
          <w:rFonts w:ascii="Times New Roman" w:hAnsi="Times New Roman" w:cs="Times New Roman"/>
          <w:sz w:val="24"/>
          <w:szCs w:val="24"/>
        </w:rPr>
        <w:t xml:space="preserve"> </w:t>
      </w:r>
      <w:r w:rsidR="00A73F32">
        <w:rPr>
          <w:rFonts w:ascii="Times New Roman" w:hAnsi="Times New Roman" w:cs="Times New Roman"/>
          <w:sz w:val="24"/>
          <w:szCs w:val="24"/>
        </w:rPr>
        <w:t xml:space="preserve">also </w:t>
      </w:r>
      <w:r w:rsidR="00425545">
        <w:rPr>
          <w:rFonts w:ascii="Times New Roman" w:hAnsi="Times New Roman" w:cs="Times New Roman"/>
          <w:sz w:val="24"/>
          <w:szCs w:val="24"/>
        </w:rPr>
        <w:t xml:space="preserve">showed strong </w:t>
      </w:r>
      <w:r w:rsidR="00425545" w:rsidRPr="002246BF">
        <w:rPr>
          <w:rFonts w:ascii="Times New Roman" w:hAnsi="Times New Roman" w:cs="Times New Roman"/>
          <w:noProof/>
          <w:sz w:val="24"/>
          <w:szCs w:val="24"/>
        </w:rPr>
        <w:t>correlations</w:t>
      </w:r>
      <w:r w:rsidR="00425545">
        <w:rPr>
          <w:rFonts w:ascii="Times New Roman" w:hAnsi="Times New Roman" w:cs="Times New Roman"/>
          <w:sz w:val="24"/>
          <w:szCs w:val="24"/>
        </w:rPr>
        <w:t xml:space="preserve"> of 0.</w:t>
      </w:r>
      <w:r w:rsidR="00A565A5">
        <w:rPr>
          <w:rFonts w:ascii="Times New Roman" w:hAnsi="Times New Roman" w:cs="Times New Roman"/>
          <w:sz w:val="24"/>
          <w:szCs w:val="24"/>
        </w:rPr>
        <w:t>60</w:t>
      </w:r>
      <w:r w:rsidR="00425545">
        <w:rPr>
          <w:rFonts w:ascii="Times New Roman" w:hAnsi="Times New Roman" w:cs="Times New Roman"/>
          <w:sz w:val="24"/>
          <w:szCs w:val="24"/>
        </w:rPr>
        <w:t xml:space="preserve"> and 0.</w:t>
      </w:r>
      <w:r w:rsidR="00A565A5">
        <w:rPr>
          <w:rFonts w:ascii="Times New Roman" w:hAnsi="Times New Roman" w:cs="Times New Roman"/>
          <w:sz w:val="24"/>
          <w:szCs w:val="24"/>
        </w:rPr>
        <w:t>66</w:t>
      </w:r>
      <w:r w:rsidR="00425545">
        <w:rPr>
          <w:rFonts w:ascii="Times New Roman" w:hAnsi="Times New Roman" w:cs="Times New Roman"/>
          <w:sz w:val="24"/>
          <w:szCs w:val="24"/>
        </w:rPr>
        <w:t xml:space="preserve">, respectively. </w:t>
      </w:r>
      <w:r w:rsidR="00C7283D">
        <w:rPr>
          <w:rFonts w:ascii="Times New Roman" w:hAnsi="Times New Roman" w:cs="Times New Roman"/>
          <w:sz w:val="24"/>
          <w:szCs w:val="24"/>
        </w:rPr>
        <w:t>Importantly, d</w:t>
      </w:r>
      <w:r w:rsidR="006732FF">
        <w:rPr>
          <w:rFonts w:ascii="Times New Roman" w:hAnsi="Times New Roman" w:cs="Times New Roman"/>
          <w:sz w:val="24"/>
          <w:szCs w:val="24"/>
        </w:rPr>
        <w:t xml:space="preserve">espite the severe </w:t>
      </w:r>
      <w:r w:rsidR="00144282">
        <w:rPr>
          <w:rFonts w:ascii="Times New Roman" w:hAnsi="Times New Roman" w:cs="Times New Roman"/>
          <w:sz w:val="24"/>
          <w:szCs w:val="24"/>
        </w:rPr>
        <w:t>limitations</w:t>
      </w:r>
      <w:r w:rsidR="006732FF">
        <w:rPr>
          <w:rFonts w:ascii="Times New Roman" w:hAnsi="Times New Roman" w:cs="Times New Roman"/>
          <w:sz w:val="24"/>
          <w:szCs w:val="24"/>
        </w:rPr>
        <w:t xml:space="preserve"> of </w:t>
      </w:r>
      <w:r w:rsidR="00C7283D">
        <w:rPr>
          <w:rFonts w:ascii="Times New Roman" w:hAnsi="Times New Roman" w:cs="Times New Roman"/>
          <w:sz w:val="24"/>
          <w:szCs w:val="24"/>
        </w:rPr>
        <w:t>the simple</w:t>
      </w:r>
      <w:r w:rsidR="006732FF">
        <w:rPr>
          <w:rFonts w:ascii="Times New Roman" w:hAnsi="Times New Roman" w:cs="Times New Roman"/>
          <w:sz w:val="24"/>
          <w:szCs w:val="24"/>
        </w:rPr>
        <w:t xml:space="preserve"> model, the relative</w:t>
      </w:r>
      <w:r w:rsidR="003937C9">
        <w:rPr>
          <w:rFonts w:ascii="Times New Roman" w:hAnsi="Times New Roman" w:cs="Times New Roman"/>
          <w:sz w:val="24"/>
          <w:szCs w:val="24"/>
        </w:rPr>
        <w:t>ly</w:t>
      </w:r>
      <w:r w:rsidR="006732FF">
        <w:rPr>
          <w:rFonts w:ascii="Times New Roman" w:hAnsi="Times New Roman" w:cs="Times New Roman"/>
          <w:sz w:val="24"/>
          <w:szCs w:val="24"/>
        </w:rPr>
        <w:t xml:space="preserve"> strong</w:t>
      </w:r>
      <w:r w:rsidR="00425545">
        <w:rPr>
          <w:rFonts w:ascii="Times New Roman" w:hAnsi="Times New Roman" w:cs="Times New Roman"/>
          <w:sz w:val="24"/>
          <w:szCs w:val="24"/>
        </w:rPr>
        <w:t xml:space="preserve"> </w:t>
      </w:r>
      <w:r w:rsidR="00425545" w:rsidRPr="002246BF">
        <w:rPr>
          <w:rFonts w:ascii="Times New Roman" w:hAnsi="Times New Roman" w:cs="Times New Roman"/>
          <w:noProof/>
          <w:sz w:val="24"/>
          <w:szCs w:val="24"/>
        </w:rPr>
        <w:t>correlations</w:t>
      </w:r>
      <w:r w:rsidR="00425545">
        <w:rPr>
          <w:rFonts w:ascii="Times New Roman" w:hAnsi="Times New Roman" w:cs="Times New Roman"/>
          <w:sz w:val="24"/>
          <w:szCs w:val="24"/>
        </w:rPr>
        <w:t xml:space="preserve"> provide </w:t>
      </w:r>
      <w:r w:rsidR="00144282">
        <w:rPr>
          <w:rFonts w:ascii="Times New Roman" w:hAnsi="Times New Roman" w:cs="Times New Roman"/>
          <w:sz w:val="24"/>
          <w:szCs w:val="24"/>
        </w:rPr>
        <w:t xml:space="preserve">insight </w:t>
      </w:r>
      <w:r w:rsidR="00144282" w:rsidRPr="002246BF">
        <w:rPr>
          <w:rFonts w:ascii="Times New Roman" w:hAnsi="Times New Roman" w:cs="Times New Roman"/>
          <w:noProof/>
          <w:sz w:val="24"/>
          <w:szCs w:val="24"/>
        </w:rPr>
        <w:t>on</w:t>
      </w:r>
      <w:r w:rsidR="00144282">
        <w:rPr>
          <w:rFonts w:ascii="Times New Roman" w:hAnsi="Times New Roman" w:cs="Times New Roman"/>
          <w:sz w:val="24"/>
          <w:szCs w:val="24"/>
        </w:rPr>
        <w:t xml:space="preserve"> the significant influence of the ML evolution </w:t>
      </w:r>
      <w:r w:rsidR="00D05835">
        <w:rPr>
          <w:rFonts w:ascii="Times New Roman" w:hAnsi="Times New Roman" w:cs="Times New Roman"/>
          <w:sz w:val="24"/>
          <w:szCs w:val="24"/>
        </w:rPr>
        <w:t xml:space="preserve">and entrainment process </w:t>
      </w:r>
      <w:r w:rsidR="00144282">
        <w:rPr>
          <w:rFonts w:ascii="Times New Roman" w:hAnsi="Times New Roman" w:cs="Times New Roman"/>
          <w:sz w:val="24"/>
          <w:szCs w:val="24"/>
        </w:rPr>
        <w:t>on air quality</w:t>
      </w:r>
      <w:r w:rsidR="00D05835">
        <w:rPr>
          <w:rFonts w:ascii="Times New Roman" w:hAnsi="Times New Roman" w:cs="Times New Roman"/>
          <w:sz w:val="24"/>
          <w:szCs w:val="24"/>
        </w:rPr>
        <w:t xml:space="preserve"> in </w:t>
      </w:r>
      <w:r w:rsidR="003937C9">
        <w:rPr>
          <w:rFonts w:ascii="Times New Roman" w:hAnsi="Times New Roman" w:cs="Times New Roman"/>
          <w:sz w:val="24"/>
          <w:szCs w:val="24"/>
        </w:rPr>
        <w:t xml:space="preserve">the </w:t>
      </w:r>
      <w:r w:rsidR="00D05835">
        <w:rPr>
          <w:rFonts w:ascii="Times New Roman" w:hAnsi="Times New Roman" w:cs="Times New Roman"/>
          <w:sz w:val="24"/>
          <w:szCs w:val="24"/>
        </w:rPr>
        <w:t>Seoul metropolitan area</w:t>
      </w:r>
      <w:r w:rsidR="006732FF">
        <w:rPr>
          <w:rFonts w:ascii="Times New Roman" w:hAnsi="Times New Roman" w:cs="Times New Roman"/>
          <w:sz w:val="24"/>
          <w:szCs w:val="24"/>
        </w:rPr>
        <w:t>.</w:t>
      </w:r>
    </w:p>
    <w:p w14:paraId="2D1D7665" w14:textId="77BF7F62" w:rsidR="00451946" w:rsidRDefault="006732FF">
      <w:pPr>
        <w:pStyle w:val="a4"/>
        <w:spacing w:after="120" w:line="360" w:lineRule="auto"/>
        <w:ind w:leftChars="0" w:left="0"/>
        <w:rPr>
          <w:rFonts w:ascii="Times New Roman" w:hAnsi="Times New Roman" w:cs="Times New Roman"/>
          <w:sz w:val="24"/>
          <w:szCs w:val="24"/>
        </w:rPr>
      </w:pPr>
      <w:r>
        <w:rPr>
          <w:rFonts w:ascii="Times New Roman" w:hAnsi="Times New Roman" w:cs="Times New Roman"/>
          <w:sz w:val="24"/>
          <w:szCs w:val="24"/>
        </w:rPr>
        <w:t>A</w:t>
      </w:r>
      <w:r w:rsidR="00D04C66">
        <w:rPr>
          <w:rFonts w:ascii="Times New Roman" w:hAnsi="Times New Roman" w:cs="Times New Roman"/>
          <w:sz w:val="24"/>
          <w:szCs w:val="24"/>
        </w:rPr>
        <w:t>ll regressions reach a</w:t>
      </w:r>
      <w:r w:rsidR="00144282">
        <w:rPr>
          <w:rFonts w:ascii="Times New Roman" w:hAnsi="Times New Roman" w:cs="Times New Roman"/>
          <w:sz w:val="24"/>
          <w:szCs w:val="24"/>
        </w:rPr>
        <w:t xml:space="preserve"> point </w:t>
      </w:r>
      <w:r w:rsidR="00EC2A9B">
        <w:rPr>
          <w:rFonts w:ascii="Times New Roman" w:hAnsi="Times New Roman" w:cs="Times New Roman"/>
          <w:sz w:val="24"/>
          <w:szCs w:val="24"/>
        </w:rPr>
        <w:t xml:space="preserve">from </w:t>
      </w:r>
      <w:r w:rsidR="00144282">
        <w:rPr>
          <w:rFonts w:ascii="Times New Roman" w:hAnsi="Times New Roman" w:cs="Times New Roman"/>
          <w:sz w:val="24"/>
          <w:szCs w:val="24"/>
        </w:rPr>
        <w:t xml:space="preserve">which </w:t>
      </w:r>
      <w:r>
        <w:rPr>
          <w:rFonts w:ascii="Times New Roman" w:hAnsi="Times New Roman" w:cs="Times New Roman"/>
          <w:sz w:val="24"/>
          <w:szCs w:val="24"/>
        </w:rPr>
        <w:t xml:space="preserve">pollutants concentration </w:t>
      </w:r>
      <w:r w:rsidR="009662C1">
        <w:rPr>
          <w:rFonts w:ascii="Times New Roman" w:hAnsi="Times New Roman" w:cs="Times New Roman"/>
          <w:sz w:val="24"/>
          <w:szCs w:val="24"/>
        </w:rPr>
        <w:t xml:space="preserve">shows </w:t>
      </w:r>
      <w:r w:rsidR="003937C9">
        <w:rPr>
          <w:rFonts w:ascii="Times New Roman" w:hAnsi="Times New Roman" w:cs="Times New Roman"/>
          <w:sz w:val="24"/>
          <w:szCs w:val="24"/>
        </w:rPr>
        <w:t>the</w:t>
      </w:r>
      <w:r w:rsidR="009662C1">
        <w:rPr>
          <w:rFonts w:ascii="Times New Roman" w:hAnsi="Times New Roman" w:cs="Times New Roman"/>
          <w:sz w:val="24"/>
          <w:szCs w:val="24"/>
        </w:rPr>
        <w:t xml:space="preserve"> </w:t>
      </w:r>
      <w:r w:rsidR="009662C1" w:rsidRPr="002246BF">
        <w:rPr>
          <w:rFonts w:ascii="Times New Roman" w:hAnsi="Times New Roman" w:cs="Times New Roman"/>
          <w:noProof/>
          <w:sz w:val="24"/>
          <w:szCs w:val="24"/>
        </w:rPr>
        <w:t>asymptotic change</w:t>
      </w:r>
      <w:r w:rsidR="009662C1">
        <w:rPr>
          <w:rFonts w:ascii="Times New Roman" w:hAnsi="Times New Roman" w:cs="Times New Roman"/>
          <w:sz w:val="24"/>
          <w:szCs w:val="24"/>
        </w:rPr>
        <w:t xml:space="preserve"> (decrease or increase) </w:t>
      </w:r>
      <w:r w:rsidR="00144282" w:rsidRPr="00F34449">
        <w:rPr>
          <w:rFonts w:ascii="Times New Roman" w:hAnsi="Times New Roman" w:cs="Times New Roman"/>
          <w:noProof/>
          <w:sz w:val="24"/>
          <w:szCs w:val="24"/>
        </w:rPr>
        <w:t>as</w:t>
      </w:r>
      <w:r w:rsidR="00144282">
        <w:rPr>
          <w:rFonts w:ascii="Times New Roman" w:hAnsi="Times New Roman" w:cs="Times New Roman"/>
          <w:sz w:val="24"/>
          <w:szCs w:val="24"/>
        </w:rPr>
        <w:t xml:space="preserve"> a function of</w:t>
      </w:r>
      <w:r w:rsidR="00D04C66">
        <w:rPr>
          <w:rFonts w:ascii="Times New Roman" w:hAnsi="Times New Roman" w:cs="Times New Roman"/>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D04C66">
        <w:rPr>
          <w:rFonts w:ascii="Times New Roman" w:hAnsi="Times New Roman" w:cs="Times New Roman"/>
          <w:sz w:val="24"/>
          <w:szCs w:val="24"/>
        </w:rPr>
        <w:t xml:space="preserve">. For the case </w:t>
      </w:r>
      <w:r w:rsidR="00A561EB" w:rsidRPr="00792652">
        <w:rPr>
          <w:rFonts w:ascii="Times New Roman" w:hAnsi="Times New Roman" w:cs="Times New Roman"/>
          <w:sz w:val="24"/>
          <w:szCs w:val="24"/>
        </w:rPr>
        <w:t>of O</w:t>
      </w:r>
      <w:r w:rsidR="00A561EB" w:rsidRPr="00792652">
        <w:rPr>
          <w:rFonts w:ascii="Times New Roman" w:hAnsi="Times New Roman" w:cs="Times New Roman"/>
          <w:sz w:val="24"/>
          <w:szCs w:val="24"/>
          <w:vertAlign w:val="subscript"/>
        </w:rPr>
        <w:t>3</w:t>
      </w:r>
      <w:r w:rsidR="00D04C66">
        <w:rPr>
          <w:rFonts w:ascii="Times New Roman" w:hAnsi="Times New Roman" w:cs="Times New Roman"/>
          <w:sz w:val="24"/>
          <w:szCs w:val="24"/>
        </w:rPr>
        <w:t>,</w:t>
      </w:r>
      <w:r w:rsidR="00A561EB" w:rsidRPr="00792652">
        <w:rPr>
          <w:rFonts w:ascii="Times New Roman" w:hAnsi="Times New Roman" w:cs="Times New Roman"/>
          <w:sz w:val="24"/>
          <w:szCs w:val="24"/>
        </w:rPr>
        <w:t xml:space="preserve"> </w:t>
      </w:r>
      <w:r w:rsidR="00D04C66">
        <w:rPr>
          <w:rFonts w:ascii="Times New Roman" w:hAnsi="Times New Roman" w:cs="Times New Roman"/>
          <w:sz w:val="24"/>
          <w:szCs w:val="24"/>
        </w:rPr>
        <w:t xml:space="preserve">this equilibrium point occurs </w:t>
      </w:r>
      <w:r w:rsidR="00A91C37">
        <w:rPr>
          <w:rFonts w:ascii="Times New Roman" w:hAnsi="Times New Roman" w:cs="Times New Roman"/>
          <w:sz w:val="24"/>
          <w:szCs w:val="24"/>
        </w:rPr>
        <w:t xml:space="preserve">when its </w:t>
      </w:r>
      <w:r w:rsidR="00A91C37" w:rsidRPr="002246BF">
        <w:rPr>
          <w:rFonts w:ascii="Times New Roman" w:hAnsi="Times New Roman" w:cs="Times New Roman"/>
          <w:noProof/>
          <w:sz w:val="24"/>
          <w:szCs w:val="24"/>
        </w:rPr>
        <w:t>concentration</w:t>
      </w:r>
      <w:del w:id="142" w:author="만든 이" w:date="2018-11-29T12:20:00Z">
        <w:r w:rsidR="00A91C37" w:rsidRPr="002246BF" w:rsidDel="00907DC0">
          <w:rPr>
            <w:rFonts w:ascii="Times New Roman" w:hAnsi="Times New Roman" w:cs="Times New Roman"/>
            <w:noProof/>
            <w:sz w:val="24"/>
            <w:szCs w:val="24"/>
          </w:rPr>
          <w:delText>s</w:delText>
        </w:r>
      </w:del>
      <w:r w:rsidR="00A91C37">
        <w:rPr>
          <w:rFonts w:ascii="Times New Roman" w:hAnsi="Times New Roman" w:cs="Times New Roman"/>
          <w:sz w:val="24"/>
          <w:szCs w:val="24"/>
        </w:rPr>
        <w:t xml:space="preserve"> start</w:t>
      </w:r>
      <w:ins w:id="143" w:author="만든 이" w:date="2018-11-29T12:20:00Z">
        <w:r w:rsidR="00907DC0">
          <w:rPr>
            <w:rFonts w:ascii="Times New Roman" w:hAnsi="Times New Roman" w:cs="Times New Roman"/>
            <w:sz w:val="24"/>
            <w:szCs w:val="24"/>
          </w:rPr>
          <w:t>s</w:t>
        </w:r>
      </w:ins>
      <w:r w:rsidR="00A91C37">
        <w:rPr>
          <w:rFonts w:ascii="Times New Roman" w:hAnsi="Times New Roman" w:cs="Times New Roman"/>
          <w:sz w:val="24"/>
          <w:szCs w:val="24"/>
        </w:rPr>
        <w:t xml:space="preserve"> to decrease </w:t>
      </w:r>
      <w:r w:rsidR="004A1FF0">
        <w:rPr>
          <w:rFonts w:ascii="Times New Roman" w:hAnsi="Times New Roman" w:cs="Times New Roman"/>
          <w:sz w:val="24"/>
          <w:szCs w:val="24"/>
        </w:rPr>
        <w:t xml:space="preserve">at a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D04C66">
        <w:rPr>
          <w:rFonts w:ascii="Times New Roman" w:hAnsi="Times New Roman" w:cs="Times New Roman"/>
          <w:sz w:val="24"/>
          <w:szCs w:val="24"/>
        </w:rPr>
        <w:t xml:space="preserve">of </w:t>
      </w:r>
      <w:r w:rsidR="00600CD5">
        <w:rPr>
          <w:rFonts w:ascii="Times New Roman" w:hAnsi="Times New Roman" w:cs="Times New Roman"/>
          <w:sz w:val="24"/>
          <w:szCs w:val="24"/>
        </w:rPr>
        <w:t>1100</w:t>
      </w:r>
      <w:r w:rsidR="00A91C37">
        <w:rPr>
          <w:rFonts w:ascii="Times New Roman" w:hAnsi="Times New Roman" w:cs="Times New Roman"/>
          <w:sz w:val="24"/>
          <w:szCs w:val="24"/>
        </w:rPr>
        <w:t xml:space="preserve"> </w:t>
      </w:r>
      <w:r w:rsidR="00D04C66">
        <w:rPr>
          <w:rFonts w:ascii="Times New Roman" w:hAnsi="Times New Roman" w:cs="Times New Roman"/>
          <w:sz w:val="24"/>
          <w:szCs w:val="24"/>
        </w:rPr>
        <w:t xml:space="preserve">m and a </w:t>
      </w:r>
      <w:r w:rsidR="004A1FF0">
        <w:rPr>
          <w:rFonts w:ascii="Times New Roman" w:hAnsi="Times New Roman" w:cs="Times New Roman"/>
          <w:sz w:val="24"/>
          <w:szCs w:val="24"/>
        </w:rPr>
        <w:t>related</w:t>
      </w:r>
      <w:r w:rsidR="00D04C66">
        <w:rPr>
          <w:rFonts w:ascii="Times New Roman" w:hAnsi="Times New Roman" w:cs="Times New Roman"/>
          <w:sz w:val="24"/>
          <w:szCs w:val="24"/>
        </w:rPr>
        <w:t xml:space="preserve"> </w:t>
      </w:r>
      <w:r w:rsidR="00D04C66" w:rsidRPr="002246BF">
        <w:rPr>
          <w:rFonts w:ascii="Times New Roman" w:hAnsi="Times New Roman" w:cs="Times New Roman"/>
          <w:noProof/>
          <w:sz w:val="24"/>
          <w:szCs w:val="24"/>
        </w:rPr>
        <w:t>concentration</w:t>
      </w:r>
      <w:r w:rsidR="00D04C66">
        <w:rPr>
          <w:rFonts w:ascii="Times New Roman" w:hAnsi="Times New Roman" w:cs="Times New Roman"/>
          <w:sz w:val="24"/>
          <w:szCs w:val="24"/>
        </w:rPr>
        <w:t xml:space="preserve"> of </w:t>
      </w:r>
      <w:r w:rsidR="00D04C66">
        <w:rPr>
          <w:rFonts w:ascii="Times New Roman" w:hAnsi="Times New Roman" w:cs="Times New Roman"/>
          <w:sz w:val="24"/>
          <w:szCs w:val="24"/>
        </w:rPr>
        <w:sym w:font="Symbol" w:char="F07E"/>
      </w:r>
      <w:r w:rsidR="00D04C66">
        <w:rPr>
          <w:rFonts w:ascii="Times New Roman" w:hAnsi="Times New Roman" w:cs="Times New Roman"/>
          <w:sz w:val="24"/>
          <w:szCs w:val="24"/>
        </w:rPr>
        <w:t xml:space="preserve">50 ppb (see Fig. </w:t>
      </w:r>
      <w:r w:rsidR="000641A1">
        <w:rPr>
          <w:rFonts w:ascii="Times New Roman" w:hAnsi="Times New Roman" w:cs="Times New Roman"/>
          <w:sz w:val="24"/>
          <w:szCs w:val="24"/>
        </w:rPr>
        <w:t>6</w:t>
      </w:r>
      <w:r w:rsidR="00D04C66">
        <w:rPr>
          <w:rFonts w:ascii="Times New Roman" w:hAnsi="Times New Roman" w:cs="Times New Roman"/>
          <w:sz w:val="24"/>
          <w:szCs w:val="24"/>
        </w:rPr>
        <w:t xml:space="preserve">d). </w:t>
      </w:r>
      <w:bookmarkStart w:id="144" w:name="_Hlk492307508"/>
      <w:r w:rsidR="004A1FF0">
        <w:rPr>
          <w:rFonts w:ascii="Times New Roman" w:hAnsi="Times New Roman" w:cs="Times New Roman"/>
          <w:sz w:val="24"/>
          <w:szCs w:val="24"/>
        </w:rPr>
        <w:t xml:space="preserve">At this height, the </w:t>
      </w:r>
      <w:r w:rsidR="004A1FF0" w:rsidRPr="002246BF">
        <w:rPr>
          <w:rFonts w:ascii="Times New Roman" w:hAnsi="Times New Roman" w:cs="Times New Roman"/>
          <w:noProof/>
          <w:sz w:val="24"/>
          <w:szCs w:val="24"/>
        </w:rPr>
        <w:t>concentrations</w:t>
      </w:r>
      <w:r w:rsidR="004A1FF0">
        <w:rPr>
          <w:rFonts w:ascii="Times New Roman" w:hAnsi="Times New Roman" w:cs="Times New Roman"/>
          <w:sz w:val="24"/>
          <w:szCs w:val="24"/>
        </w:rPr>
        <w:t xml:space="preserve"> of the other pollutants do not vary significantly</w:t>
      </w:r>
      <w:r w:rsidR="004A1FF0" w:rsidRPr="004A1FF0">
        <w:rPr>
          <w:rFonts w:ascii="Times New Roman" w:hAnsi="Times New Roman" w:cs="Times New Roman"/>
          <w:sz w:val="24"/>
          <w:szCs w:val="24"/>
        </w:rPr>
        <w:t xml:space="preserve"> </w:t>
      </w:r>
      <w:r w:rsidR="004A1FF0">
        <w:rPr>
          <w:rFonts w:ascii="Times New Roman" w:hAnsi="Times New Roman" w:cs="Times New Roman"/>
          <w:sz w:val="24"/>
          <w:szCs w:val="24"/>
        </w:rPr>
        <w:t xml:space="preserve">anymore, suggesting that </w:t>
      </w:r>
      <w:r w:rsidR="00A561EB" w:rsidRPr="00792652">
        <w:rPr>
          <w:rFonts w:ascii="Times New Roman" w:hAnsi="Times New Roman" w:cs="Times New Roman"/>
          <w:sz w:val="24"/>
          <w:szCs w:val="24"/>
        </w:rPr>
        <w:t>O</w:t>
      </w:r>
      <w:r w:rsidR="00A561EB" w:rsidRPr="00792652">
        <w:rPr>
          <w:rFonts w:ascii="Times New Roman" w:hAnsi="Times New Roman" w:cs="Times New Roman"/>
          <w:sz w:val="24"/>
          <w:szCs w:val="24"/>
          <w:vertAlign w:val="subscript"/>
        </w:rPr>
        <w:t>3</w:t>
      </w:r>
      <w:r w:rsidR="00A561EB" w:rsidRPr="00792652">
        <w:rPr>
          <w:rFonts w:ascii="Times New Roman" w:hAnsi="Times New Roman" w:cs="Times New Roman"/>
          <w:sz w:val="24"/>
          <w:szCs w:val="24"/>
        </w:rPr>
        <w:t xml:space="preserve"> </w:t>
      </w:r>
      <w:r w:rsidR="00984BCE">
        <w:rPr>
          <w:rFonts w:ascii="Times New Roman" w:hAnsi="Times New Roman" w:cs="Times New Roman"/>
          <w:sz w:val="24"/>
          <w:szCs w:val="24"/>
        </w:rPr>
        <w:t xml:space="preserve">has reached </w:t>
      </w:r>
      <w:r w:rsidR="00DE023A">
        <w:rPr>
          <w:rFonts w:ascii="Times New Roman" w:hAnsi="Times New Roman" w:cs="Times New Roman"/>
          <w:sz w:val="24"/>
          <w:szCs w:val="24"/>
        </w:rPr>
        <w:t>its background concentration</w:t>
      </w:r>
      <w:r w:rsidR="00D40537" w:rsidRPr="00792652">
        <w:rPr>
          <w:rFonts w:ascii="Times New Roman" w:hAnsi="Times New Roman" w:cs="Times New Roman"/>
          <w:sz w:val="24"/>
          <w:szCs w:val="24"/>
        </w:rPr>
        <w:t>.</w:t>
      </w:r>
      <w:bookmarkEnd w:id="144"/>
      <w:r w:rsidR="003E4E5E">
        <w:rPr>
          <w:rFonts w:ascii="Times New Roman" w:hAnsi="Times New Roman" w:cs="Times New Roman"/>
          <w:sz w:val="24"/>
          <w:szCs w:val="24"/>
        </w:rPr>
        <w:t xml:space="preserve"> For the case of </w:t>
      </w:r>
      <w:r w:rsidR="00144282">
        <w:rPr>
          <w:rFonts w:ascii="Times New Roman" w:hAnsi="Times New Roman" w:cs="Times New Roman"/>
          <w:sz w:val="24"/>
          <w:szCs w:val="24"/>
        </w:rPr>
        <w:t>PM</w:t>
      </w:r>
      <w:r w:rsidR="00144282" w:rsidRPr="00144282">
        <w:rPr>
          <w:rFonts w:ascii="Times New Roman" w:hAnsi="Times New Roman" w:cs="Times New Roman"/>
          <w:sz w:val="24"/>
          <w:szCs w:val="24"/>
          <w:vertAlign w:val="subscript"/>
        </w:rPr>
        <w:t>10</w:t>
      </w:r>
      <w:r w:rsidR="00144282">
        <w:rPr>
          <w:rFonts w:ascii="Times New Roman" w:hAnsi="Times New Roman" w:cs="Times New Roman"/>
          <w:sz w:val="24"/>
          <w:szCs w:val="24"/>
        </w:rPr>
        <w:t>, concentration</w:t>
      </w:r>
      <w:del w:id="145" w:author="만든 이" w:date="2018-11-29T12:20:00Z">
        <w:r w:rsidR="00144282" w:rsidDel="00907DC0">
          <w:rPr>
            <w:rFonts w:ascii="Times New Roman" w:hAnsi="Times New Roman" w:cs="Times New Roman"/>
            <w:sz w:val="24"/>
            <w:szCs w:val="24"/>
          </w:rPr>
          <w:delText>s</w:delText>
        </w:r>
      </w:del>
      <w:r w:rsidR="00144282">
        <w:rPr>
          <w:rFonts w:ascii="Times New Roman" w:hAnsi="Times New Roman" w:cs="Times New Roman"/>
          <w:sz w:val="24"/>
          <w:szCs w:val="24"/>
        </w:rPr>
        <w:t xml:space="preserve"> </w:t>
      </w:r>
      <w:del w:id="146" w:author="만든 이" w:date="2018-11-29T12:20:00Z">
        <w:r w:rsidR="00144282" w:rsidDel="00907DC0">
          <w:rPr>
            <w:rFonts w:ascii="Times New Roman" w:hAnsi="Times New Roman" w:cs="Times New Roman"/>
            <w:sz w:val="24"/>
            <w:szCs w:val="24"/>
          </w:rPr>
          <w:delText xml:space="preserve">are </w:delText>
        </w:r>
      </w:del>
      <w:ins w:id="147" w:author="만든 이" w:date="2018-11-29T12:20:00Z">
        <w:r w:rsidR="00907DC0">
          <w:rPr>
            <w:rFonts w:ascii="Times New Roman" w:hAnsi="Times New Roman" w:cs="Times New Roman"/>
            <w:sz w:val="24"/>
            <w:szCs w:val="24"/>
          </w:rPr>
          <w:t xml:space="preserve">is </w:t>
        </w:r>
      </w:ins>
      <w:r w:rsidR="00144282">
        <w:rPr>
          <w:rFonts w:ascii="Times New Roman" w:hAnsi="Times New Roman" w:cs="Times New Roman"/>
          <w:sz w:val="24"/>
          <w:szCs w:val="24"/>
        </w:rPr>
        <w:t>similar to those reported at the background site at this height.</w:t>
      </w:r>
      <w:r w:rsidR="00950129">
        <w:rPr>
          <w:rFonts w:ascii="Times New Roman" w:hAnsi="Times New Roman" w:cs="Times New Roman"/>
          <w:sz w:val="24"/>
          <w:szCs w:val="24"/>
        </w:rPr>
        <w:t xml:space="preserve"> </w:t>
      </w:r>
      <w:r w:rsidR="008E2A53">
        <w:rPr>
          <w:rFonts w:ascii="Times New Roman" w:hAnsi="Times New Roman" w:cs="Times New Roman"/>
          <w:sz w:val="24"/>
          <w:szCs w:val="24"/>
        </w:rPr>
        <w:t>Our results on the two-layer mixing model proposed that the entrainment process was dominant in this area and</w:t>
      </w:r>
      <w:r w:rsidR="00950129">
        <w:rPr>
          <w:rFonts w:ascii="Times New Roman" w:hAnsi="Times New Roman" w:cs="Times New Roman"/>
          <w:sz w:val="24"/>
          <w:szCs w:val="24"/>
        </w:rPr>
        <w:t xml:space="preserve"> more study is required to quantify</w:t>
      </w:r>
      <w:r w:rsidR="009D4278">
        <w:rPr>
          <w:rFonts w:ascii="Times New Roman" w:hAnsi="Times New Roman" w:cs="Times New Roman"/>
          <w:sz w:val="24"/>
          <w:szCs w:val="24"/>
        </w:rPr>
        <w:t xml:space="preserve"> </w:t>
      </w:r>
      <w:r w:rsidR="00561873">
        <w:rPr>
          <w:rFonts w:ascii="Times New Roman" w:hAnsi="Times New Roman" w:cs="Times New Roman"/>
          <w:sz w:val="24"/>
          <w:szCs w:val="24"/>
        </w:rPr>
        <w:t xml:space="preserve">the </w:t>
      </w:r>
      <w:r w:rsidR="00950129">
        <w:rPr>
          <w:rFonts w:ascii="Times New Roman" w:hAnsi="Times New Roman" w:cs="Times New Roman"/>
          <w:sz w:val="24"/>
          <w:szCs w:val="24"/>
        </w:rPr>
        <w:t>contribution of the entrainment process with higher background O</w:t>
      </w:r>
      <w:r w:rsidR="00950129" w:rsidRPr="00A80DA4">
        <w:rPr>
          <w:rFonts w:ascii="Times New Roman" w:hAnsi="Times New Roman" w:cs="Times New Roman"/>
          <w:sz w:val="24"/>
          <w:szCs w:val="24"/>
          <w:vertAlign w:val="subscript"/>
        </w:rPr>
        <w:t>3</w:t>
      </w:r>
      <w:r w:rsidR="00950129">
        <w:rPr>
          <w:rFonts w:ascii="Times New Roman" w:hAnsi="Times New Roman" w:cs="Times New Roman"/>
          <w:sz w:val="24"/>
          <w:szCs w:val="24"/>
        </w:rPr>
        <w:t xml:space="preserve"> and photochemical O</w:t>
      </w:r>
      <w:r w:rsidR="00950129" w:rsidRPr="00A80DA4">
        <w:rPr>
          <w:rFonts w:ascii="Times New Roman" w:hAnsi="Times New Roman" w:cs="Times New Roman"/>
          <w:sz w:val="24"/>
          <w:szCs w:val="24"/>
          <w:vertAlign w:val="subscript"/>
        </w:rPr>
        <w:t>3</w:t>
      </w:r>
      <w:r w:rsidR="00950129">
        <w:rPr>
          <w:rFonts w:ascii="Times New Roman" w:hAnsi="Times New Roman" w:cs="Times New Roman"/>
          <w:sz w:val="24"/>
          <w:szCs w:val="24"/>
        </w:rPr>
        <w:t xml:space="preserve"> formation in this area</w:t>
      </w:r>
      <w:r w:rsidR="009662C1">
        <w:rPr>
          <w:rFonts w:ascii="Times New Roman" w:hAnsi="Times New Roman" w:cs="Times New Roman"/>
          <w:sz w:val="24"/>
          <w:szCs w:val="24"/>
        </w:rPr>
        <w:t>.</w:t>
      </w:r>
    </w:p>
    <w:p w14:paraId="77A93632" w14:textId="77777777" w:rsidR="008C3D85" w:rsidRPr="00950129" w:rsidRDefault="008C3D85" w:rsidP="00B07C21">
      <w:pPr>
        <w:pStyle w:val="a4"/>
        <w:spacing w:after="120" w:line="360" w:lineRule="auto"/>
        <w:ind w:leftChars="0" w:left="0"/>
        <w:rPr>
          <w:rFonts w:ascii="Times New Roman" w:hAnsi="Times New Roman" w:cs="Times New Roman"/>
          <w:sz w:val="24"/>
          <w:szCs w:val="24"/>
        </w:rPr>
      </w:pPr>
    </w:p>
    <w:p w14:paraId="3DB7E95A" w14:textId="28C11B76" w:rsidR="00FB7367" w:rsidRPr="00792652" w:rsidRDefault="00FB7367">
      <w:pPr>
        <w:spacing w:before="120" w:after="0" w:line="360" w:lineRule="auto"/>
        <w:outlineLvl w:val="1"/>
        <w:rPr>
          <w:rFonts w:ascii="Times New Roman" w:hAnsi="Times New Roman" w:cs="Times New Roman"/>
          <w:b/>
          <w:sz w:val="24"/>
          <w:szCs w:val="24"/>
        </w:rPr>
      </w:pPr>
      <w:r w:rsidRPr="00792652">
        <w:rPr>
          <w:rFonts w:ascii="Times New Roman" w:hAnsi="Times New Roman" w:cs="Times New Roman"/>
          <w:b/>
          <w:sz w:val="24"/>
          <w:szCs w:val="24"/>
        </w:rPr>
        <w:lastRenderedPageBreak/>
        <w:t>4</w:t>
      </w:r>
      <w:r w:rsidR="00445C8A">
        <w:rPr>
          <w:rFonts w:ascii="Times New Roman" w:hAnsi="Times New Roman" w:cs="Times New Roman"/>
          <w:b/>
          <w:sz w:val="24"/>
          <w:szCs w:val="24"/>
        </w:rPr>
        <w:t>.</w:t>
      </w:r>
      <w:r w:rsidRPr="00792652">
        <w:rPr>
          <w:rFonts w:ascii="Times New Roman" w:hAnsi="Times New Roman" w:cs="Times New Roman"/>
          <w:b/>
          <w:sz w:val="24"/>
          <w:szCs w:val="24"/>
        </w:rPr>
        <w:t xml:space="preserve"> </w:t>
      </w:r>
      <w:r w:rsidR="00CD14B4">
        <w:rPr>
          <w:rFonts w:ascii="Times New Roman" w:hAnsi="Times New Roman" w:cs="Times New Roman"/>
          <w:b/>
          <w:sz w:val="24"/>
          <w:szCs w:val="24"/>
        </w:rPr>
        <w:t xml:space="preserve">Summary and </w:t>
      </w:r>
      <w:r w:rsidR="008558F4">
        <w:rPr>
          <w:rFonts w:ascii="Times New Roman" w:hAnsi="Times New Roman" w:cs="Times New Roman"/>
          <w:b/>
          <w:sz w:val="24"/>
          <w:szCs w:val="24"/>
        </w:rPr>
        <w:t>c</w:t>
      </w:r>
      <w:r w:rsidR="008558F4" w:rsidRPr="00792652">
        <w:rPr>
          <w:rFonts w:ascii="Times New Roman" w:hAnsi="Times New Roman" w:cs="Times New Roman"/>
          <w:b/>
          <w:sz w:val="24"/>
          <w:szCs w:val="24"/>
        </w:rPr>
        <w:t>onclusions</w:t>
      </w:r>
    </w:p>
    <w:p w14:paraId="08B63868" w14:textId="13DA15D4" w:rsidR="00BE3FB7" w:rsidRDefault="001246D3" w:rsidP="006C68EB">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This study evaluate</w:t>
      </w:r>
      <w:r w:rsidR="00D115FB" w:rsidRPr="00792652">
        <w:rPr>
          <w:rFonts w:ascii="Times New Roman" w:hAnsi="Times New Roman" w:cs="Times New Roman"/>
          <w:sz w:val="24"/>
          <w:szCs w:val="24"/>
        </w:rPr>
        <w:t>d</w:t>
      </w:r>
      <w:r w:rsidRPr="00792652">
        <w:rPr>
          <w:rFonts w:ascii="Times New Roman" w:hAnsi="Times New Roman" w:cs="Times New Roman"/>
          <w:sz w:val="24"/>
          <w:szCs w:val="24"/>
        </w:rPr>
        <w:t xml:space="preserve"> the dilution effect </w:t>
      </w:r>
      <w:r w:rsidR="006C2A8D">
        <w:rPr>
          <w:rFonts w:ascii="Times New Roman" w:hAnsi="Times New Roman" w:cs="Times New Roman"/>
          <w:sz w:val="24"/>
          <w:szCs w:val="24"/>
        </w:rPr>
        <w:t xml:space="preserve">caused by the </w:t>
      </w:r>
      <w:r w:rsidR="003A1004">
        <w:rPr>
          <w:rFonts w:ascii="Times New Roman" w:hAnsi="Times New Roman" w:cs="Times New Roman"/>
          <w:sz w:val="24"/>
          <w:szCs w:val="24"/>
        </w:rPr>
        <w:t xml:space="preserve">ML </w:t>
      </w:r>
      <w:r w:rsidR="00F1325D">
        <w:rPr>
          <w:rFonts w:ascii="Times New Roman" w:hAnsi="Times New Roman" w:cs="Times New Roman"/>
          <w:sz w:val="24"/>
          <w:szCs w:val="24"/>
        </w:rPr>
        <w:t>evolution</w:t>
      </w:r>
      <w:r w:rsidR="00C72A82">
        <w:rPr>
          <w:rFonts w:ascii="Times New Roman" w:hAnsi="Times New Roman" w:cs="Times New Roman"/>
          <w:sz w:val="24"/>
          <w:szCs w:val="24"/>
        </w:rPr>
        <w:t xml:space="preserve"> </w:t>
      </w:r>
      <w:r w:rsidRPr="00792652">
        <w:rPr>
          <w:rFonts w:ascii="Times New Roman" w:hAnsi="Times New Roman" w:cs="Times New Roman"/>
          <w:sz w:val="24"/>
          <w:szCs w:val="24"/>
        </w:rPr>
        <w:t xml:space="preserve">by </w:t>
      </w:r>
      <w:r w:rsidR="006C2A8D">
        <w:rPr>
          <w:rFonts w:ascii="Times New Roman" w:hAnsi="Times New Roman" w:cs="Times New Roman"/>
          <w:sz w:val="24"/>
          <w:szCs w:val="24"/>
        </w:rPr>
        <w:t>measuring</w:t>
      </w:r>
      <w:r w:rsidRPr="00792652">
        <w:rPr>
          <w:rFonts w:ascii="Times New Roman" w:hAnsi="Times New Roman" w:cs="Times New Roman"/>
          <w:sz w:val="24"/>
          <w:szCs w:val="24"/>
        </w:rPr>
        <w:t xml:space="preserve"> </w:t>
      </w:r>
      <w:r w:rsidR="00D115FB" w:rsidRPr="00792652">
        <w:rPr>
          <w:rFonts w:ascii="Times New Roman" w:hAnsi="Times New Roman" w:cs="Times New Roman"/>
          <w:sz w:val="24"/>
          <w:szCs w:val="24"/>
        </w:rPr>
        <w:t xml:space="preserve">the </w:t>
      </w:r>
      <w:r w:rsidRPr="00792652">
        <w:rPr>
          <w:rFonts w:ascii="Times New Roman" w:hAnsi="Times New Roman" w:cs="Times New Roman"/>
          <w:sz w:val="24"/>
          <w:szCs w:val="24"/>
        </w:rPr>
        <w:t>temporal variation</w:t>
      </w:r>
      <w:r w:rsidR="00F1325D">
        <w:rPr>
          <w:rFonts w:ascii="Times New Roman" w:hAnsi="Times New Roman" w:cs="Times New Roman"/>
          <w:sz w:val="24"/>
          <w:szCs w:val="24"/>
        </w:rPr>
        <w:t>s</w:t>
      </w:r>
      <w:r w:rsidRPr="00792652">
        <w:rPr>
          <w:rFonts w:ascii="Times New Roman" w:hAnsi="Times New Roman" w:cs="Times New Roman"/>
          <w:sz w:val="24"/>
          <w:szCs w:val="24"/>
        </w:rPr>
        <w:t xml:space="preserve"> of</w:t>
      </w:r>
      <w:r w:rsidR="00D440A2">
        <w:rPr>
          <w:rFonts w:ascii="Times New Roman" w:hAnsi="Times New Roman" w:cs="Times New Roman"/>
          <w:sz w:val="24"/>
          <w:szCs w:val="24"/>
        </w:rPr>
        <w:t xml:space="preserve"> </w:t>
      </w:r>
      <w:r w:rsidR="00B61D1C">
        <w:rPr>
          <w:rFonts w:ascii="Times New Roman" w:hAnsi="Times New Roman" w:cs="Times New Roman"/>
          <w:sz w:val="24"/>
          <w:szCs w:val="24"/>
        </w:rPr>
        <w:t>the</w:t>
      </w:r>
      <w:r w:rsidR="006D3FD9">
        <w:rPr>
          <w:rFonts w:ascii="Times New Roman" w:hAnsi="Times New Roman" w:cs="Times New Roman"/>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sidDel="006D3FD9">
        <w:rPr>
          <w:rFonts w:ascii="Times New Roman" w:hAnsi="Times New Roman" w:cs="Times New Roman"/>
          <w:sz w:val="24"/>
          <w:szCs w:val="24"/>
        </w:rPr>
        <w:t xml:space="preserve"> </w:t>
      </w:r>
      <w:r w:rsidRPr="00792652">
        <w:rPr>
          <w:rFonts w:ascii="Times New Roman" w:hAnsi="Times New Roman" w:cs="Times New Roman"/>
          <w:sz w:val="24"/>
          <w:szCs w:val="24"/>
        </w:rPr>
        <w:t xml:space="preserve">over </w:t>
      </w:r>
      <w:r w:rsidR="00EF356B" w:rsidRPr="00792652">
        <w:rPr>
          <w:rFonts w:ascii="Times New Roman" w:hAnsi="Times New Roman" w:cs="Times New Roman"/>
          <w:sz w:val="24"/>
          <w:szCs w:val="24"/>
        </w:rPr>
        <w:t xml:space="preserve">the </w:t>
      </w:r>
      <w:r w:rsidRPr="00792652">
        <w:rPr>
          <w:rFonts w:ascii="Times New Roman" w:hAnsi="Times New Roman" w:cs="Times New Roman"/>
          <w:sz w:val="24"/>
          <w:szCs w:val="24"/>
        </w:rPr>
        <w:t xml:space="preserve">Seoul metropolitan area </w:t>
      </w:r>
      <w:r w:rsidR="00680F7E">
        <w:rPr>
          <w:rFonts w:ascii="Times New Roman" w:hAnsi="Times New Roman" w:cs="Times New Roman" w:hint="eastAsia"/>
          <w:sz w:val="24"/>
          <w:szCs w:val="24"/>
        </w:rPr>
        <w:t>from November to June</w:t>
      </w:r>
      <w:r w:rsidR="00680F7E" w:rsidRPr="00792652">
        <w:rPr>
          <w:rFonts w:ascii="Times New Roman" w:hAnsi="Times New Roman" w:cs="Times New Roman"/>
          <w:sz w:val="24"/>
          <w:szCs w:val="24"/>
        </w:rPr>
        <w:t xml:space="preserve"> </w:t>
      </w:r>
      <w:r w:rsidR="002F54E2">
        <w:rPr>
          <w:rFonts w:ascii="Times New Roman" w:hAnsi="Times New Roman" w:cs="Times New Roman"/>
          <w:sz w:val="24"/>
          <w:szCs w:val="24"/>
        </w:rPr>
        <w:t xml:space="preserve">when </w:t>
      </w:r>
      <w:r w:rsidRPr="00792652">
        <w:rPr>
          <w:rFonts w:ascii="Times New Roman" w:hAnsi="Times New Roman" w:cs="Times New Roman"/>
          <w:sz w:val="24"/>
          <w:szCs w:val="24"/>
        </w:rPr>
        <w:t xml:space="preserve">air pollution is </w:t>
      </w:r>
      <w:r w:rsidR="00D115FB" w:rsidRPr="00792652">
        <w:rPr>
          <w:rFonts w:ascii="Times New Roman" w:hAnsi="Times New Roman" w:cs="Times New Roman"/>
          <w:sz w:val="24"/>
          <w:szCs w:val="24"/>
        </w:rPr>
        <w:t xml:space="preserve">most </w:t>
      </w:r>
      <w:r w:rsidRPr="00792652">
        <w:rPr>
          <w:rFonts w:ascii="Times New Roman" w:hAnsi="Times New Roman" w:cs="Times New Roman"/>
          <w:sz w:val="24"/>
          <w:szCs w:val="24"/>
        </w:rPr>
        <w:t>severe</w:t>
      </w:r>
      <w:r w:rsidR="00D115FB" w:rsidRPr="00792652">
        <w:rPr>
          <w:rFonts w:ascii="Times New Roman" w:hAnsi="Times New Roman" w:cs="Times New Roman"/>
          <w:sz w:val="24"/>
          <w:szCs w:val="24"/>
        </w:rPr>
        <w:t>.</w:t>
      </w:r>
      <w:r w:rsidRPr="00792652">
        <w:rPr>
          <w:rFonts w:ascii="Times New Roman" w:hAnsi="Times New Roman" w:cs="Times New Roman"/>
          <w:sz w:val="24"/>
          <w:szCs w:val="24"/>
        </w:rPr>
        <w:t xml:space="preserve"> To retrieve accurate and continuous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sidRPr="00792652">
        <w:rPr>
          <w:rFonts w:ascii="Times New Roman" w:hAnsi="Times New Roman" w:cs="Times New Roman"/>
          <w:sz w:val="24"/>
          <w:szCs w:val="24"/>
        </w:rPr>
        <w:t xml:space="preserve"> </w:t>
      </w:r>
      <w:r w:rsidRPr="00792652">
        <w:rPr>
          <w:rFonts w:ascii="Times New Roman" w:hAnsi="Times New Roman" w:cs="Times New Roman"/>
          <w:sz w:val="24"/>
          <w:szCs w:val="24"/>
        </w:rPr>
        <w:t>from</w:t>
      </w:r>
      <w:r w:rsidR="00CA2B78">
        <w:rPr>
          <w:rFonts w:ascii="Times New Roman" w:hAnsi="Times New Roman" w:cs="Times New Roman"/>
          <w:sz w:val="24"/>
          <w:szCs w:val="24"/>
        </w:rPr>
        <w:t xml:space="preserve"> </w:t>
      </w:r>
      <w:ins w:id="148" w:author="만든 이" w:date="2018-11-29T08:41:00Z">
        <w:r w:rsidR="00A86081">
          <w:rPr>
            <w:rFonts w:ascii="Times New Roman" w:hAnsi="Times New Roman" w:cs="Times New Roman"/>
            <w:sz w:val="24"/>
            <w:szCs w:val="24"/>
          </w:rPr>
          <w:t xml:space="preserve">attenuated </w:t>
        </w:r>
      </w:ins>
      <w:r w:rsidR="00CA2B78">
        <w:rPr>
          <w:rFonts w:ascii="Times New Roman" w:hAnsi="Times New Roman" w:cs="Times New Roman"/>
          <w:sz w:val="24"/>
          <w:szCs w:val="24"/>
        </w:rPr>
        <w:t>aerosol backscatter profiles measured by</w:t>
      </w:r>
      <w:r w:rsidRPr="00792652">
        <w:rPr>
          <w:rFonts w:ascii="Times New Roman" w:hAnsi="Times New Roman" w:cs="Times New Roman"/>
          <w:sz w:val="24"/>
          <w:szCs w:val="24"/>
        </w:rPr>
        <w:t xml:space="preserve"> a </w:t>
      </w:r>
      <w:r w:rsidR="00567623">
        <w:rPr>
          <w:rFonts w:ascii="Times New Roman" w:hAnsi="Times New Roman" w:cs="Times New Roman"/>
          <w:sz w:val="24"/>
          <w:szCs w:val="24"/>
        </w:rPr>
        <w:t xml:space="preserve">commercial </w:t>
      </w:r>
      <w:r w:rsidRPr="00792652">
        <w:rPr>
          <w:rFonts w:ascii="Times New Roman" w:hAnsi="Times New Roman" w:cs="Times New Roman"/>
          <w:sz w:val="24"/>
          <w:szCs w:val="24"/>
        </w:rPr>
        <w:t xml:space="preserve">ceilometer, we </w:t>
      </w:r>
      <w:r w:rsidR="00EF356B" w:rsidRPr="00792652">
        <w:rPr>
          <w:rFonts w:ascii="Times New Roman" w:hAnsi="Times New Roman" w:cs="Times New Roman"/>
          <w:sz w:val="24"/>
          <w:szCs w:val="24"/>
        </w:rPr>
        <w:t>evaluate</w:t>
      </w:r>
      <w:r w:rsidR="00D115FB" w:rsidRPr="00792652">
        <w:rPr>
          <w:rFonts w:ascii="Times New Roman" w:hAnsi="Times New Roman" w:cs="Times New Roman"/>
          <w:sz w:val="24"/>
          <w:szCs w:val="24"/>
        </w:rPr>
        <w:t>d</w:t>
      </w:r>
      <w:r w:rsidR="00EF356B" w:rsidRPr="00792652">
        <w:rPr>
          <w:rFonts w:ascii="Times New Roman" w:hAnsi="Times New Roman" w:cs="Times New Roman"/>
          <w:sz w:val="24"/>
          <w:szCs w:val="24"/>
        </w:rPr>
        <w:t xml:space="preserve"> </w:t>
      </w:r>
      <w:r w:rsidR="00830541">
        <w:rPr>
          <w:rFonts w:ascii="Times New Roman" w:hAnsi="Times New Roman" w:cs="Times New Roman"/>
          <w:sz w:val="24"/>
          <w:szCs w:val="24"/>
        </w:rPr>
        <w:t xml:space="preserve">and optimized </w:t>
      </w:r>
      <w:r w:rsidR="00EF356B" w:rsidRPr="00792652">
        <w:rPr>
          <w:rFonts w:ascii="Times New Roman" w:hAnsi="Times New Roman" w:cs="Times New Roman"/>
          <w:sz w:val="24"/>
          <w:szCs w:val="24"/>
        </w:rPr>
        <w:t>various retriev</w:t>
      </w:r>
      <w:r w:rsidR="00D115FB" w:rsidRPr="00792652">
        <w:rPr>
          <w:rFonts w:ascii="Times New Roman" w:hAnsi="Times New Roman" w:cs="Times New Roman"/>
          <w:sz w:val="24"/>
          <w:szCs w:val="24"/>
        </w:rPr>
        <w:t>al</w:t>
      </w:r>
      <w:r w:rsidR="00EF356B" w:rsidRPr="00792652">
        <w:rPr>
          <w:rFonts w:ascii="Times New Roman" w:hAnsi="Times New Roman" w:cs="Times New Roman"/>
          <w:sz w:val="24"/>
          <w:szCs w:val="24"/>
        </w:rPr>
        <w:t xml:space="preserve"> </w:t>
      </w:r>
      <w:r w:rsidR="006D3FD9">
        <w:rPr>
          <w:rFonts w:ascii="Times New Roman" w:hAnsi="Times New Roman" w:cs="Times New Roman"/>
          <w:sz w:val="24"/>
          <w:szCs w:val="24"/>
        </w:rPr>
        <w:t>algorithms</w:t>
      </w:r>
      <w:r w:rsidR="00593686">
        <w:rPr>
          <w:rFonts w:ascii="Times New Roman" w:hAnsi="Times New Roman" w:cs="Times New Roman"/>
          <w:sz w:val="24"/>
          <w:szCs w:val="24"/>
        </w:rPr>
        <w:t xml:space="preserve"> </w:t>
      </w:r>
      <w:r w:rsidR="006D3FD9">
        <w:rPr>
          <w:rFonts w:ascii="Times New Roman" w:hAnsi="Times New Roman" w:cs="Times New Roman"/>
          <w:sz w:val="24"/>
          <w:szCs w:val="24"/>
        </w:rPr>
        <w:t>based on the</w:t>
      </w:r>
      <w:r w:rsidR="00D440A2">
        <w:rPr>
          <w:rFonts w:ascii="Times New Roman" w:hAnsi="Times New Roman" w:cs="Times New Roman"/>
          <w:sz w:val="24"/>
          <w:szCs w:val="24"/>
        </w:rPr>
        <w:t xml:space="preserve"> </w:t>
      </w:r>
      <w:r w:rsidR="006D3FD9">
        <w:rPr>
          <w:rFonts w:ascii="Times New Roman" w:hAnsi="Times New Roman" w:cs="Times New Roman"/>
          <w:sz w:val="24"/>
          <w:szCs w:val="24"/>
        </w:rPr>
        <w:t>gradient method</w:t>
      </w:r>
      <w:r w:rsidR="008823F2">
        <w:rPr>
          <w:rFonts w:ascii="Times New Roman" w:hAnsi="Times New Roman" w:cs="Times New Roman"/>
          <w:sz w:val="24"/>
          <w:szCs w:val="24"/>
        </w:rPr>
        <w:t xml:space="preserve"> using</w:t>
      </w:r>
      <w:r w:rsidR="0076027A" w:rsidRPr="00792652">
        <w:rPr>
          <w:rFonts w:ascii="Times New Roman" w:hAnsi="Times New Roman" w:cs="Times New Roman"/>
          <w:sz w:val="24"/>
          <w:szCs w:val="24"/>
        </w:rPr>
        <w:t xml:space="preserve"> high temporal resolution radiosonde observations</w:t>
      </w:r>
      <w:r w:rsidR="00593686">
        <w:rPr>
          <w:rFonts w:ascii="Times New Roman" w:hAnsi="Times New Roman" w:cs="Times New Roman"/>
          <w:sz w:val="24"/>
          <w:szCs w:val="24"/>
        </w:rPr>
        <w:t>.</w:t>
      </w:r>
      <w:r w:rsidR="000159DD">
        <w:rPr>
          <w:rFonts w:ascii="Times New Roman" w:hAnsi="Times New Roman" w:cs="Times New Roman"/>
          <w:sz w:val="24"/>
          <w:szCs w:val="24"/>
        </w:rPr>
        <w:t xml:space="preserve"> A sensitiv</w:t>
      </w:r>
      <w:r w:rsidR="003937C9">
        <w:rPr>
          <w:rFonts w:ascii="Times New Roman" w:hAnsi="Times New Roman" w:cs="Times New Roman"/>
          <w:sz w:val="24"/>
          <w:szCs w:val="24"/>
        </w:rPr>
        <w:t>ity</w:t>
      </w:r>
      <w:r w:rsidR="00EF356B" w:rsidRPr="00792652">
        <w:rPr>
          <w:rFonts w:ascii="Times New Roman" w:hAnsi="Times New Roman" w:cs="Times New Roman"/>
          <w:sz w:val="24"/>
          <w:szCs w:val="24"/>
        </w:rPr>
        <w:t xml:space="preserve"> analysis show</w:t>
      </w:r>
      <w:r w:rsidR="00D115FB" w:rsidRPr="00792652">
        <w:rPr>
          <w:rFonts w:ascii="Times New Roman" w:hAnsi="Times New Roman" w:cs="Times New Roman"/>
          <w:sz w:val="24"/>
          <w:szCs w:val="24"/>
        </w:rPr>
        <w:t>ed</w:t>
      </w:r>
      <w:r w:rsidR="00EF356B" w:rsidRPr="00792652">
        <w:rPr>
          <w:rFonts w:ascii="Times New Roman" w:hAnsi="Times New Roman" w:cs="Times New Roman"/>
          <w:sz w:val="24"/>
          <w:szCs w:val="24"/>
        </w:rPr>
        <w:t xml:space="preserve"> that all </w:t>
      </w:r>
      <w:r w:rsidR="00EF356B" w:rsidRPr="002246BF">
        <w:rPr>
          <w:rFonts w:ascii="Times New Roman" w:hAnsi="Times New Roman" w:cs="Times New Roman"/>
          <w:noProof/>
          <w:sz w:val="24"/>
          <w:szCs w:val="24"/>
        </w:rPr>
        <w:t>methods</w:t>
      </w:r>
      <w:r w:rsidR="00A410CD">
        <w:rPr>
          <w:rFonts w:ascii="Times New Roman" w:hAnsi="Times New Roman" w:cs="Times New Roman"/>
          <w:sz w:val="24"/>
          <w:szCs w:val="24"/>
        </w:rPr>
        <w:t xml:space="preserve"> </w:t>
      </w:r>
      <w:r w:rsidR="000E3C99">
        <w:rPr>
          <w:rFonts w:ascii="Times New Roman" w:hAnsi="Times New Roman" w:cs="Times New Roman"/>
          <w:sz w:val="24"/>
          <w:szCs w:val="24"/>
        </w:rPr>
        <w:t xml:space="preserve">with parameter optimization </w:t>
      </w:r>
      <w:r w:rsidR="00EF356B" w:rsidRPr="00792652">
        <w:rPr>
          <w:rFonts w:ascii="Times New Roman" w:hAnsi="Times New Roman" w:cs="Times New Roman"/>
          <w:sz w:val="24"/>
          <w:szCs w:val="24"/>
        </w:rPr>
        <w:t>reproduce</w:t>
      </w:r>
      <w:r w:rsidR="00D115FB" w:rsidRPr="00792652">
        <w:rPr>
          <w:rFonts w:ascii="Times New Roman" w:hAnsi="Times New Roman" w:cs="Times New Roman"/>
          <w:sz w:val="24"/>
          <w:szCs w:val="24"/>
        </w:rPr>
        <w:t>d</w:t>
      </w:r>
      <w:r w:rsidR="00EF356B" w:rsidRPr="00792652">
        <w:rPr>
          <w:rFonts w:ascii="Times New Roman" w:hAnsi="Times New Roman" w:cs="Times New Roman"/>
          <w:sz w:val="24"/>
          <w:szCs w:val="24"/>
        </w:rPr>
        <w:t xml:space="preserve"> the observed </w:t>
      </w:r>
      <w:ins w:id="149" w:author="만든 이" w:date="2018-11-29T10:19:00Z">
        <w:r w:rsidR="00566A28" w:rsidRPr="00EC63C5">
          <w:rPr>
            <w:rFonts w:ascii="Times New Roman" w:hAnsi="Times New Roman" w:cs="Times New Roman"/>
            <w:i/>
            <w:sz w:val="24"/>
            <w:szCs w:val="24"/>
          </w:rPr>
          <w:t>Z</w:t>
        </w:r>
        <w:r w:rsidR="00566A28" w:rsidRPr="00EC63C5">
          <w:rPr>
            <w:rFonts w:ascii="Cambria Math" w:eastAsia="맑은 고딕" w:hAnsi="Cambria Math" w:cs="Cambria Math"/>
            <w:sz w:val="24"/>
            <w:szCs w:val="24"/>
            <w:vertAlign w:val="subscript"/>
          </w:rPr>
          <w:t>△</w:t>
        </w:r>
        <w:r w:rsidR="00566A28" w:rsidRPr="00EC63C5">
          <w:rPr>
            <w:rFonts w:ascii="Times New Roman" w:hAnsi="Times New Roman" w:cs="Times New Roman"/>
            <w:sz w:val="24"/>
            <w:szCs w:val="24"/>
            <w:vertAlign w:val="subscript"/>
          </w:rPr>
          <w:t>T</w:t>
        </w:r>
      </w:ins>
      <w:del w:id="150" w:author="만든 이" w:date="2018-11-29T10:19:00Z">
        <w:r w:rsidR="003A1004" w:rsidRPr="003F01CF" w:rsidDel="00566A28">
          <w:rPr>
            <w:rFonts w:ascii="Times New Roman" w:hAnsi="Times New Roman" w:cs="Times New Roman"/>
            <w:i/>
            <w:sz w:val="24"/>
            <w:szCs w:val="24"/>
          </w:rPr>
          <w:delText>Z</w:delText>
        </w:r>
        <w:r w:rsidR="003A1004" w:rsidDel="00566A28">
          <w:rPr>
            <w:rFonts w:ascii="Times New Roman" w:hAnsi="Times New Roman" w:cs="Times New Roman"/>
            <w:sz w:val="24"/>
            <w:szCs w:val="24"/>
            <w:vertAlign w:val="subscript"/>
          </w:rPr>
          <w:delText>M</w:delText>
        </w:r>
        <w:r w:rsidR="003A1004" w:rsidRPr="0000493B" w:rsidDel="00566A28">
          <w:rPr>
            <w:rFonts w:ascii="Times New Roman" w:hAnsi="Times New Roman" w:cs="Times New Roman"/>
            <w:sz w:val="24"/>
            <w:szCs w:val="24"/>
            <w:vertAlign w:val="subscript"/>
          </w:rPr>
          <w:delText>L</w:delText>
        </w:r>
      </w:del>
      <w:r w:rsidR="003A1004" w:rsidRPr="00792652">
        <w:rPr>
          <w:rFonts w:ascii="Times New Roman" w:hAnsi="Times New Roman" w:cs="Times New Roman"/>
          <w:sz w:val="24"/>
          <w:szCs w:val="24"/>
        </w:rPr>
        <w:t xml:space="preserve"> </w:t>
      </w:r>
      <w:r w:rsidR="009663D3">
        <w:rPr>
          <w:rFonts w:ascii="Times New Roman" w:hAnsi="Times New Roman" w:cs="Times New Roman"/>
          <w:sz w:val="24"/>
          <w:szCs w:val="24"/>
        </w:rPr>
        <w:t xml:space="preserve">during </w:t>
      </w:r>
      <w:r w:rsidR="00734F32" w:rsidRPr="002246BF">
        <w:rPr>
          <w:rFonts w:ascii="Times New Roman" w:hAnsi="Times New Roman" w:cs="Times New Roman"/>
          <w:noProof/>
          <w:sz w:val="24"/>
          <w:szCs w:val="24"/>
        </w:rPr>
        <w:t>daytime</w:t>
      </w:r>
      <w:r w:rsidR="009663D3">
        <w:rPr>
          <w:rFonts w:ascii="Times New Roman" w:hAnsi="Times New Roman" w:cs="Times New Roman"/>
          <w:sz w:val="24"/>
          <w:szCs w:val="24"/>
        </w:rPr>
        <w:t xml:space="preserve">. </w:t>
      </w:r>
      <w:r w:rsidR="00CA2B78">
        <w:rPr>
          <w:rFonts w:ascii="Times New Roman" w:hAnsi="Times New Roman" w:cs="Times New Roman"/>
          <w:sz w:val="24"/>
          <w:szCs w:val="24"/>
        </w:rPr>
        <w:t>This result</w:t>
      </w:r>
      <w:r w:rsidR="002F54E2">
        <w:rPr>
          <w:rFonts w:ascii="Times New Roman" w:hAnsi="Times New Roman" w:cs="Times New Roman"/>
          <w:sz w:val="24"/>
          <w:szCs w:val="24"/>
        </w:rPr>
        <w:t xml:space="preserve"> demonstrated</w:t>
      </w:r>
      <w:r w:rsidR="003F20B3" w:rsidRPr="00792652">
        <w:rPr>
          <w:rFonts w:ascii="Times New Roman" w:hAnsi="Times New Roman" w:cs="Times New Roman"/>
          <w:sz w:val="24"/>
          <w:szCs w:val="24"/>
        </w:rPr>
        <w:t xml:space="preserve"> that </w:t>
      </w:r>
      <w:r w:rsidR="00C961D9">
        <w:rPr>
          <w:rFonts w:ascii="Times New Roman" w:hAnsi="Times New Roman" w:cs="Times New Roman"/>
          <w:sz w:val="24"/>
          <w:szCs w:val="24"/>
        </w:rPr>
        <w:t>simple gradient method</w:t>
      </w:r>
      <w:r w:rsidR="00CA2B78">
        <w:rPr>
          <w:rFonts w:ascii="Times New Roman" w:hAnsi="Times New Roman" w:cs="Times New Roman"/>
          <w:sz w:val="24"/>
          <w:szCs w:val="24"/>
        </w:rPr>
        <w:t>s</w:t>
      </w:r>
      <w:r w:rsidR="00C961D9">
        <w:rPr>
          <w:rFonts w:ascii="Times New Roman" w:hAnsi="Times New Roman" w:cs="Times New Roman"/>
          <w:sz w:val="24"/>
          <w:szCs w:val="24"/>
        </w:rPr>
        <w:t xml:space="preserve"> produce reliable </w:t>
      </w:r>
      <w:r w:rsidR="005D30A2">
        <w:rPr>
          <w:rFonts w:ascii="Times New Roman" w:hAnsi="Times New Roman" w:cs="Times New Roman"/>
          <w:sz w:val="24"/>
          <w:szCs w:val="24"/>
        </w:rPr>
        <w:t xml:space="preserve">height </w:t>
      </w:r>
      <w:r w:rsidR="00CA2B78">
        <w:rPr>
          <w:rFonts w:ascii="Times New Roman" w:hAnsi="Times New Roman" w:cs="Times New Roman"/>
          <w:sz w:val="24"/>
          <w:szCs w:val="24"/>
        </w:rPr>
        <w:t xml:space="preserve">estimations of the </w:t>
      </w:r>
      <w:del w:id="151" w:author="만든 이" w:date="2018-11-29T10:19:00Z">
        <w:r w:rsidR="006C2A8D" w:rsidDel="00566A28">
          <w:rPr>
            <w:rFonts w:ascii="Times New Roman" w:hAnsi="Times New Roman" w:cs="Times New Roman"/>
            <w:sz w:val="24"/>
            <w:szCs w:val="24"/>
          </w:rPr>
          <w:delText>conductive</w:delText>
        </w:r>
      </w:del>
      <w:ins w:id="152" w:author="만든 이" w:date="2018-11-29T10:19:00Z">
        <w:r w:rsidR="00566A28">
          <w:rPr>
            <w:rFonts w:ascii="Times New Roman" w:hAnsi="Times New Roman" w:cs="Times New Roman"/>
            <w:sz w:val="24"/>
            <w:szCs w:val="24"/>
          </w:rPr>
          <w:t>convective</w:t>
        </w:r>
      </w:ins>
      <w:r w:rsidR="006C2A8D">
        <w:rPr>
          <w:rFonts w:ascii="Times New Roman" w:hAnsi="Times New Roman" w:cs="Times New Roman"/>
          <w:sz w:val="24"/>
          <w:szCs w:val="24"/>
        </w:rPr>
        <w:t xml:space="preserve"> </w:t>
      </w:r>
      <w:r w:rsidR="00C961D9">
        <w:rPr>
          <w:rFonts w:ascii="Times New Roman" w:hAnsi="Times New Roman" w:cs="Times New Roman"/>
          <w:sz w:val="24"/>
          <w:szCs w:val="24"/>
        </w:rPr>
        <w:t>ML</w:t>
      </w:r>
      <w:r w:rsidR="00B61D1C">
        <w:rPr>
          <w:rFonts w:ascii="Times New Roman" w:hAnsi="Times New Roman" w:cs="Times New Roman"/>
          <w:sz w:val="24"/>
          <w:szCs w:val="24"/>
        </w:rPr>
        <w:t xml:space="preserve"> </w:t>
      </w:r>
      <w:r w:rsidR="00C961D9">
        <w:rPr>
          <w:rFonts w:ascii="Times New Roman" w:hAnsi="Times New Roman" w:cs="Times New Roman"/>
          <w:sz w:val="24"/>
          <w:szCs w:val="24"/>
        </w:rPr>
        <w:t xml:space="preserve">when parameter optimization is </w:t>
      </w:r>
      <w:r w:rsidR="00C961D9" w:rsidRPr="005730E2">
        <w:rPr>
          <w:rFonts w:ascii="Times New Roman" w:hAnsi="Times New Roman" w:cs="Times New Roman"/>
          <w:noProof/>
          <w:sz w:val="24"/>
          <w:szCs w:val="24"/>
        </w:rPr>
        <w:t>applied</w:t>
      </w:r>
      <w:r w:rsidR="00734F32">
        <w:rPr>
          <w:rFonts w:ascii="Times New Roman" w:hAnsi="Times New Roman" w:cs="Times New Roman"/>
          <w:sz w:val="24"/>
          <w:szCs w:val="24"/>
        </w:rPr>
        <w:t>, but not of the</w:t>
      </w:r>
      <w:r w:rsidR="006C2A8D">
        <w:rPr>
          <w:rFonts w:ascii="Times New Roman" w:hAnsi="Times New Roman" w:cs="Times New Roman"/>
          <w:sz w:val="24"/>
          <w:szCs w:val="24"/>
        </w:rPr>
        <w:t xml:space="preserve"> </w:t>
      </w:r>
      <w:r w:rsidR="00734F32">
        <w:rPr>
          <w:rFonts w:ascii="Times New Roman" w:hAnsi="Times New Roman" w:cs="Times New Roman"/>
          <w:sz w:val="24"/>
          <w:szCs w:val="24"/>
        </w:rPr>
        <w:t>NBL</w:t>
      </w:r>
      <w:r w:rsidR="00C961D9">
        <w:rPr>
          <w:rFonts w:ascii="Times New Roman" w:hAnsi="Times New Roman" w:cs="Times New Roman"/>
          <w:sz w:val="24"/>
          <w:szCs w:val="24"/>
        </w:rPr>
        <w:t xml:space="preserve">. </w:t>
      </w:r>
      <w:r w:rsidR="00EF356B" w:rsidRPr="00792652">
        <w:rPr>
          <w:rFonts w:ascii="Times New Roman" w:hAnsi="Times New Roman" w:cs="Times New Roman"/>
          <w:sz w:val="24"/>
          <w:szCs w:val="24"/>
        </w:rPr>
        <w:t>Based on this</w:t>
      </w:r>
      <w:r w:rsidR="001C0C47">
        <w:rPr>
          <w:rFonts w:ascii="Times New Roman" w:hAnsi="Times New Roman" w:cs="Times New Roman"/>
          <w:sz w:val="24"/>
          <w:szCs w:val="24"/>
        </w:rPr>
        <w:t xml:space="preserve"> finding</w:t>
      </w:r>
      <w:r w:rsidR="00EF356B" w:rsidRPr="00792652">
        <w:rPr>
          <w:rFonts w:ascii="Times New Roman" w:hAnsi="Times New Roman" w:cs="Times New Roman"/>
          <w:sz w:val="24"/>
          <w:szCs w:val="24"/>
        </w:rPr>
        <w:t>, we propose</w:t>
      </w:r>
      <w:r w:rsidR="00D115FB" w:rsidRPr="00792652">
        <w:rPr>
          <w:rFonts w:ascii="Times New Roman" w:hAnsi="Times New Roman" w:cs="Times New Roman"/>
          <w:sz w:val="24"/>
          <w:szCs w:val="24"/>
        </w:rPr>
        <w:t>d</w:t>
      </w:r>
      <w:r w:rsidR="00EF356B" w:rsidRPr="00792652">
        <w:rPr>
          <w:rFonts w:ascii="Times New Roman" w:hAnsi="Times New Roman" w:cs="Times New Roman"/>
          <w:sz w:val="24"/>
          <w:szCs w:val="24"/>
        </w:rPr>
        <w:t xml:space="preserve"> a</w:t>
      </w:r>
      <w:r w:rsidR="00830541">
        <w:rPr>
          <w:rFonts w:ascii="Times New Roman" w:hAnsi="Times New Roman" w:cs="Times New Roman"/>
          <w:sz w:val="24"/>
          <w:szCs w:val="24"/>
        </w:rPr>
        <w:t>n improved</w:t>
      </w:r>
      <w:r w:rsidR="00EF356B" w:rsidRPr="00792652">
        <w:rPr>
          <w:rFonts w:ascii="Times New Roman" w:hAnsi="Times New Roman" w:cs="Times New Roman"/>
          <w:sz w:val="24"/>
          <w:szCs w:val="24"/>
        </w:rPr>
        <w:t xml:space="preserve"> algorithm </w:t>
      </w:r>
      <w:r w:rsidR="00830541" w:rsidRPr="00792652">
        <w:rPr>
          <w:rFonts w:ascii="Times New Roman" w:hAnsi="Times New Roman" w:cs="Times New Roman"/>
          <w:sz w:val="24"/>
          <w:szCs w:val="24"/>
        </w:rPr>
        <w:t xml:space="preserve">by optimizing </w:t>
      </w:r>
      <w:r w:rsidR="00830541">
        <w:rPr>
          <w:rFonts w:ascii="Times New Roman" w:hAnsi="Times New Roman" w:cs="Times New Roman"/>
          <w:sz w:val="24"/>
          <w:szCs w:val="24"/>
        </w:rPr>
        <w:t xml:space="preserve">the vertical and </w:t>
      </w:r>
      <w:r w:rsidR="00830541" w:rsidRPr="00792652">
        <w:rPr>
          <w:rFonts w:ascii="Times New Roman" w:hAnsi="Times New Roman" w:cs="Times New Roman"/>
          <w:sz w:val="24"/>
          <w:szCs w:val="24"/>
        </w:rPr>
        <w:t>temporal moving averages</w:t>
      </w:r>
      <w:r w:rsidR="00830541">
        <w:rPr>
          <w:rFonts w:ascii="Times New Roman" w:hAnsi="Times New Roman" w:cs="Times New Roman"/>
          <w:sz w:val="24"/>
          <w:szCs w:val="24"/>
        </w:rPr>
        <w:t xml:space="preserve">, and first and </w:t>
      </w:r>
      <w:r w:rsidR="00830541" w:rsidRPr="00792652">
        <w:rPr>
          <w:rFonts w:ascii="Times New Roman" w:hAnsi="Times New Roman" w:cs="Times New Roman"/>
          <w:sz w:val="24"/>
          <w:szCs w:val="24"/>
        </w:rPr>
        <w:t>second derivatives</w:t>
      </w:r>
      <w:r w:rsidR="00830541">
        <w:rPr>
          <w:rFonts w:ascii="Times New Roman" w:hAnsi="Times New Roman" w:cs="Times New Roman"/>
          <w:sz w:val="24"/>
          <w:szCs w:val="24"/>
        </w:rPr>
        <w:t xml:space="preserve"> of the gradient method developed </w:t>
      </w:r>
      <w:r w:rsidR="00830541" w:rsidRPr="007F1EE3">
        <w:rPr>
          <w:rFonts w:ascii="Times New Roman" w:hAnsi="Times New Roman" w:cs="Times New Roman"/>
          <w:sz w:val="24"/>
          <w:szCs w:val="24"/>
        </w:rPr>
        <w:t>by</w:t>
      </w:r>
      <w:r w:rsidR="00830541" w:rsidRPr="00BE3FB7">
        <w:rPr>
          <w:rFonts w:ascii="Times New Roman" w:hAnsi="Times New Roman" w:cs="Times New Roman"/>
          <w:color w:val="000000"/>
          <w:sz w:val="24"/>
          <w:szCs w:val="24"/>
        </w:rPr>
        <w:t xml:space="preserve"> Emeis et al.</w:t>
      </w:r>
      <w:r w:rsidR="00830541" w:rsidRPr="00606894">
        <w:rPr>
          <w:rFonts w:ascii="Times New Roman" w:hAnsi="Times New Roman" w:cs="Times New Roman"/>
          <w:color w:val="000000"/>
          <w:sz w:val="24"/>
          <w:szCs w:val="24"/>
        </w:rPr>
        <w:t xml:space="preserve"> </w:t>
      </w:r>
      <w:r w:rsidR="007F1EE3">
        <w:rPr>
          <w:rFonts w:ascii="Times New Roman" w:hAnsi="Times New Roman" w:cs="Times New Roman"/>
          <w:color w:val="000000"/>
          <w:sz w:val="24"/>
          <w:szCs w:val="24"/>
        </w:rPr>
        <w:t>(</w:t>
      </w:r>
      <w:r w:rsidR="00830541" w:rsidRPr="00606894">
        <w:rPr>
          <w:rFonts w:ascii="Times New Roman" w:hAnsi="Times New Roman" w:cs="Times New Roman"/>
          <w:color w:val="000000"/>
          <w:sz w:val="24"/>
          <w:szCs w:val="24"/>
        </w:rPr>
        <w:t>2007</w:t>
      </w:r>
      <w:r w:rsidR="007F1EE3">
        <w:rPr>
          <w:rFonts w:ascii="Times New Roman" w:hAnsi="Times New Roman" w:cs="Times New Roman"/>
          <w:color w:val="000000"/>
          <w:sz w:val="24"/>
          <w:szCs w:val="24"/>
        </w:rPr>
        <w:t>)</w:t>
      </w:r>
      <w:r w:rsidR="00830541">
        <w:rPr>
          <w:rFonts w:ascii="Times New Roman" w:hAnsi="Times New Roman" w:cs="Times New Roman"/>
          <w:color w:val="000000"/>
          <w:sz w:val="24"/>
          <w:szCs w:val="24"/>
        </w:rPr>
        <w:t xml:space="preserve"> </w:t>
      </w:r>
      <w:r w:rsidR="004F7EC0">
        <w:rPr>
          <w:rFonts w:ascii="Times New Roman" w:hAnsi="Times New Roman" w:cs="Times New Roman"/>
          <w:sz w:val="24"/>
          <w:szCs w:val="24"/>
        </w:rPr>
        <w:t>using a</w:t>
      </w:r>
      <w:r w:rsidR="004F7EC0" w:rsidRPr="00792652">
        <w:rPr>
          <w:rFonts w:ascii="Times New Roman" w:hAnsi="Times New Roman" w:cs="Times New Roman"/>
          <w:sz w:val="24"/>
          <w:szCs w:val="24"/>
        </w:rPr>
        <w:t xml:space="preserve"> minimum number of parameters</w:t>
      </w:r>
      <w:r w:rsidR="004F7EC0">
        <w:rPr>
          <w:rFonts w:ascii="Times New Roman" w:hAnsi="Times New Roman" w:cs="Times New Roman"/>
          <w:sz w:val="24"/>
          <w:szCs w:val="24"/>
        </w:rPr>
        <w:t xml:space="preserve"> that need to be locally adjusted</w:t>
      </w:r>
      <w:r w:rsidR="00760ED5">
        <w:rPr>
          <w:rFonts w:ascii="Times New Roman" w:hAnsi="Times New Roman" w:cs="Times New Roman"/>
          <w:sz w:val="24"/>
          <w:szCs w:val="24"/>
        </w:rPr>
        <w:t>,</w:t>
      </w:r>
      <w:r w:rsidR="004F7EC0">
        <w:rPr>
          <w:rFonts w:ascii="Times New Roman" w:hAnsi="Times New Roman" w:cs="Times New Roman"/>
          <w:sz w:val="24"/>
          <w:szCs w:val="24"/>
        </w:rPr>
        <w:t xml:space="preserve"> and </w:t>
      </w:r>
      <w:r w:rsidR="00830541">
        <w:rPr>
          <w:rFonts w:ascii="Times New Roman" w:hAnsi="Times New Roman" w:cs="Times New Roman"/>
          <w:color w:val="000000"/>
          <w:sz w:val="24"/>
          <w:szCs w:val="24"/>
        </w:rPr>
        <w:t>including</w:t>
      </w:r>
      <w:r w:rsidR="00EF356B" w:rsidRPr="00792652">
        <w:rPr>
          <w:rFonts w:ascii="Times New Roman" w:hAnsi="Times New Roman" w:cs="Times New Roman"/>
          <w:sz w:val="24"/>
          <w:szCs w:val="24"/>
        </w:rPr>
        <w:t xml:space="preserve"> </w:t>
      </w:r>
      <w:r w:rsidR="00D115FB" w:rsidRPr="00792652">
        <w:rPr>
          <w:rFonts w:ascii="Times New Roman" w:hAnsi="Times New Roman" w:cs="Times New Roman"/>
          <w:sz w:val="24"/>
          <w:szCs w:val="24"/>
        </w:rPr>
        <w:t>a</w:t>
      </w:r>
      <w:r w:rsidR="00830541">
        <w:rPr>
          <w:rFonts w:ascii="Times New Roman" w:hAnsi="Times New Roman" w:cs="Times New Roman"/>
          <w:sz w:val="24"/>
          <w:szCs w:val="24"/>
        </w:rPr>
        <w:t xml:space="preserve"> </w:t>
      </w:r>
      <w:r w:rsidR="004F7EC0">
        <w:rPr>
          <w:rFonts w:ascii="Times New Roman" w:hAnsi="Times New Roman" w:cs="Times New Roman"/>
          <w:sz w:val="24"/>
          <w:szCs w:val="24"/>
        </w:rPr>
        <w:t>background noise</w:t>
      </w:r>
      <w:r w:rsidR="00E46905">
        <w:rPr>
          <w:rFonts w:ascii="Times New Roman" w:hAnsi="Times New Roman" w:cs="Times New Roman"/>
          <w:sz w:val="24"/>
          <w:szCs w:val="24"/>
        </w:rPr>
        <w:t xml:space="preserve"> correction</w:t>
      </w:r>
      <w:r w:rsidR="004F7EC0">
        <w:rPr>
          <w:rFonts w:ascii="Times New Roman" w:hAnsi="Times New Roman" w:cs="Times New Roman"/>
          <w:sz w:val="24"/>
          <w:szCs w:val="24"/>
        </w:rPr>
        <w:t xml:space="preserve">. </w:t>
      </w:r>
      <w:r w:rsidR="002F54E2">
        <w:rPr>
          <w:rFonts w:ascii="Times New Roman" w:hAnsi="Times New Roman" w:cs="Times New Roman"/>
          <w:sz w:val="24"/>
          <w:szCs w:val="24"/>
        </w:rPr>
        <w:t>Th</w:t>
      </w:r>
      <w:r w:rsidR="0020402A">
        <w:rPr>
          <w:rFonts w:ascii="Times New Roman" w:hAnsi="Times New Roman" w:cs="Times New Roman"/>
          <w:sz w:val="24"/>
          <w:szCs w:val="24"/>
        </w:rPr>
        <w:t>is algorithm</w:t>
      </w:r>
      <w:r w:rsidR="00734F32">
        <w:rPr>
          <w:rFonts w:ascii="Times New Roman" w:hAnsi="Times New Roman" w:cs="Times New Roman"/>
          <w:sz w:val="24"/>
          <w:szCs w:val="24"/>
        </w:rPr>
        <w:t xml:space="preserve"> delivered </w:t>
      </w:r>
      <w:r w:rsidR="006C2A8D">
        <w:rPr>
          <w:rFonts w:ascii="Times New Roman" w:hAnsi="Times New Roman" w:cs="Times New Roman"/>
          <w:sz w:val="24"/>
          <w:szCs w:val="24"/>
        </w:rPr>
        <w:t>improved</w:t>
      </w:r>
      <w:r w:rsidR="00734F32">
        <w:rPr>
          <w:rFonts w:ascii="Times New Roman" w:hAnsi="Times New Roman" w:cs="Times New Roman"/>
          <w:sz w:val="24"/>
          <w:szCs w:val="24"/>
        </w:rPr>
        <w:t xml:space="preserve"> estimations of </w:t>
      </w:r>
      <w:r w:rsidR="000E3C99" w:rsidRPr="003F01CF">
        <w:rPr>
          <w:rFonts w:ascii="Times New Roman" w:hAnsi="Times New Roman" w:cs="Times New Roman"/>
          <w:i/>
          <w:sz w:val="24"/>
          <w:szCs w:val="24"/>
        </w:rPr>
        <w:t>Z</w:t>
      </w:r>
      <w:r w:rsidR="000E3C99">
        <w:rPr>
          <w:rFonts w:ascii="Times New Roman" w:hAnsi="Times New Roman" w:cs="Times New Roman"/>
          <w:sz w:val="24"/>
          <w:szCs w:val="24"/>
          <w:vertAlign w:val="subscript"/>
        </w:rPr>
        <w:t>M</w:t>
      </w:r>
      <w:r w:rsidR="000E3C99" w:rsidRPr="0000493B">
        <w:rPr>
          <w:rFonts w:ascii="Times New Roman" w:hAnsi="Times New Roman" w:cs="Times New Roman"/>
          <w:sz w:val="24"/>
          <w:szCs w:val="24"/>
          <w:vertAlign w:val="subscript"/>
        </w:rPr>
        <w:t>L</w:t>
      </w:r>
      <w:r w:rsidR="000E3C99">
        <w:rPr>
          <w:rFonts w:ascii="Times New Roman" w:hAnsi="Times New Roman" w:cs="Times New Roman"/>
          <w:sz w:val="24"/>
          <w:szCs w:val="24"/>
        </w:rPr>
        <w:t xml:space="preserve">, </w:t>
      </w:r>
      <w:r w:rsidR="008E2A53">
        <w:rPr>
          <w:rFonts w:ascii="Times New Roman" w:hAnsi="Times New Roman" w:cs="Times New Roman"/>
          <w:sz w:val="24"/>
          <w:szCs w:val="24"/>
        </w:rPr>
        <w:t>even</w:t>
      </w:r>
      <w:r w:rsidR="000E3C99">
        <w:rPr>
          <w:rFonts w:ascii="Times New Roman" w:hAnsi="Times New Roman" w:cs="Times New Roman"/>
          <w:sz w:val="24"/>
          <w:szCs w:val="24"/>
        </w:rPr>
        <w:t xml:space="preserve"> </w:t>
      </w:r>
      <w:r w:rsidR="00734F32">
        <w:rPr>
          <w:rFonts w:ascii="Times New Roman" w:hAnsi="Times New Roman" w:cs="Times New Roman"/>
          <w:sz w:val="24"/>
          <w:szCs w:val="24"/>
        </w:rPr>
        <w:t>the NBL</w:t>
      </w:r>
      <w:r w:rsidR="006C2A8D">
        <w:rPr>
          <w:rFonts w:ascii="Times New Roman" w:hAnsi="Times New Roman" w:cs="Times New Roman"/>
          <w:sz w:val="24"/>
          <w:szCs w:val="24"/>
        </w:rPr>
        <w:t xml:space="preserve"> height</w:t>
      </w:r>
      <w:r w:rsidR="00734F32">
        <w:rPr>
          <w:rFonts w:ascii="Times New Roman" w:hAnsi="Times New Roman" w:cs="Times New Roman"/>
          <w:sz w:val="24"/>
          <w:szCs w:val="24"/>
        </w:rPr>
        <w:t>.</w:t>
      </w:r>
      <w:r w:rsidR="004F7EC0">
        <w:rPr>
          <w:rFonts w:ascii="Times New Roman" w:hAnsi="Times New Roman" w:cs="Times New Roman"/>
          <w:sz w:val="24"/>
          <w:szCs w:val="24"/>
        </w:rPr>
        <w:t xml:space="preserve"> </w:t>
      </w:r>
      <w:r w:rsidR="00BE3FB7">
        <w:rPr>
          <w:rFonts w:ascii="Times New Roman" w:hAnsi="Times New Roman" w:cs="Times New Roman"/>
          <w:sz w:val="24"/>
          <w:szCs w:val="24"/>
        </w:rPr>
        <w:t>Given the extended use of ceilometers in recent years, future work should focus on the evaluation of the proposed parameter optimization in other geographical locations.</w:t>
      </w:r>
    </w:p>
    <w:p w14:paraId="11188216" w14:textId="13FDBAB3" w:rsidR="00602380" w:rsidRDefault="001246D3" w:rsidP="00B07C21">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Using </w:t>
      </w:r>
      <w:r w:rsidR="00F52E39">
        <w:rPr>
          <w:rFonts w:ascii="Times New Roman" w:hAnsi="Times New Roman" w:cs="Times New Roman"/>
          <w:sz w:val="24"/>
          <w:szCs w:val="24"/>
        </w:rPr>
        <w:t xml:space="preserve">the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F1325D">
        <w:rPr>
          <w:rFonts w:ascii="Times New Roman" w:hAnsi="Times New Roman" w:cs="Times New Roman"/>
          <w:sz w:val="24"/>
          <w:szCs w:val="24"/>
        </w:rPr>
        <w:t xml:space="preserve">retrieved </w:t>
      </w:r>
      <w:r w:rsidR="00B61D1C">
        <w:rPr>
          <w:rFonts w:ascii="Times New Roman" w:hAnsi="Times New Roman" w:cs="Times New Roman"/>
          <w:sz w:val="24"/>
          <w:szCs w:val="24"/>
        </w:rPr>
        <w:t>by our</w:t>
      </w:r>
      <w:r w:rsidR="00F52E39">
        <w:rPr>
          <w:rFonts w:ascii="Times New Roman" w:hAnsi="Times New Roman" w:cs="Times New Roman"/>
          <w:sz w:val="24"/>
          <w:szCs w:val="24"/>
        </w:rPr>
        <w:t xml:space="preserve"> improved gradient method, </w:t>
      </w:r>
      <w:r w:rsidRPr="00792652">
        <w:rPr>
          <w:rFonts w:ascii="Times New Roman" w:hAnsi="Times New Roman" w:cs="Times New Roman"/>
          <w:sz w:val="24"/>
          <w:szCs w:val="24"/>
        </w:rPr>
        <w:t>we investigate</w:t>
      </w:r>
      <w:r w:rsidR="00D115FB" w:rsidRPr="00792652">
        <w:rPr>
          <w:rFonts w:ascii="Times New Roman" w:hAnsi="Times New Roman" w:cs="Times New Roman"/>
          <w:sz w:val="24"/>
          <w:szCs w:val="24"/>
        </w:rPr>
        <w:t>d</w:t>
      </w:r>
      <w:r w:rsidRPr="00792652">
        <w:rPr>
          <w:rFonts w:ascii="Times New Roman" w:hAnsi="Times New Roman" w:cs="Times New Roman"/>
          <w:sz w:val="24"/>
          <w:szCs w:val="24"/>
        </w:rPr>
        <w:t xml:space="preserve"> the relationship between </w:t>
      </w:r>
      <w:r w:rsidR="00F52E39">
        <w:rPr>
          <w:rFonts w:ascii="Times New Roman" w:hAnsi="Times New Roman" w:cs="Times New Roman"/>
          <w:sz w:val="24"/>
          <w:szCs w:val="24"/>
        </w:rPr>
        <w:t xml:space="preserve">the </w:t>
      </w:r>
      <w:r w:rsidR="00C86E99">
        <w:rPr>
          <w:rFonts w:ascii="Times New Roman" w:hAnsi="Times New Roman" w:cs="Times New Roman"/>
          <w:sz w:val="24"/>
          <w:szCs w:val="24"/>
        </w:rPr>
        <w:t>ML</w:t>
      </w:r>
      <w:r w:rsidR="00F52E39">
        <w:rPr>
          <w:rFonts w:ascii="Times New Roman" w:hAnsi="Times New Roman" w:cs="Times New Roman"/>
          <w:sz w:val="24"/>
          <w:szCs w:val="24"/>
        </w:rPr>
        <w:t xml:space="preserve"> height</w:t>
      </w:r>
      <w:r w:rsidRPr="00792652">
        <w:rPr>
          <w:rFonts w:ascii="Times New Roman" w:hAnsi="Times New Roman" w:cs="Times New Roman"/>
          <w:sz w:val="24"/>
          <w:szCs w:val="24"/>
        </w:rPr>
        <w:t xml:space="preserve"> </w:t>
      </w:r>
      <w:r w:rsidR="00D115FB" w:rsidRPr="00792652">
        <w:rPr>
          <w:rFonts w:ascii="Times New Roman" w:hAnsi="Times New Roman" w:cs="Times New Roman"/>
          <w:sz w:val="24"/>
          <w:szCs w:val="24"/>
        </w:rPr>
        <w:t xml:space="preserve">and </w:t>
      </w:r>
      <w:r w:rsidRPr="00792652">
        <w:rPr>
          <w:rFonts w:ascii="Times New Roman" w:hAnsi="Times New Roman" w:cs="Times New Roman"/>
          <w:sz w:val="24"/>
          <w:szCs w:val="24"/>
        </w:rPr>
        <w:t>air pollut</w:t>
      </w:r>
      <w:r w:rsidR="00A63614">
        <w:rPr>
          <w:rFonts w:ascii="Times New Roman" w:hAnsi="Times New Roman" w:cs="Times New Roman"/>
          <w:sz w:val="24"/>
          <w:szCs w:val="24"/>
        </w:rPr>
        <w:t xml:space="preserve">ion </w:t>
      </w:r>
      <w:r w:rsidRPr="00792652">
        <w:rPr>
          <w:rFonts w:ascii="Times New Roman" w:hAnsi="Times New Roman" w:cs="Times New Roman"/>
          <w:sz w:val="24"/>
          <w:szCs w:val="24"/>
        </w:rPr>
        <w:t xml:space="preserve">data </w:t>
      </w:r>
      <w:r w:rsidR="00A63614">
        <w:rPr>
          <w:rFonts w:ascii="Times New Roman" w:hAnsi="Times New Roman" w:cs="Times New Roman"/>
          <w:sz w:val="24"/>
          <w:szCs w:val="24"/>
        </w:rPr>
        <w:t>reported</w:t>
      </w:r>
      <w:r w:rsidRPr="00792652">
        <w:rPr>
          <w:rFonts w:ascii="Times New Roman" w:hAnsi="Times New Roman" w:cs="Times New Roman"/>
          <w:sz w:val="24"/>
          <w:szCs w:val="24"/>
        </w:rPr>
        <w:t xml:space="preserve"> </w:t>
      </w:r>
      <w:r w:rsidR="00F52E39">
        <w:rPr>
          <w:rFonts w:ascii="Times New Roman" w:hAnsi="Times New Roman" w:cs="Times New Roman"/>
          <w:sz w:val="24"/>
          <w:szCs w:val="24"/>
        </w:rPr>
        <w:t>by the local air quality mo</w:t>
      </w:r>
      <w:r w:rsidR="00A63614">
        <w:rPr>
          <w:rFonts w:ascii="Times New Roman" w:hAnsi="Times New Roman" w:cs="Times New Roman"/>
          <w:sz w:val="24"/>
          <w:szCs w:val="24"/>
        </w:rPr>
        <w:t>nitoring network</w:t>
      </w:r>
      <w:r w:rsidR="00567623" w:rsidRPr="00567623">
        <w:rPr>
          <w:rFonts w:ascii="Times New Roman" w:hAnsi="Times New Roman" w:cs="Times New Roman"/>
          <w:sz w:val="24"/>
          <w:szCs w:val="24"/>
        </w:rPr>
        <w:t xml:space="preserve"> </w:t>
      </w:r>
      <w:r w:rsidR="00567623">
        <w:rPr>
          <w:rFonts w:ascii="Times New Roman" w:hAnsi="Times New Roman" w:cs="Times New Roman"/>
          <w:sz w:val="24"/>
          <w:szCs w:val="24"/>
        </w:rPr>
        <w:t xml:space="preserve">during </w:t>
      </w:r>
      <w:r w:rsidR="001C0C47">
        <w:rPr>
          <w:rFonts w:ascii="Times New Roman" w:hAnsi="Times New Roman" w:cs="Times New Roman"/>
          <w:sz w:val="24"/>
          <w:szCs w:val="24"/>
        </w:rPr>
        <w:t xml:space="preserve">our </w:t>
      </w:r>
      <w:r w:rsidR="00567623">
        <w:rPr>
          <w:rFonts w:ascii="Times New Roman" w:hAnsi="Times New Roman" w:cs="Times New Roman"/>
          <w:sz w:val="24"/>
          <w:szCs w:val="24"/>
        </w:rPr>
        <w:t>two-month campaign</w:t>
      </w:r>
      <w:r w:rsidR="00F52E39">
        <w:rPr>
          <w:rFonts w:ascii="Times New Roman" w:hAnsi="Times New Roman" w:cs="Times New Roman"/>
          <w:sz w:val="24"/>
          <w:szCs w:val="24"/>
        </w:rPr>
        <w:t xml:space="preserve">. </w:t>
      </w:r>
      <w:r w:rsidR="00A63614">
        <w:rPr>
          <w:rFonts w:ascii="Times New Roman" w:hAnsi="Times New Roman" w:cs="Times New Roman"/>
          <w:sz w:val="24"/>
          <w:szCs w:val="24"/>
        </w:rPr>
        <w:t>Across the city</w:t>
      </w:r>
      <w:r w:rsidR="00E247FB" w:rsidRPr="00792652">
        <w:rPr>
          <w:rFonts w:ascii="Times New Roman" w:hAnsi="Times New Roman" w:cs="Times New Roman"/>
          <w:sz w:val="24"/>
          <w:szCs w:val="24"/>
        </w:rPr>
        <w:t>,</w:t>
      </w:r>
      <w:r w:rsidR="00A63614">
        <w:rPr>
          <w:rFonts w:ascii="Times New Roman" w:hAnsi="Times New Roman" w:cs="Times New Roman"/>
          <w:sz w:val="24"/>
          <w:szCs w:val="24"/>
        </w:rPr>
        <w:t xml:space="preserve"> concentrations of</w:t>
      </w:r>
      <w:r w:rsidR="00D115FB" w:rsidRPr="00792652">
        <w:rPr>
          <w:rFonts w:ascii="Times New Roman" w:hAnsi="Times New Roman" w:cs="Times New Roman"/>
          <w:sz w:val="24"/>
          <w:szCs w:val="24"/>
        </w:rPr>
        <w:t xml:space="preserve"> </w:t>
      </w:r>
      <w:r w:rsidR="005D30A2">
        <w:rPr>
          <w:rFonts w:ascii="Times New Roman" w:hAnsi="Times New Roman" w:cs="Times New Roman"/>
          <w:sz w:val="24"/>
          <w:szCs w:val="24"/>
        </w:rPr>
        <w:t xml:space="preserve">primary emitted pollutants such </w:t>
      </w:r>
      <w:r w:rsidR="001804C1">
        <w:rPr>
          <w:rFonts w:ascii="Times New Roman" w:hAnsi="Times New Roman" w:cs="Times New Roman"/>
          <w:sz w:val="24"/>
          <w:szCs w:val="24"/>
        </w:rPr>
        <w:t xml:space="preserve">as </w:t>
      </w:r>
      <w:r w:rsidR="00FB7367" w:rsidRPr="00792652">
        <w:rPr>
          <w:rFonts w:ascii="Times New Roman" w:hAnsi="Times New Roman" w:cs="Times New Roman"/>
          <w:sz w:val="24"/>
          <w:szCs w:val="24"/>
        </w:rPr>
        <w:t>SO</w:t>
      </w:r>
      <w:r w:rsidR="00FB7367" w:rsidRPr="00792652">
        <w:rPr>
          <w:rFonts w:ascii="Times New Roman" w:hAnsi="Times New Roman" w:cs="Times New Roman"/>
          <w:sz w:val="24"/>
          <w:szCs w:val="24"/>
          <w:vertAlign w:val="subscript"/>
        </w:rPr>
        <w:t>2</w:t>
      </w:r>
      <w:r w:rsidR="00FB7367" w:rsidRPr="00792652">
        <w:rPr>
          <w:rFonts w:ascii="Times New Roman" w:hAnsi="Times New Roman" w:cs="Times New Roman"/>
          <w:sz w:val="24"/>
          <w:szCs w:val="24"/>
        </w:rPr>
        <w:t>, CO, and NO</w:t>
      </w:r>
      <w:r w:rsidR="00FB7367" w:rsidRPr="00792652">
        <w:rPr>
          <w:rFonts w:ascii="Times New Roman" w:hAnsi="Times New Roman" w:cs="Times New Roman"/>
          <w:sz w:val="24"/>
          <w:szCs w:val="24"/>
          <w:vertAlign w:val="subscript"/>
        </w:rPr>
        <w:t>2</w:t>
      </w:r>
      <w:r w:rsidR="00E247FB" w:rsidRPr="00792652">
        <w:rPr>
          <w:rFonts w:ascii="Times New Roman" w:hAnsi="Times New Roman" w:cs="Times New Roman"/>
          <w:sz w:val="24"/>
          <w:szCs w:val="24"/>
        </w:rPr>
        <w:t xml:space="preserve"> were found</w:t>
      </w:r>
      <w:r w:rsidR="00625C09">
        <w:rPr>
          <w:rFonts w:ascii="Times New Roman" w:hAnsi="Times New Roman" w:cs="Times New Roman"/>
          <w:sz w:val="24"/>
          <w:szCs w:val="24"/>
        </w:rPr>
        <w:t xml:space="preserve"> to be</w:t>
      </w:r>
      <w:r w:rsidR="00FB7367" w:rsidRPr="00792652">
        <w:rPr>
          <w:rFonts w:ascii="Times New Roman" w:hAnsi="Times New Roman" w:cs="Times New Roman"/>
          <w:sz w:val="24"/>
          <w:szCs w:val="24"/>
        </w:rPr>
        <w:t xml:space="preserve"> consistently higher </w:t>
      </w:r>
      <w:r w:rsidR="00E247FB" w:rsidRPr="00792652">
        <w:rPr>
          <w:rFonts w:ascii="Times New Roman" w:hAnsi="Times New Roman" w:cs="Times New Roman"/>
          <w:sz w:val="24"/>
          <w:szCs w:val="24"/>
        </w:rPr>
        <w:t xml:space="preserve">than </w:t>
      </w:r>
      <w:r w:rsidR="00F1325D">
        <w:rPr>
          <w:rFonts w:ascii="Times New Roman" w:hAnsi="Times New Roman" w:cs="Times New Roman"/>
          <w:sz w:val="24"/>
          <w:szCs w:val="24"/>
        </w:rPr>
        <w:t xml:space="preserve">those </w:t>
      </w:r>
      <w:r w:rsidR="000F31FB">
        <w:rPr>
          <w:rFonts w:ascii="Times New Roman" w:hAnsi="Times New Roman" w:cs="Times New Roman"/>
          <w:sz w:val="24"/>
          <w:szCs w:val="24"/>
        </w:rPr>
        <w:t xml:space="preserve">at </w:t>
      </w:r>
      <w:r w:rsidR="005D30A2">
        <w:rPr>
          <w:rFonts w:ascii="Times New Roman" w:hAnsi="Times New Roman" w:cs="Times New Roman"/>
          <w:sz w:val="24"/>
          <w:szCs w:val="24"/>
        </w:rPr>
        <w:t>a</w:t>
      </w:r>
      <w:r w:rsidR="00E247FB" w:rsidRPr="00792652">
        <w:rPr>
          <w:rFonts w:ascii="Times New Roman" w:hAnsi="Times New Roman" w:cs="Times New Roman"/>
          <w:sz w:val="24"/>
          <w:szCs w:val="24"/>
        </w:rPr>
        <w:t xml:space="preserve"> background</w:t>
      </w:r>
      <w:r w:rsidR="000F31FB">
        <w:rPr>
          <w:rFonts w:ascii="Times New Roman" w:hAnsi="Times New Roman" w:cs="Times New Roman"/>
          <w:sz w:val="24"/>
          <w:szCs w:val="24"/>
        </w:rPr>
        <w:t xml:space="preserve"> site</w:t>
      </w:r>
      <w:r w:rsidR="00E247FB" w:rsidRPr="00792652">
        <w:rPr>
          <w:rFonts w:ascii="Times New Roman" w:hAnsi="Times New Roman" w:cs="Times New Roman"/>
          <w:sz w:val="24"/>
          <w:szCs w:val="24"/>
        </w:rPr>
        <w:t xml:space="preserve">, whereas </w:t>
      </w:r>
      <w:r w:rsidR="00F1325D" w:rsidRPr="002246BF">
        <w:rPr>
          <w:rFonts w:ascii="Times New Roman" w:hAnsi="Times New Roman" w:cs="Times New Roman"/>
          <w:noProof/>
          <w:sz w:val="24"/>
          <w:szCs w:val="24"/>
        </w:rPr>
        <w:t>concentrations</w:t>
      </w:r>
      <w:r w:rsidR="00F1325D">
        <w:rPr>
          <w:rFonts w:ascii="Times New Roman" w:hAnsi="Times New Roman" w:cs="Times New Roman"/>
          <w:sz w:val="24"/>
          <w:szCs w:val="24"/>
        </w:rPr>
        <w:t xml:space="preserve"> of PM</w:t>
      </w:r>
      <w:r w:rsidR="00F1325D" w:rsidRPr="00F1325D">
        <w:rPr>
          <w:rFonts w:ascii="Times New Roman" w:hAnsi="Times New Roman" w:cs="Times New Roman"/>
          <w:sz w:val="24"/>
          <w:szCs w:val="24"/>
          <w:vertAlign w:val="subscript"/>
        </w:rPr>
        <w:t>10</w:t>
      </w:r>
      <w:r w:rsidR="00F1325D">
        <w:rPr>
          <w:rFonts w:ascii="Times New Roman" w:hAnsi="Times New Roman" w:cs="Times New Roman"/>
          <w:sz w:val="24"/>
          <w:szCs w:val="24"/>
        </w:rPr>
        <w:t xml:space="preserve"> and</w:t>
      </w:r>
      <w:r w:rsidR="00F1325D"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t>O</w:t>
      </w:r>
      <w:r w:rsidR="00FB7367" w:rsidRPr="00792652">
        <w:rPr>
          <w:rFonts w:ascii="Times New Roman" w:hAnsi="Times New Roman" w:cs="Times New Roman"/>
          <w:sz w:val="24"/>
          <w:szCs w:val="24"/>
          <w:vertAlign w:val="subscript"/>
        </w:rPr>
        <w:t>3</w:t>
      </w:r>
      <w:r w:rsidR="00FB7367" w:rsidRPr="00792652">
        <w:rPr>
          <w:rFonts w:ascii="Times New Roman" w:hAnsi="Times New Roman" w:cs="Times New Roman"/>
          <w:sz w:val="24"/>
          <w:szCs w:val="24"/>
        </w:rPr>
        <w:t xml:space="preserve"> </w:t>
      </w:r>
      <w:r w:rsidR="000F31FB" w:rsidRPr="00792652">
        <w:rPr>
          <w:rFonts w:ascii="Times New Roman" w:hAnsi="Times New Roman" w:cs="Times New Roman"/>
          <w:sz w:val="24"/>
          <w:szCs w:val="24"/>
        </w:rPr>
        <w:t>w</w:t>
      </w:r>
      <w:r w:rsidR="000F31FB">
        <w:rPr>
          <w:rFonts w:ascii="Times New Roman" w:hAnsi="Times New Roman" w:cs="Times New Roman"/>
          <w:sz w:val="24"/>
          <w:szCs w:val="24"/>
        </w:rPr>
        <w:t>ere</w:t>
      </w:r>
      <w:r w:rsidR="00F1325D">
        <w:rPr>
          <w:rFonts w:ascii="Times New Roman" w:hAnsi="Times New Roman" w:cs="Times New Roman"/>
          <w:sz w:val="24"/>
          <w:szCs w:val="24"/>
        </w:rPr>
        <w:t xml:space="preserve"> similar or</w:t>
      </w:r>
      <w:r w:rsidR="000F31FB" w:rsidRPr="00792652">
        <w:rPr>
          <w:rFonts w:ascii="Times New Roman" w:hAnsi="Times New Roman" w:cs="Times New Roman"/>
          <w:sz w:val="24"/>
          <w:szCs w:val="24"/>
        </w:rPr>
        <w:t xml:space="preserve"> </w:t>
      </w:r>
      <w:r w:rsidR="00FB7367" w:rsidRPr="00792652">
        <w:rPr>
          <w:rFonts w:ascii="Times New Roman" w:hAnsi="Times New Roman" w:cs="Times New Roman"/>
          <w:sz w:val="24"/>
          <w:szCs w:val="24"/>
        </w:rPr>
        <w:t>lower</w:t>
      </w:r>
      <w:r w:rsidR="00F1325D">
        <w:rPr>
          <w:rFonts w:ascii="Times New Roman" w:hAnsi="Times New Roman" w:cs="Times New Roman"/>
          <w:sz w:val="24"/>
          <w:szCs w:val="24"/>
        </w:rPr>
        <w:t>, respectively</w:t>
      </w:r>
      <w:r w:rsidR="00E247FB" w:rsidRPr="00792652">
        <w:rPr>
          <w:rFonts w:ascii="Times New Roman" w:hAnsi="Times New Roman" w:cs="Times New Roman"/>
          <w:sz w:val="24"/>
          <w:szCs w:val="24"/>
        </w:rPr>
        <w:t>.</w:t>
      </w:r>
    </w:p>
    <w:p w14:paraId="2D6D3FEE" w14:textId="5F9D85C3" w:rsidR="001804C1" w:rsidRDefault="00FB7367" w:rsidP="00B07C21">
      <w:pPr>
        <w:spacing w:before="120" w:after="0" w:line="360" w:lineRule="auto"/>
        <w:rPr>
          <w:rFonts w:ascii="Times New Roman" w:hAnsi="Times New Roman" w:cs="Times New Roman"/>
          <w:sz w:val="24"/>
          <w:szCs w:val="24"/>
        </w:rPr>
      </w:pPr>
      <w:r w:rsidRPr="00792652">
        <w:rPr>
          <w:rFonts w:ascii="Times New Roman" w:hAnsi="Times New Roman" w:cs="Times New Roman"/>
          <w:sz w:val="24"/>
          <w:szCs w:val="24"/>
        </w:rPr>
        <w:t xml:space="preserve">The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sidDel="003A1004">
        <w:rPr>
          <w:rFonts w:ascii="Times New Roman" w:hAnsi="Times New Roman" w:cs="Times New Roman"/>
          <w:sz w:val="24"/>
          <w:szCs w:val="24"/>
        </w:rPr>
        <w:t xml:space="preserve"> </w:t>
      </w:r>
      <w:r w:rsidR="001804C1">
        <w:rPr>
          <w:rFonts w:ascii="Times New Roman" w:hAnsi="Times New Roman" w:cs="Times New Roman"/>
          <w:sz w:val="24"/>
          <w:szCs w:val="24"/>
        </w:rPr>
        <w:t>showed a negative correlation against</w:t>
      </w:r>
      <w:r w:rsidRPr="00792652">
        <w:rPr>
          <w:rFonts w:ascii="Times New Roman" w:hAnsi="Times New Roman" w:cs="Times New Roman"/>
          <w:sz w:val="24"/>
          <w:szCs w:val="24"/>
        </w:rPr>
        <w:t xml:space="preserve"> </w:t>
      </w:r>
      <w:r w:rsidR="00567623">
        <w:rPr>
          <w:rFonts w:ascii="Times New Roman" w:hAnsi="Times New Roman" w:cs="Times New Roman"/>
          <w:sz w:val="24"/>
          <w:szCs w:val="24"/>
        </w:rPr>
        <w:t>PM</w:t>
      </w:r>
      <w:r w:rsidR="00567623" w:rsidRPr="00F1325D">
        <w:rPr>
          <w:rFonts w:ascii="Times New Roman" w:hAnsi="Times New Roman" w:cs="Times New Roman"/>
          <w:sz w:val="24"/>
          <w:szCs w:val="24"/>
          <w:vertAlign w:val="subscript"/>
        </w:rPr>
        <w:t>10</w:t>
      </w:r>
      <w:r w:rsidRPr="00792652">
        <w:rPr>
          <w:rFonts w:ascii="Times New Roman" w:hAnsi="Times New Roman" w:cs="Times New Roman"/>
          <w:sz w:val="24"/>
          <w:szCs w:val="24"/>
        </w:rPr>
        <w:t>, CO, SO</w:t>
      </w:r>
      <w:r w:rsidRPr="00792652">
        <w:rPr>
          <w:rFonts w:ascii="Times New Roman" w:hAnsi="Times New Roman" w:cs="Times New Roman"/>
          <w:sz w:val="24"/>
          <w:szCs w:val="24"/>
          <w:vertAlign w:val="subscript"/>
        </w:rPr>
        <w:t>2</w:t>
      </w:r>
      <w:r w:rsidRPr="00792652">
        <w:rPr>
          <w:rFonts w:ascii="Times New Roman" w:hAnsi="Times New Roman" w:cs="Times New Roman"/>
          <w:sz w:val="24"/>
          <w:szCs w:val="24"/>
        </w:rPr>
        <w:t>, and NO</w:t>
      </w:r>
      <w:r w:rsidRPr="00792652">
        <w:rPr>
          <w:rFonts w:ascii="Times New Roman" w:hAnsi="Times New Roman" w:cs="Times New Roman"/>
          <w:sz w:val="24"/>
          <w:szCs w:val="24"/>
          <w:vertAlign w:val="subscript"/>
        </w:rPr>
        <w:t>2</w:t>
      </w:r>
      <w:r w:rsidR="001804C1">
        <w:rPr>
          <w:rFonts w:ascii="Times New Roman" w:hAnsi="Times New Roman" w:cs="Times New Roman"/>
          <w:sz w:val="24"/>
          <w:szCs w:val="24"/>
        </w:rPr>
        <w:t xml:space="preserve">, </w:t>
      </w:r>
      <w:r w:rsidR="00E247FB" w:rsidRPr="00792652">
        <w:rPr>
          <w:rFonts w:ascii="Times New Roman" w:hAnsi="Times New Roman" w:cs="Times New Roman"/>
          <w:sz w:val="24"/>
          <w:szCs w:val="24"/>
        </w:rPr>
        <w:t xml:space="preserve">but </w:t>
      </w:r>
      <w:r w:rsidR="003937C9">
        <w:rPr>
          <w:rFonts w:ascii="Times New Roman" w:hAnsi="Times New Roman" w:cs="Times New Roman"/>
          <w:sz w:val="24"/>
          <w:szCs w:val="24"/>
        </w:rPr>
        <w:t xml:space="preserve">a </w:t>
      </w:r>
      <w:r w:rsidR="00E247FB" w:rsidRPr="00792652">
        <w:rPr>
          <w:rFonts w:ascii="Times New Roman" w:hAnsi="Times New Roman" w:cs="Times New Roman"/>
          <w:sz w:val="24"/>
          <w:szCs w:val="24"/>
        </w:rPr>
        <w:t xml:space="preserve">positive </w:t>
      </w:r>
      <w:r w:rsidR="003937C9">
        <w:rPr>
          <w:rFonts w:ascii="Times New Roman" w:hAnsi="Times New Roman" w:cs="Times New Roman"/>
          <w:sz w:val="24"/>
          <w:szCs w:val="24"/>
        </w:rPr>
        <w:t xml:space="preserve">correlation </w:t>
      </w:r>
      <w:r w:rsidR="001804C1">
        <w:rPr>
          <w:rFonts w:ascii="Times New Roman" w:hAnsi="Times New Roman" w:cs="Times New Roman"/>
          <w:sz w:val="24"/>
          <w:szCs w:val="24"/>
        </w:rPr>
        <w:t>against</w:t>
      </w:r>
      <w:r w:rsidRPr="00792652">
        <w:rPr>
          <w:rFonts w:ascii="Times New Roman" w:hAnsi="Times New Roman" w:cs="Times New Roman"/>
          <w:sz w:val="24"/>
          <w:szCs w:val="24"/>
        </w:rPr>
        <w:t xml:space="preserve"> O</w:t>
      </w:r>
      <w:r w:rsidRPr="00792652">
        <w:rPr>
          <w:rFonts w:ascii="Times New Roman" w:hAnsi="Times New Roman" w:cs="Times New Roman"/>
          <w:sz w:val="24"/>
          <w:szCs w:val="24"/>
          <w:vertAlign w:val="subscript"/>
        </w:rPr>
        <w:t>3</w:t>
      </w:r>
      <w:r w:rsidRPr="00792652">
        <w:rPr>
          <w:rFonts w:ascii="Times New Roman" w:hAnsi="Times New Roman" w:cs="Times New Roman"/>
          <w:sz w:val="24"/>
          <w:szCs w:val="24"/>
        </w:rPr>
        <w:t xml:space="preserve">. </w:t>
      </w:r>
      <w:r w:rsidR="00602380">
        <w:rPr>
          <w:rFonts w:ascii="Times New Roman" w:hAnsi="Times New Roman" w:cs="Times New Roman"/>
          <w:sz w:val="24"/>
          <w:szCs w:val="24"/>
        </w:rPr>
        <w:t xml:space="preserve">These correlations </w:t>
      </w:r>
      <w:r w:rsidR="00602380" w:rsidRPr="002246BF">
        <w:rPr>
          <w:rFonts w:ascii="Times New Roman" w:hAnsi="Times New Roman" w:cs="Times New Roman"/>
          <w:noProof/>
          <w:sz w:val="24"/>
          <w:szCs w:val="24"/>
        </w:rPr>
        <w:t>were based</w:t>
      </w:r>
      <w:r w:rsidR="00602380">
        <w:rPr>
          <w:rFonts w:ascii="Times New Roman" w:hAnsi="Times New Roman" w:cs="Times New Roman"/>
          <w:sz w:val="24"/>
          <w:szCs w:val="24"/>
        </w:rPr>
        <w:t xml:space="preserve"> on a</w:t>
      </w:r>
      <w:r w:rsidR="00602380" w:rsidRPr="00792652">
        <w:rPr>
          <w:rFonts w:ascii="Times New Roman" w:hAnsi="Times New Roman" w:cs="Times New Roman"/>
          <w:sz w:val="24"/>
          <w:szCs w:val="24"/>
        </w:rPr>
        <w:t xml:space="preserve"> </w:t>
      </w:r>
      <w:r w:rsidR="0073152C">
        <w:rPr>
          <w:rFonts w:ascii="Times New Roman" w:hAnsi="Times New Roman" w:cs="Times New Roman"/>
          <w:sz w:val="24"/>
          <w:szCs w:val="24"/>
        </w:rPr>
        <w:t>two-layer mixing model</w:t>
      </w:r>
      <w:r w:rsidR="001C0C47">
        <w:rPr>
          <w:rFonts w:ascii="Times New Roman" w:hAnsi="Times New Roman" w:cs="Times New Roman"/>
          <w:sz w:val="24"/>
          <w:szCs w:val="24"/>
        </w:rPr>
        <w:t>, in which</w:t>
      </w:r>
      <w:r w:rsidR="0073152C">
        <w:rPr>
          <w:rFonts w:ascii="Times New Roman" w:hAnsi="Times New Roman" w:cs="Times New Roman"/>
          <w:sz w:val="24"/>
          <w:szCs w:val="24"/>
        </w:rPr>
        <w:t xml:space="preserve"> </w:t>
      </w:r>
      <w:r w:rsidR="00602380">
        <w:rPr>
          <w:rFonts w:ascii="Times New Roman" w:hAnsi="Times New Roman" w:cs="Times New Roman"/>
          <w:sz w:val="24"/>
          <w:szCs w:val="24"/>
        </w:rPr>
        <w:t xml:space="preserve">changes in concentration depend only on the ML growth and entrainment from the </w:t>
      </w:r>
      <w:r w:rsidR="000E6624">
        <w:rPr>
          <w:rFonts w:ascii="Times New Roman" w:hAnsi="Times New Roman" w:cs="Times New Roman"/>
          <w:sz w:val="24"/>
          <w:szCs w:val="24"/>
        </w:rPr>
        <w:t>FA</w:t>
      </w:r>
      <w:r w:rsidR="00602380">
        <w:rPr>
          <w:rFonts w:ascii="Times New Roman" w:hAnsi="Times New Roman" w:cs="Times New Roman"/>
          <w:sz w:val="24"/>
          <w:szCs w:val="24"/>
        </w:rPr>
        <w:t>. Despite neglecting advection, photochemistry</w:t>
      </w:r>
      <w:r w:rsidR="00550860">
        <w:rPr>
          <w:rFonts w:ascii="Times New Roman" w:hAnsi="Times New Roman" w:cs="Times New Roman"/>
          <w:sz w:val="24"/>
          <w:szCs w:val="24"/>
        </w:rPr>
        <w:t>,</w:t>
      </w:r>
      <w:r w:rsidR="00602380">
        <w:rPr>
          <w:rFonts w:ascii="Times New Roman" w:hAnsi="Times New Roman" w:cs="Times New Roman"/>
          <w:sz w:val="24"/>
          <w:szCs w:val="24"/>
        </w:rPr>
        <w:t xml:space="preserve"> emissions</w:t>
      </w:r>
      <w:r w:rsidR="00EB43A5">
        <w:rPr>
          <w:rFonts w:ascii="Times New Roman" w:hAnsi="Times New Roman" w:cs="Times New Roman"/>
          <w:sz w:val="24"/>
          <w:szCs w:val="24"/>
        </w:rPr>
        <w:t>, and deposition</w:t>
      </w:r>
      <w:r w:rsidR="00B61D1C">
        <w:rPr>
          <w:rFonts w:ascii="Times New Roman" w:hAnsi="Times New Roman" w:cs="Times New Roman"/>
          <w:sz w:val="24"/>
          <w:szCs w:val="24"/>
        </w:rPr>
        <w:t xml:space="preserve">, we found strong </w:t>
      </w:r>
      <w:r w:rsidR="00602380">
        <w:rPr>
          <w:rFonts w:ascii="Times New Roman" w:hAnsi="Times New Roman" w:cs="Times New Roman"/>
          <w:sz w:val="24"/>
          <w:szCs w:val="24"/>
        </w:rPr>
        <w:t>cor</w:t>
      </w:r>
      <w:r w:rsidR="00B61D1C">
        <w:rPr>
          <w:rFonts w:ascii="Times New Roman" w:hAnsi="Times New Roman" w:cs="Times New Roman"/>
          <w:sz w:val="24"/>
          <w:szCs w:val="24"/>
        </w:rPr>
        <w:t>relation coefficients</w:t>
      </w:r>
      <w:r w:rsidR="00602380">
        <w:rPr>
          <w:rFonts w:ascii="Times New Roman" w:hAnsi="Times New Roman" w:cs="Times New Roman"/>
          <w:sz w:val="24"/>
          <w:szCs w:val="24"/>
        </w:rPr>
        <w:t>, particularly for CO,</w:t>
      </w:r>
      <w:r w:rsidR="00602380" w:rsidRPr="00602380">
        <w:rPr>
          <w:rFonts w:ascii="Times New Roman" w:hAnsi="Times New Roman" w:cs="Times New Roman"/>
          <w:sz w:val="24"/>
          <w:szCs w:val="24"/>
        </w:rPr>
        <w:t xml:space="preserve"> </w:t>
      </w:r>
      <w:r w:rsidR="00602380" w:rsidRPr="00792652">
        <w:rPr>
          <w:rFonts w:ascii="Times New Roman" w:hAnsi="Times New Roman" w:cs="Times New Roman"/>
          <w:sz w:val="24"/>
          <w:szCs w:val="24"/>
        </w:rPr>
        <w:t>NO</w:t>
      </w:r>
      <w:r w:rsidR="00602380" w:rsidRPr="00792652">
        <w:rPr>
          <w:rFonts w:ascii="Times New Roman" w:hAnsi="Times New Roman" w:cs="Times New Roman"/>
          <w:sz w:val="24"/>
          <w:szCs w:val="24"/>
          <w:vertAlign w:val="subscript"/>
        </w:rPr>
        <w:t>2</w:t>
      </w:r>
      <w:r w:rsidR="00550860">
        <w:rPr>
          <w:rFonts w:ascii="Times New Roman" w:hAnsi="Times New Roman" w:cs="Times New Roman"/>
          <w:sz w:val="24"/>
          <w:szCs w:val="24"/>
        </w:rPr>
        <w:t xml:space="preserve">, </w:t>
      </w:r>
      <w:r w:rsidR="00602380">
        <w:rPr>
          <w:rFonts w:ascii="Times New Roman" w:hAnsi="Times New Roman" w:cs="Times New Roman"/>
          <w:sz w:val="24"/>
          <w:szCs w:val="24"/>
        </w:rPr>
        <w:t>and PM</w:t>
      </w:r>
      <w:r w:rsidR="00602380" w:rsidRPr="00F1325D">
        <w:rPr>
          <w:rFonts w:ascii="Times New Roman" w:hAnsi="Times New Roman" w:cs="Times New Roman"/>
          <w:sz w:val="24"/>
          <w:szCs w:val="24"/>
          <w:vertAlign w:val="subscript"/>
        </w:rPr>
        <w:t>10</w:t>
      </w:r>
      <w:r w:rsidR="00B61D1C">
        <w:rPr>
          <w:rFonts w:ascii="Times New Roman" w:hAnsi="Times New Roman" w:cs="Times New Roman"/>
          <w:sz w:val="24"/>
          <w:szCs w:val="24"/>
        </w:rPr>
        <w:t xml:space="preserve">. </w:t>
      </w:r>
      <w:r w:rsidR="0073152C">
        <w:rPr>
          <w:rFonts w:ascii="Times New Roman" w:hAnsi="Times New Roman" w:cs="Times New Roman"/>
          <w:sz w:val="24"/>
          <w:szCs w:val="24"/>
        </w:rPr>
        <w:t>Our findings</w:t>
      </w:r>
      <w:r w:rsidR="00B61D1C">
        <w:rPr>
          <w:rFonts w:ascii="Times New Roman" w:hAnsi="Times New Roman" w:cs="Times New Roman"/>
          <w:sz w:val="24"/>
          <w:szCs w:val="24"/>
        </w:rPr>
        <w:t xml:space="preserve"> prov</w:t>
      </w:r>
      <w:r w:rsidR="001804C1">
        <w:rPr>
          <w:rFonts w:ascii="Times New Roman" w:hAnsi="Times New Roman" w:cs="Times New Roman"/>
          <w:sz w:val="24"/>
          <w:szCs w:val="24"/>
        </w:rPr>
        <w:t xml:space="preserve">ide </w:t>
      </w:r>
      <w:r w:rsidR="00B61D1C">
        <w:rPr>
          <w:rFonts w:ascii="Times New Roman" w:hAnsi="Times New Roman" w:cs="Times New Roman"/>
          <w:sz w:val="24"/>
          <w:szCs w:val="24"/>
        </w:rPr>
        <w:t xml:space="preserve">insight </w:t>
      </w:r>
      <w:r w:rsidR="00B61D1C" w:rsidRPr="005730E2">
        <w:rPr>
          <w:rFonts w:ascii="Times New Roman" w:hAnsi="Times New Roman" w:cs="Times New Roman"/>
          <w:noProof/>
          <w:sz w:val="24"/>
          <w:szCs w:val="24"/>
        </w:rPr>
        <w:t>on</w:t>
      </w:r>
      <w:r w:rsidR="001804C1">
        <w:rPr>
          <w:rFonts w:ascii="Times New Roman" w:hAnsi="Times New Roman" w:cs="Times New Roman"/>
          <w:sz w:val="24"/>
          <w:szCs w:val="24"/>
        </w:rPr>
        <w:t xml:space="preserve"> the significant influence of the ML evolution on </w:t>
      </w:r>
      <w:r w:rsidR="00B61D1C">
        <w:rPr>
          <w:rFonts w:ascii="Times New Roman" w:hAnsi="Times New Roman" w:cs="Times New Roman"/>
          <w:sz w:val="24"/>
          <w:szCs w:val="24"/>
        </w:rPr>
        <w:t xml:space="preserve">Seoul’s </w:t>
      </w:r>
      <w:r w:rsidR="001804C1">
        <w:rPr>
          <w:rFonts w:ascii="Times New Roman" w:hAnsi="Times New Roman" w:cs="Times New Roman"/>
          <w:sz w:val="24"/>
          <w:szCs w:val="24"/>
        </w:rPr>
        <w:t>air quality.</w:t>
      </w:r>
      <w:r w:rsidR="00461C39">
        <w:rPr>
          <w:rFonts w:ascii="Times New Roman" w:hAnsi="Times New Roman" w:cs="Times New Roman"/>
          <w:sz w:val="24"/>
          <w:szCs w:val="24"/>
        </w:rPr>
        <w:t xml:space="preserve"> Our study indicates that entrainment </w:t>
      </w:r>
      <w:r w:rsidR="00760ED5">
        <w:rPr>
          <w:rFonts w:ascii="Times New Roman" w:hAnsi="Times New Roman" w:cs="Times New Roman"/>
          <w:sz w:val="24"/>
          <w:szCs w:val="24"/>
        </w:rPr>
        <w:t xml:space="preserve">from </w:t>
      </w:r>
      <w:r w:rsidR="00461C39">
        <w:rPr>
          <w:rFonts w:ascii="Times New Roman" w:hAnsi="Times New Roman" w:cs="Times New Roman"/>
          <w:sz w:val="24"/>
          <w:szCs w:val="24"/>
        </w:rPr>
        <w:t xml:space="preserve">the overlying FA, which has </w:t>
      </w:r>
      <w:r w:rsidR="00461C39" w:rsidRPr="005730E2">
        <w:rPr>
          <w:rFonts w:ascii="Times New Roman" w:hAnsi="Times New Roman" w:cs="Times New Roman"/>
          <w:noProof/>
          <w:sz w:val="24"/>
          <w:szCs w:val="24"/>
        </w:rPr>
        <w:t>been neglected</w:t>
      </w:r>
      <w:r w:rsidR="00461C39">
        <w:rPr>
          <w:rFonts w:ascii="Times New Roman" w:hAnsi="Times New Roman" w:cs="Times New Roman"/>
          <w:sz w:val="24"/>
          <w:szCs w:val="24"/>
        </w:rPr>
        <w:t xml:space="preserve"> in many application</w:t>
      </w:r>
      <w:r w:rsidR="00561873">
        <w:rPr>
          <w:rFonts w:ascii="Times New Roman" w:hAnsi="Times New Roman" w:cs="Times New Roman"/>
          <w:sz w:val="24"/>
          <w:szCs w:val="24"/>
        </w:rPr>
        <w:t>s</w:t>
      </w:r>
      <w:r w:rsidR="00461C39">
        <w:rPr>
          <w:rFonts w:ascii="Times New Roman" w:hAnsi="Times New Roman" w:cs="Times New Roman"/>
          <w:sz w:val="24"/>
          <w:szCs w:val="24"/>
        </w:rPr>
        <w:t xml:space="preserve">, plays </w:t>
      </w:r>
      <w:r w:rsidR="00461C39" w:rsidRPr="005730E2">
        <w:rPr>
          <w:rFonts w:ascii="Times New Roman" w:hAnsi="Times New Roman" w:cs="Times New Roman"/>
          <w:noProof/>
          <w:sz w:val="24"/>
          <w:szCs w:val="24"/>
        </w:rPr>
        <w:t>an important</w:t>
      </w:r>
      <w:r w:rsidR="00461C39">
        <w:rPr>
          <w:rFonts w:ascii="Times New Roman" w:hAnsi="Times New Roman" w:cs="Times New Roman"/>
          <w:sz w:val="24"/>
          <w:szCs w:val="24"/>
        </w:rPr>
        <w:t xml:space="preserve"> role in regulating air pollution in this area</w:t>
      </w:r>
      <w:r w:rsidR="00EB43A5">
        <w:rPr>
          <w:rFonts w:ascii="Times New Roman" w:hAnsi="Times New Roman" w:cs="Times New Roman"/>
          <w:sz w:val="24"/>
          <w:szCs w:val="24"/>
        </w:rPr>
        <w:t>.</w:t>
      </w:r>
    </w:p>
    <w:p w14:paraId="3BA5DA3B" w14:textId="7314F724" w:rsidR="008A5EEF" w:rsidRPr="008A5EEF" w:rsidRDefault="008A5EEF" w:rsidP="00B07C21">
      <w:pPr>
        <w:spacing w:before="120" w:after="0" w:line="360" w:lineRule="auto"/>
        <w:rPr>
          <w:rFonts w:ascii="Times New Roman" w:hAnsi="Times New Roman" w:cs="Times New Roman"/>
          <w:sz w:val="24"/>
          <w:szCs w:val="24"/>
        </w:rPr>
      </w:pPr>
      <w:r>
        <w:rPr>
          <w:rFonts w:ascii="Times New Roman" w:hAnsi="Times New Roman" w:cs="Times New Roman"/>
          <w:sz w:val="24"/>
          <w:szCs w:val="24"/>
        </w:rPr>
        <w:t>Continuous</w:t>
      </w:r>
      <w:r w:rsidRPr="00792652">
        <w:rPr>
          <w:rFonts w:ascii="Times New Roman" w:hAnsi="Times New Roman" w:cs="Times New Roman"/>
          <w:sz w:val="24"/>
          <w:szCs w:val="24"/>
        </w:rPr>
        <w:t xml:space="preserve"> monitoring of </w:t>
      </w:r>
      <w:r>
        <w:rPr>
          <w:rFonts w:ascii="Times New Roman" w:hAnsi="Times New Roman" w:cs="Times New Roman"/>
          <w:sz w:val="24"/>
          <w:szCs w:val="24"/>
        </w:rPr>
        <w:t>the</w:t>
      </w:r>
      <w:r w:rsidRPr="00792652">
        <w:rPr>
          <w:rFonts w:ascii="Times New Roman" w:hAnsi="Times New Roman" w:cs="Times New Roman"/>
          <w:sz w:val="24"/>
          <w:szCs w:val="24"/>
        </w:rPr>
        <w:t xml:space="preserv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Pr>
          <w:rFonts w:ascii="Times New Roman" w:hAnsi="Times New Roman" w:cs="Times New Roman"/>
          <w:sz w:val="24"/>
          <w:szCs w:val="24"/>
        </w:rPr>
        <w:t>a</w:t>
      </w:r>
      <w:r w:rsidR="00760ED5">
        <w:rPr>
          <w:rFonts w:ascii="Times New Roman" w:hAnsi="Times New Roman" w:cs="Times New Roman"/>
          <w:sz w:val="24"/>
          <w:szCs w:val="24"/>
        </w:rPr>
        <w:t>nd</w:t>
      </w:r>
      <w:r>
        <w:rPr>
          <w:rFonts w:ascii="Times New Roman" w:hAnsi="Times New Roman" w:cs="Times New Roman"/>
          <w:sz w:val="24"/>
          <w:szCs w:val="24"/>
        </w:rPr>
        <w:t xml:space="preserve"> air quality will allow </w:t>
      </w:r>
      <w:r w:rsidRPr="005730E2">
        <w:rPr>
          <w:rFonts w:ascii="Times New Roman" w:hAnsi="Times New Roman" w:cs="Times New Roman"/>
          <w:noProof/>
          <w:sz w:val="24"/>
          <w:szCs w:val="24"/>
        </w:rPr>
        <w:t>understand</w:t>
      </w:r>
      <w:r w:rsidR="00D7056E" w:rsidRPr="005730E2">
        <w:rPr>
          <w:rFonts w:ascii="Times New Roman" w:hAnsi="Times New Roman" w:cs="Times New Roman"/>
          <w:noProof/>
          <w:sz w:val="24"/>
          <w:szCs w:val="24"/>
        </w:rPr>
        <w:t>ing</w:t>
      </w:r>
      <w:r>
        <w:rPr>
          <w:rFonts w:ascii="Times New Roman" w:hAnsi="Times New Roman" w:cs="Times New Roman"/>
          <w:sz w:val="24"/>
          <w:szCs w:val="24"/>
        </w:rPr>
        <w:t xml:space="preserve"> the influence of the UBL climatology on the local air pollution.</w:t>
      </w:r>
      <w:r w:rsidR="00E80C2A">
        <w:rPr>
          <w:rFonts w:ascii="Times New Roman" w:hAnsi="Times New Roman" w:cs="Times New Roman"/>
          <w:sz w:val="24"/>
          <w:szCs w:val="24"/>
        </w:rPr>
        <w:t xml:space="preserve"> It will provide information to elucidate the </w:t>
      </w:r>
      <w:r w:rsidR="00E80C2A" w:rsidRPr="005730E2">
        <w:rPr>
          <w:rFonts w:ascii="Times New Roman" w:hAnsi="Times New Roman" w:cs="Times New Roman"/>
          <w:noProof/>
          <w:sz w:val="24"/>
          <w:szCs w:val="24"/>
        </w:rPr>
        <w:t>seasonal</w:t>
      </w:r>
      <w:r w:rsidR="00E80C2A">
        <w:rPr>
          <w:rFonts w:ascii="Times New Roman" w:hAnsi="Times New Roman" w:cs="Times New Roman"/>
          <w:sz w:val="24"/>
          <w:szCs w:val="24"/>
        </w:rPr>
        <w:t xml:space="preserve"> contribution of convective dilution to ambient </w:t>
      </w:r>
      <w:r w:rsidR="007C3CB3">
        <w:rPr>
          <w:rFonts w:ascii="Times New Roman" w:hAnsi="Times New Roman" w:cs="Times New Roman"/>
          <w:sz w:val="24"/>
          <w:szCs w:val="24"/>
        </w:rPr>
        <w:t>pollution</w:t>
      </w:r>
      <w:r w:rsidR="00E80C2A">
        <w:rPr>
          <w:rFonts w:ascii="Times New Roman" w:hAnsi="Times New Roman" w:cs="Times New Roman"/>
          <w:sz w:val="24"/>
          <w:szCs w:val="24"/>
        </w:rPr>
        <w:t xml:space="preserve">. Reliable and continuous retrievals of </w:t>
      </w:r>
      <w:r w:rsidR="00E80C2A">
        <w:rPr>
          <w:rFonts w:ascii="Times New Roman" w:hAnsi="Times New Roman" w:cs="Times New Roman"/>
          <w:sz w:val="24"/>
          <w:szCs w:val="24"/>
        </w:rPr>
        <w:lastRenderedPageBreak/>
        <w:t xml:space="preserve">the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E80C2A">
        <w:rPr>
          <w:rFonts w:ascii="Times New Roman" w:hAnsi="Times New Roman" w:cs="Times New Roman"/>
          <w:sz w:val="24"/>
          <w:szCs w:val="24"/>
        </w:rPr>
        <w:t xml:space="preserve">will help to </w:t>
      </w:r>
      <w:r>
        <w:rPr>
          <w:rFonts w:ascii="Times New Roman" w:hAnsi="Times New Roman" w:cs="Times New Roman"/>
          <w:sz w:val="24"/>
          <w:szCs w:val="24"/>
        </w:rPr>
        <w:t>verify the accuracy and tune up existing parameterizations of the UBL evol</w:t>
      </w:r>
      <w:r w:rsidR="007C3CB3">
        <w:rPr>
          <w:rFonts w:ascii="Times New Roman" w:hAnsi="Times New Roman" w:cs="Times New Roman"/>
          <w:sz w:val="24"/>
          <w:szCs w:val="24"/>
        </w:rPr>
        <w:t>ution in meteorological models, as well as</w:t>
      </w:r>
      <w:r w:rsidR="001C0C47">
        <w:rPr>
          <w:rFonts w:ascii="Times New Roman" w:hAnsi="Times New Roman" w:cs="Times New Roman"/>
          <w:sz w:val="24"/>
          <w:szCs w:val="24"/>
        </w:rPr>
        <w:t xml:space="preserve"> </w:t>
      </w:r>
      <w:r w:rsidR="007C3CB3">
        <w:rPr>
          <w:rFonts w:ascii="Times New Roman" w:hAnsi="Times New Roman" w:cs="Times New Roman"/>
          <w:sz w:val="24"/>
          <w:szCs w:val="24"/>
        </w:rPr>
        <w:t>provide confidence on air quality models used to evaluate the efficiency of new control measures.</w:t>
      </w:r>
    </w:p>
    <w:p w14:paraId="67CCCADC" w14:textId="38EE0E08" w:rsidR="007C3CB3" w:rsidRDefault="007C3CB3" w:rsidP="007C3CB3">
      <w:pPr>
        <w:spacing w:before="120" w:after="0" w:line="360" w:lineRule="auto"/>
        <w:rPr>
          <w:rFonts w:ascii="Times New Roman" w:hAnsi="Times New Roman" w:cs="Times New Roman"/>
          <w:sz w:val="24"/>
          <w:szCs w:val="24"/>
        </w:rPr>
      </w:pPr>
    </w:p>
    <w:p w14:paraId="240FFCC7" w14:textId="0C991524" w:rsidR="00FB7367" w:rsidRPr="00792652" w:rsidRDefault="00FB7367" w:rsidP="0073152C">
      <w:pPr>
        <w:spacing w:after="120" w:line="360" w:lineRule="auto"/>
        <w:outlineLvl w:val="1"/>
        <w:rPr>
          <w:rFonts w:ascii="Times New Roman" w:hAnsi="Times New Roman" w:cs="Times New Roman"/>
          <w:b/>
          <w:sz w:val="24"/>
          <w:szCs w:val="24"/>
        </w:rPr>
      </w:pPr>
      <w:r w:rsidRPr="00B07C21">
        <w:rPr>
          <w:rFonts w:ascii="Times New Roman" w:hAnsi="Times New Roman" w:cs="Times New Roman"/>
          <w:b/>
          <w:noProof/>
          <w:sz w:val="24"/>
          <w:szCs w:val="24"/>
        </w:rPr>
        <w:t>Acknowledgements</w:t>
      </w:r>
    </w:p>
    <w:p w14:paraId="6C88D200" w14:textId="672E5C1E" w:rsidR="00FB7367" w:rsidRPr="00792652" w:rsidRDefault="00FB7367" w:rsidP="0030412A">
      <w:pPr>
        <w:spacing w:after="120" w:line="360" w:lineRule="auto"/>
        <w:rPr>
          <w:rFonts w:ascii="Times New Roman" w:hAnsi="Times New Roman" w:cs="Times New Roman"/>
          <w:sz w:val="24"/>
          <w:szCs w:val="24"/>
        </w:rPr>
      </w:pPr>
      <w:r w:rsidRPr="00792652">
        <w:rPr>
          <w:rFonts w:ascii="Times New Roman" w:hAnsi="Times New Roman" w:cs="Times New Roman"/>
          <w:sz w:val="24"/>
          <w:szCs w:val="24"/>
        </w:rPr>
        <w:t xml:space="preserve">This study </w:t>
      </w:r>
      <w:r w:rsidRPr="005730E2">
        <w:rPr>
          <w:rFonts w:ascii="Times New Roman" w:hAnsi="Times New Roman" w:cs="Times New Roman"/>
          <w:noProof/>
          <w:sz w:val="24"/>
          <w:szCs w:val="24"/>
        </w:rPr>
        <w:t>was supported</w:t>
      </w:r>
      <w:r w:rsidRPr="00792652">
        <w:rPr>
          <w:rFonts w:ascii="Times New Roman" w:hAnsi="Times New Roman" w:cs="Times New Roman"/>
          <w:sz w:val="24"/>
          <w:szCs w:val="24"/>
        </w:rPr>
        <w:t xml:space="preserve"> by </w:t>
      </w:r>
      <w:r w:rsidR="00DB2447" w:rsidRPr="00DB2447">
        <w:rPr>
          <w:rFonts w:ascii="Times New Roman" w:hAnsi="Times New Roman" w:cs="Times New Roman"/>
          <w:sz w:val="24"/>
          <w:szCs w:val="24"/>
        </w:rPr>
        <w:t>the Korea Polar Research</w:t>
      </w:r>
      <w:r w:rsidR="00DB2447">
        <w:rPr>
          <w:rFonts w:ascii="Times New Roman" w:hAnsi="Times New Roman" w:cs="Times New Roman"/>
          <w:sz w:val="24"/>
          <w:szCs w:val="24"/>
        </w:rPr>
        <w:t xml:space="preserve"> </w:t>
      </w:r>
      <w:r w:rsidR="00DB2447" w:rsidRPr="00DB2447">
        <w:rPr>
          <w:rFonts w:ascii="Times New Roman" w:hAnsi="Times New Roman" w:cs="Times New Roman"/>
          <w:sz w:val="24"/>
          <w:szCs w:val="24"/>
        </w:rPr>
        <w:t>Institute (</w:t>
      </w:r>
      <w:r w:rsidR="007F7B20">
        <w:rPr>
          <w:rFonts w:ascii="Times New Roman" w:hAnsi="Times New Roman" w:cs="Times New Roman"/>
          <w:sz w:val="24"/>
          <w:szCs w:val="24"/>
        </w:rPr>
        <w:t>KOPRI</w:t>
      </w:r>
      <w:r w:rsidR="00046B8B">
        <w:rPr>
          <w:rFonts w:ascii="Times New Roman" w:hAnsi="Times New Roman" w:cs="Times New Roman"/>
          <w:sz w:val="24"/>
          <w:szCs w:val="24"/>
        </w:rPr>
        <w:t xml:space="preserve">, </w:t>
      </w:r>
      <w:r w:rsidR="00A83FA9" w:rsidRPr="00DB2447">
        <w:rPr>
          <w:rFonts w:ascii="Times New Roman" w:hAnsi="Times New Roman" w:cs="Times New Roman"/>
          <w:sz w:val="24"/>
          <w:szCs w:val="24"/>
        </w:rPr>
        <w:t>PN1</w:t>
      </w:r>
      <w:r w:rsidR="00A83FA9">
        <w:rPr>
          <w:rFonts w:ascii="Times New Roman" w:hAnsi="Times New Roman" w:cs="Times New Roman"/>
          <w:sz w:val="24"/>
          <w:szCs w:val="24"/>
        </w:rPr>
        <w:t>8</w:t>
      </w:r>
      <w:r w:rsidR="00A83FA9" w:rsidRPr="00DB2447">
        <w:rPr>
          <w:rFonts w:ascii="Times New Roman" w:hAnsi="Times New Roman" w:cs="Times New Roman"/>
          <w:sz w:val="24"/>
          <w:szCs w:val="24"/>
        </w:rPr>
        <w:t>081</w:t>
      </w:r>
      <w:r w:rsidR="00DB2447" w:rsidRPr="00DB2447">
        <w:rPr>
          <w:rFonts w:ascii="Times New Roman" w:hAnsi="Times New Roman" w:cs="Times New Roman"/>
          <w:sz w:val="24"/>
          <w:szCs w:val="24"/>
        </w:rPr>
        <w:t>)</w:t>
      </w:r>
      <w:r w:rsidR="00EF7B73" w:rsidRPr="00DB2447">
        <w:rPr>
          <w:rFonts w:ascii="Times New Roman" w:hAnsi="Times New Roman" w:cs="Times New Roman"/>
          <w:sz w:val="24"/>
          <w:szCs w:val="24"/>
        </w:rPr>
        <w:t xml:space="preserve"> </w:t>
      </w:r>
      <w:r w:rsidR="00EF7B73" w:rsidRPr="00DB01EB">
        <w:rPr>
          <w:rFonts w:ascii="Times New Roman" w:hAnsi="Times New Roman" w:cs="Times New Roman"/>
          <w:sz w:val="24"/>
          <w:szCs w:val="24"/>
        </w:rPr>
        <w:t xml:space="preserve">and </w:t>
      </w:r>
      <w:r w:rsidR="008E2A53" w:rsidRPr="00C67032">
        <w:rPr>
          <w:rFonts w:ascii="Times New Roman" w:hAnsi="Times New Roman" w:cs="Times New Roman"/>
          <w:sz w:val="24"/>
          <w:szCs w:val="24"/>
        </w:rPr>
        <w:t>the National Research Foundation of Korea grant funded by the Korea</w:t>
      </w:r>
      <w:r w:rsidR="008E2A53">
        <w:rPr>
          <w:rFonts w:ascii="Times New Roman" w:hAnsi="Times New Roman" w:cs="Times New Roman"/>
          <w:sz w:val="24"/>
          <w:szCs w:val="24"/>
        </w:rPr>
        <w:t>n</w:t>
      </w:r>
      <w:r w:rsidR="008E2A53" w:rsidRPr="00C67032">
        <w:rPr>
          <w:rFonts w:ascii="Times New Roman" w:hAnsi="Times New Roman" w:cs="Times New Roman"/>
          <w:sz w:val="24"/>
          <w:szCs w:val="24"/>
        </w:rPr>
        <w:t xml:space="preserve"> government (MSIT) (No. NRF-2018R1A5A1024958)</w:t>
      </w:r>
      <w:r w:rsidRPr="00DB01EB">
        <w:rPr>
          <w:rFonts w:ascii="Times New Roman" w:hAnsi="Times New Roman" w:cs="Times New Roman"/>
          <w:sz w:val="24"/>
          <w:szCs w:val="24"/>
        </w:rPr>
        <w:t>. The second author was supported by the Global Ph.D. Fellowship Program (NRF-2015H1A2A1030932).</w:t>
      </w:r>
      <w:r w:rsidR="00F8195C" w:rsidRPr="00DB01EB">
        <w:rPr>
          <w:rFonts w:ascii="Times New Roman" w:hAnsi="Times New Roman" w:cs="Times New Roman"/>
          <w:sz w:val="24"/>
          <w:szCs w:val="24"/>
        </w:rPr>
        <w:t xml:space="preserve"> The </w:t>
      </w:r>
      <w:ins w:id="153" w:author="만든 이" w:date="2018-11-29T02:01:00Z">
        <w:r w:rsidR="003E57B1" w:rsidRPr="003F01CF">
          <w:rPr>
            <w:rFonts w:ascii="Times New Roman" w:hAnsi="Times New Roman" w:cs="Times New Roman"/>
            <w:i/>
            <w:sz w:val="24"/>
            <w:szCs w:val="24"/>
          </w:rPr>
          <w:t>Z</w:t>
        </w:r>
        <w:r w:rsidR="003E57B1">
          <w:rPr>
            <w:rFonts w:ascii="Times New Roman" w:hAnsi="Times New Roman" w:cs="Times New Roman"/>
            <w:sz w:val="24"/>
            <w:szCs w:val="24"/>
            <w:vertAlign w:val="subscript"/>
          </w:rPr>
          <w:t>M</w:t>
        </w:r>
        <w:r w:rsidR="003E57B1" w:rsidRPr="0000493B">
          <w:rPr>
            <w:rFonts w:ascii="Times New Roman" w:hAnsi="Times New Roman" w:cs="Times New Roman"/>
            <w:sz w:val="24"/>
            <w:szCs w:val="24"/>
            <w:vertAlign w:val="subscript"/>
          </w:rPr>
          <w:t>L</w:t>
        </w:r>
      </w:ins>
      <w:del w:id="154" w:author="만든 이" w:date="2018-11-29T02:01:00Z">
        <w:r w:rsidR="00D515FC" w:rsidDel="003E57B1">
          <w:rPr>
            <w:rFonts w:ascii="Times New Roman" w:hAnsi="Times New Roman" w:cs="Times New Roman"/>
            <w:sz w:val="24"/>
            <w:szCs w:val="24"/>
          </w:rPr>
          <w:delText>M</w:delText>
        </w:r>
        <w:r w:rsidR="00D515FC" w:rsidRPr="00DB01EB" w:rsidDel="003E57B1">
          <w:rPr>
            <w:rFonts w:ascii="Times New Roman" w:hAnsi="Times New Roman" w:cs="Times New Roman"/>
            <w:sz w:val="24"/>
            <w:szCs w:val="24"/>
          </w:rPr>
          <w:delText>LH</w:delText>
        </w:r>
      </w:del>
      <w:r w:rsidR="00D515FC" w:rsidRPr="00DB01EB">
        <w:rPr>
          <w:rFonts w:ascii="Times New Roman" w:hAnsi="Times New Roman" w:cs="Times New Roman"/>
          <w:sz w:val="24"/>
          <w:szCs w:val="24"/>
        </w:rPr>
        <w:t xml:space="preserve"> </w:t>
      </w:r>
      <w:r w:rsidR="00F8195C" w:rsidRPr="00DB01EB">
        <w:rPr>
          <w:rFonts w:ascii="Times New Roman" w:hAnsi="Times New Roman" w:cs="Times New Roman"/>
          <w:sz w:val="24"/>
          <w:szCs w:val="24"/>
        </w:rPr>
        <w:t xml:space="preserve">and air pollution data used in this study are available at </w:t>
      </w:r>
      <w:r w:rsidR="0071565C" w:rsidRPr="0038356C">
        <w:rPr>
          <w:rFonts w:ascii="Times New Roman" w:hAnsi="Times New Roman" w:cs="Times New Roman"/>
          <w:sz w:val="24"/>
          <w:szCs w:val="24"/>
        </w:rPr>
        <w:t>https://</w:t>
      </w:r>
      <w:r w:rsidR="00F8195C" w:rsidRPr="00DB01EB">
        <w:rPr>
          <w:rFonts w:ascii="Times New Roman" w:hAnsi="Times New Roman" w:cs="Times New Roman"/>
          <w:sz w:val="24"/>
          <w:szCs w:val="24"/>
        </w:rPr>
        <w:t>doi:10.22647/EAPL-LEE2017A. There are no conflicts of interest to declare.</w:t>
      </w:r>
    </w:p>
    <w:p w14:paraId="3AD02509" w14:textId="77777777" w:rsidR="00D14A42" w:rsidRDefault="00D14A42">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57ED4422" w14:textId="42726D19" w:rsidR="00FB7367" w:rsidRPr="00792652" w:rsidRDefault="00FB7367" w:rsidP="007C3CB3">
      <w:pPr>
        <w:wordWrap/>
        <w:spacing w:after="120" w:line="360" w:lineRule="auto"/>
        <w:outlineLvl w:val="1"/>
        <w:rPr>
          <w:rFonts w:ascii="Times New Roman" w:hAnsi="Times New Roman" w:cs="Times New Roman"/>
          <w:b/>
          <w:sz w:val="24"/>
          <w:szCs w:val="24"/>
        </w:rPr>
      </w:pPr>
      <w:r w:rsidRPr="00792652">
        <w:rPr>
          <w:rFonts w:ascii="Times New Roman" w:hAnsi="Times New Roman" w:cs="Times New Roman"/>
          <w:b/>
          <w:sz w:val="24"/>
          <w:szCs w:val="24"/>
        </w:rPr>
        <w:lastRenderedPageBreak/>
        <w:t>References</w:t>
      </w:r>
    </w:p>
    <w:p w14:paraId="49EC305A" w14:textId="4330D33A" w:rsidR="00942D20" w:rsidRPr="00942D20" w:rsidRDefault="00942D20" w:rsidP="00942D20">
      <w:pPr>
        <w:wordWrap/>
        <w:spacing w:after="120" w:line="360" w:lineRule="auto"/>
        <w:ind w:left="240" w:hangingChars="100" w:hanging="240"/>
        <w:rPr>
          <w:rFonts w:ascii="Times New Roman" w:hAnsi="Times New Roman" w:cs="Times New Roman"/>
          <w:sz w:val="24"/>
          <w:szCs w:val="24"/>
        </w:rPr>
      </w:pPr>
      <w:bookmarkStart w:id="155" w:name="OLE_LINK7"/>
      <w:r>
        <w:rPr>
          <w:rFonts w:ascii="Times New Roman" w:hAnsi="Times New Roman" w:cs="Times New Roman"/>
          <w:sz w:val="24"/>
          <w:szCs w:val="24"/>
        </w:rPr>
        <w:t>Akimoto H</w:t>
      </w:r>
      <w:r w:rsidRPr="00942D20">
        <w:rPr>
          <w:rFonts w:ascii="Times New Roman" w:hAnsi="Times New Roman" w:cs="Times New Roman"/>
          <w:sz w:val="24"/>
          <w:szCs w:val="24"/>
        </w:rPr>
        <w:t xml:space="preserve"> (2003) Global air quality and pollution</w:t>
      </w:r>
      <w:r>
        <w:rPr>
          <w:rFonts w:ascii="Times New Roman" w:hAnsi="Times New Roman" w:cs="Times New Roman"/>
          <w:sz w:val="24"/>
          <w:szCs w:val="24"/>
        </w:rPr>
        <w:t>.</w:t>
      </w:r>
      <w:r w:rsidRPr="00942D20">
        <w:rPr>
          <w:rFonts w:ascii="Times New Roman" w:hAnsi="Times New Roman" w:cs="Times New Roman"/>
          <w:sz w:val="24"/>
          <w:szCs w:val="24"/>
        </w:rPr>
        <w:t xml:space="preserve"> </w:t>
      </w:r>
      <w:r w:rsidRPr="001908AB">
        <w:rPr>
          <w:rFonts w:ascii="Times New Roman" w:hAnsi="Times New Roman" w:cs="Times New Roman"/>
          <w:sz w:val="24"/>
          <w:szCs w:val="24"/>
        </w:rPr>
        <w:t>Science</w:t>
      </w:r>
      <w:r w:rsidRPr="00942D20">
        <w:rPr>
          <w:rFonts w:ascii="Times New Roman" w:hAnsi="Times New Roman" w:cs="Times New Roman"/>
          <w:sz w:val="24"/>
          <w:szCs w:val="24"/>
        </w:rPr>
        <w:t xml:space="preserve"> 302</w:t>
      </w:r>
      <w:r>
        <w:rPr>
          <w:rFonts w:ascii="Times New Roman" w:hAnsi="Times New Roman" w:cs="Times New Roman"/>
          <w:sz w:val="24"/>
          <w:szCs w:val="24"/>
        </w:rPr>
        <w:t>:</w:t>
      </w:r>
      <w:r w:rsidRPr="00942D20">
        <w:rPr>
          <w:rFonts w:ascii="Times New Roman" w:hAnsi="Times New Roman" w:cs="Times New Roman"/>
          <w:sz w:val="24"/>
          <w:szCs w:val="24"/>
        </w:rPr>
        <w:t xml:space="preserve"> 1716-1719</w:t>
      </w:r>
    </w:p>
    <w:p w14:paraId="18942D10" w14:textId="3579A60A" w:rsidR="00CE5660" w:rsidRDefault="00CE5660" w:rsidP="00CE5660">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Caicedo V, Rappengl</w:t>
      </w:r>
      <w:r w:rsidRPr="009469D4">
        <w:rPr>
          <w:rFonts w:ascii="Times New Roman" w:hAnsi="Times New Roman" w:cs="Times New Roman"/>
          <w:sz w:val="24"/>
          <w:szCs w:val="24"/>
        </w:rPr>
        <w:t>ü</w:t>
      </w:r>
      <w:r>
        <w:rPr>
          <w:rFonts w:ascii="Times New Roman" w:hAnsi="Times New Roman" w:cs="Times New Roman"/>
          <w:sz w:val="24"/>
          <w:szCs w:val="24"/>
        </w:rPr>
        <w:t>ck</w:t>
      </w:r>
      <w:r w:rsidR="0062661E">
        <w:rPr>
          <w:rFonts w:ascii="Times New Roman" w:hAnsi="Times New Roman" w:cs="Times New Roman"/>
          <w:sz w:val="24"/>
          <w:szCs w:val="24"/>
        </w:rPr>
        <w:t xml:space="preserve"> B</w:t>
      </w:r>
      <w:r>
        <w:rPr>
          <w:rFonts w:ascii="Times New Roman" w:hAnsi="Times New Roman" w:cs="Times New Roman"/>
          <w:sz w:val="24"/>
          <w:szCs w:val="24"/>
        </w:rPr>
        <w:t>, Lefer</w:t>
      </w:r>
      <w:r w:rsidR="0062661E">
        <w:rPr>
          <w:rFonts w:ascii="Times New Roman" w:hAnsi="Times New Roman" w:cs="Times New Roman"/>
          <w:sz w:val="24"/>
          <w:szCs w:val="24"/>
        </w:rPr>
        <w:t xml:space="preserve"> B</w:t>
      </w:r>
      <w:r>
        <w:rPr>
          <w:rFonts w:ascii="Times New Roman" w:hAnsi="Times New Roman" w:cs="Times New Roman"/>
          <w:sz w:val="24"/>
          <w:szCs w:val="24"/>
        </w:rPr>
        <w:t>, Morris</w:t>
      </w:r>
      <w:r w:rsidR="0062661E">
        <w:rPr>
          <w:rFonts w:ascii="Times New Roman" w:hAnsi="Times New Roman" w:cs="Times New Roman"/>
          <w:sz w:val="24"/>
          <w:szCs w:val="24"/>
        </w:rPr>
        <w:t xml:space="preserve"> G</w:t>
      </w:r>
      <w:r>
        <w:rPr>
          <w:rFonts w:ascii="Times New Roman" w:hAnsi="Times New Roman" w:cs="Times New Roman"/>
          <w:sz w:val="24"/>
          <w:szCs w:val="24"/>
        </w:rPr>
        <w:t>, Toledo</w:t>
      </w:r>
      <w:r w:rsidR="0062661E">
        <w:rPr>
          <w:rFonts w:ascii="Times New Roman" w:hAnsi="Times New Roman" w:cs="Times New Roman"/>
          <w:sz w:val="24"/>
          <w:szCs w:val="24"/>
        </w:rPr>
        <w:t xml:space="preserve"> D</w:t>
      </w:r>
      <w:r>
        <w:rPr>
          <w:rFonts w:ascii="Times New Roman" w:hAnsi="Times New Roman" w:cs="Times New Roman"/>
          <w:sz w:val="24"/>
          <w:szCs w:val="24"/>
        </w:rPr>
        <w:t>, Delgado</w:t>
      </w:r>
      <w:r w:rsidR="0062661E">
        <w:rPr>
          <w:rFonts w:ascii="Times New Roman" w:hAnsi="Times New Roman" w:cs="Times New Roman"/>
          <w:sz w:val="24"/>
          <w:szCs w:val="24"/>
        </w:rPr>
        <w:t xml:space="preserve"> R</w:t>
      </w:r>
      <w:r>
        <w:rPr>
          <w:rFonts w:ascii="Times New Roman" w:hAnsi="Times New Roman" w:cs="Times New Roman"/>
          <w:sz w:val="24"/>
          <w:szCs w:val="24"/>
        </w:rPr>
        <w:t xml:space="preserve"> (2017) </w:t>
      </w:r>
      <w:bookmarkEnd w:id="155"/>
      <w:r>
        <w:rPr>
          <w:rFonts w:ascii="Times New Roman" w:hAnsi="Times New Roman" w:cs="Times New Roman"/>
          <w:sz w:val="24"/>
          <w:szCs w:val="24"/>
        </w:rPr>
        <w:t xml:space="preserve">Comparison of aerosol lidar retrieval methods for boundary layer height detection using ceilometer aerosol backscatter data. </w:t>
      </w:r>
      <w:r w:rsidRPr="00EF1C6F">
        <w:rPr>
          <w:rFonts w:ascii="Times New Roman" w:hAnsi="Times New Roman" w:cs="Times New Roman"/>
          <w:sz w:val="24"/>
          <w:szCs w:val="24"/>
        </w:rPr>
        <w:t>Atmos Meas Tech</w:t>
      </w:r>
      <w:r>
        <w:rPr>
          <w:rFonts w:ascii="Times New Roman" w:hAnsi="Times New Roman" w:cs="Times New Roman"/>
          <w:sz w:val="24"/>
          <w:szCs w:val="24"/>
        </w:rPr>
        <w:t xml:space="preserve"> </w:t>
      </w:r>
      <w:r w:rsidRPr="00EF1C6F">
        <w:rPr>
          <w:rFonts w:ascii="Times New Roman" w:hAnsi="Times New Roman" w:cs="Times New Roman"/>
          <w:sz w:val="24"/>
          <w:szCs w:val="24"/>
        </w:rPr>
        <w:t>10</w:t>
      </w:r>
      <w:r w:rsidR="002C3010">
        <w:rPr>
          <w:rFonts w:ascii="Times New Roman" w:hAnsi="Times New Roman" w:cs="Times New Roman"/>
          <w:sz w:val="24"/>
          <w:szCs w:val="24"/>
        </w:rPr>
        <w:t>:</w:t>
      </w:r>
      <w:r>
        <w:rPr>
          <w:rFonts w:ascii="Times New Roman" w:hAnsi="Times New Roman" w:cs="Times New Roman"/>
          <w:sz w:val="24"/>
          <w:szCs w:val="24"/>
        </w:rPr>
        <w:t>1609-1622</w:t>
      </w:r>
    </w:p>
    <w:p w14:paraId="3F49E780" w14:textId="3E2CD015" w:rsidR="006E6D06" w:rsidRPr="006E6D06" w:rsidRDefault="006E6D06" w:rsidP="007C3CB3">
      <w:pPr>
        <w:wordWrap/>
        <w:spacing w:after="120" w:line="360" w:lineRule="auto"/>
        <w:ind w:left="240" w:hangingChars="100" w:hanging="240"/>
        <w:rPr>
          <w:rFonts w:ascii="Times New Roman" w:hAnsi="Times New Roman" w:cs="Times New Roman"/>
          <w:sz w:val="24"/>
          <w:szCs w:val="24"/>
        </w:rPr>
      </w:pPr>
      <w:bookmarkStart w:id="156" w:name="OLE_LINK8"/>
      <w:bookmarkStart w:id="157" w:name="OLE_LINK9"/>
      <w:r w:rsidRPr="006E6D06">
        <w:rPr>
          <w:rFonts w:ascii="Times New Roman" w:hAnsi="Times New Roman" w:cs="Times New Roman"/>
          <w:sz w:val="24"/>
          <w:szCs w:val="24"/>
        </w:rPr>
        <w:t xml:space="preserve">Chambers SD, Kim </w:t>
      </w:r>
      <w:r w:rsidRPr="006E6D06" w:rsidDel="00193ACF">
        <w:rPr>
          <w:rFonts w:ascii="Times New Roman" w:hAnsi="Times New Roman" w:cs="Times New Roman"/>
          <w:sz w:val="24"/>
          <w:szCs w:val="24"/>
        </w:rPr>
        <w:t>KH,</w:t>
      </w:r>
      <w:r w:rsidRPr="006E6D06">
        <w:rPr>
          <w:rFonts w:ascii="Times New Roman" w:hAnsi="Times New Roman" w:cs="Times New Roman"/>
          <w:sz w:val="24"/>
          <w:szCs w:val="24"/>
        </w:rPr>
        <w:t xml:space="preserve"> Kwon</w:t>
      </w:r>
      <w:r w:rsidR="002C3010" w:rsidRPr="002C3010">
        <w:rPr>
          <w:rFonts w:ascii="Times New Roman" w:hAnsi="Times New Roman" w:cs="Times New Roman"/>
          <w:sz w:val="24"/>
          <w:szCs w:val="24"/>
        </w:rPr>
        <w:t xml:space="preserve"> </w:t>
      </w:r>
      <w:r w:rsidR="002C3010">
        <w:rPr>
          <w:rFonts w:ascii="Times New Roman" w:hAnsi="Times New Roman" w:cs="Times New Roman"/>
          <w:sz w:val="24"/>
          <w:szCs w:val="24"/>
        </w:rPr>
        <w:t>EE</w:t>
      </w:r>
      <w:r w:rsidRPr="006E6D06">
        <w:rPr>
          <w:rFonts w:ascii="Times New Roman" w:hAnsi="Times New Roman" w:cs="Times New Roman"/>
          <w:sz w:val="24"/>
          <w:szCs w:val="24"/>
        </w:rPr>
        <w:t>,</w:t>
      </w:r>
      <w:r w:rsidR="002C3010">
        <w:rPr>
          <w:rFonts w:ascii="Times New Roman" w:hAnsi="Times New Roman" w:cs="Times New Roman"/>
          <w:sz w:val="24"/>
          <w:szCs w:val="24"/>
        </w:rPr>
        <w:t xml:space="preserve"> </w:t>
      </w:r>
      <w:r w:rsidRPr="006E6D06">
        <w:rPr>
          <w:rFonts w:ascii="Times New Roman" w:hAnsi="Times New Roman" w:cs="Times New Roman"/>
          <w:sz w:val="24"/>
          <w:szCs w:val="24"/>
        </w:rPr>
        <w:t>Brown</w:t>
      </w:r>
      <w:r w:rsidR="002C3010">
        <w:rPr>
          <w:rFonts w:ascii="Times New Roman" w:hAnsi="Times New Roman" w:cs="Times New Roman"/>
          <w:sz w:val="24"/>
          <w:szCs w:val="24"/>
        </w:rPr>
        <w:t xml:space="preserve"> RJ</w:t>
      </w:r>
      <w:r w:rsidRPr="006E6D06">
        <w:rPr>
          <w:rFonts w:ascii="Times New Roman" w:hAnsi="Times New Roman" w:cs="Times New Roman"/>
          <w:sz w:val="24"/>
          <w:szCs w:val="24"/>
        </w:rPr>
        <w:t>, Griffiths</w:t>
      </w:r>
      <w:r w:rsidR="002C3010">
        <w:rPr>
          <w:rFonts w:ascii="Times New Roman" w:hAnsi="Times New Roman" w:cs="Times New Roman"/>
          <w:sz w:val="24"/>
          <w:szCs w:val="24"/>
        </w:rPr>
        <w:t xml:space="preserve"> AD</w:t>
      </w:r>
      <w:r w:rsidRPr="006E6D06">
        <w:rPr>
          <w:rFonts w:ascii="Times New Roman" w:hAnsi="Times New Roman" w:cs="Times New Roman"/>
          <w:sz w:val="24"/>
          <w:szCs w:val="24"/>
        </w:rPr>
        <w:t>, Crawford</w:t>
      </w:r>
      <w:r w:rsidR="002C3010">
        <w:rPr>
          <w:rFonts w:ascii="Times New Roman" w:hAnsi="Times New Roman" w:cs="Times New Roman"/>
          <w:sz w:val="24"/>
          <w:szCs w:val="24"/>
        </w:rPr>
        <w:t xml:space="preserve"> J</w:t>
      </w:r>
      <w:r w:rsidRPr="006E6D06">
        <w:rPr>
          <w:rFonts w:ascii="Times New Roman" w:hAnsi="Times New Roman" w:cs="Times New Roman"/>
          <w:sz w:val="24"/>
          <w:szCs w:val="24"/>
        </w:rPr>
        <w:t xml:space="preserve"> (2017) </w:t>
      </w:r>
      <w:bookmarkEnd w:id="156"/>
      <w:bookmarkEnd w:id="157"/>
      <w:r w:rsidRPr="006E6D06">
        <w:rPr>
          <w:rFonts w:ascii="Times New Roman" w:hAnsi="Times New Roman" w:cs="Times New Roman"/>
          <w:sz w:val="24"/>
          <w:szCs w:val="24"/>
        </w:rPr>
        <w:t xml:space="preserve">Statistical analysis of Seoul air quality to assess the efficacy of emission abatement strategies since 1987. </w:t>
      </w:r>
      <w:r w:rsidRPr="00EF1C6F">
        <w:rPr>
          <w:rFonts w:ascii="Times New Roman" w:hAnsi="Times New Roman" w:cs="Times New Roman"/>
          <w:iCs/>
          <w:sz w:val="24"/>
          <w:szCs w:val="24"/>
        </w:rPr>
        <w:t>Sci Total Environ</w:t>
      </w:r>
      <w:r w:rsidRPr="00600CD5">
        <w:rPr>
          <w:rFonts w:ascii="Times New Roman" w:hAnsi="Times New Roman" w:cs="Times New Roman"/>
          <w:sz w:val="24"/>
          <w:szCs w:val="24"/>
        </w:rPr>
        <w:t xml:space="preserve"> </w:t>
      </w:r>
      <w:r w:rsidRPr="00257779">
        <w:rPr>
          <w:rFonts w:ascii="Times New Roman" w:hAnsi="Times New Roman" w:cs="Times New Roman"/>
          <w:iCs/>
          <w:sz w:val="24"/>
          <w:szCs w:val="24"/>
        </w:rPr>
        <w:t>580</w:t>
      </w:r>
      <w:r w:rsidR="002C3010">
        <w:rPr>
          <w:rFonts w:ascii="Times New Roman" w:hAnsi="Times New Roman" w:cs="Times New Roman"/>
          <w:sz w:val="24"/>
          <w:szCs w:val="24"/>
        </w:rPr>
        <w:t>:</w:t>
      </w:r>
      <w:r w:rsidRPr="006E6D06">
        <w:rPr>
          <w:rFonts w:ascii="Times New Roman" w:hAnsi="Times New Roman" w:cs="Times New Roman"/>
          <w:sz w:val="24"/>
          <w:szCs w:val="24"/>
        </w:rPr>
        <w:t>105-116</w:t>
      </w:r>
    </w:p>
    <w:p w14:paraId="0021174C" w14:textId="5E791B25" w:rsidR="00605BF8" w:rsidRPr="00792652" w:rsidRDefault="00605BF8" w:rsidP="007C3CB3">
      <w:pPr>
        <w:wordWrap/>
        <w:spacing w:after="120" w:line="360" w:lineRule="auto"/>
        <w:ind w:left="240" w:hangingChars="100" w:hanging="240"/>
        <w:rPr>
          <w:rFonts w:ascii="Times New Roman" w:hAnsi="Times New Roman" w:cs="Times New Roman"/>
          <w:sz w:val="24"/>
          <w:szCs w:val="24"/>
        </w:rPr>
      </w:pPr>
      <w:bookmarkStart w:id="158" w:name="OLE_LINK10"/>
      <w:bookmarkStart w:id="159" w:name="OLE_LINK11"/>
      <w:r>
        <w:rPr>
          <w:rFonts w:ascii="Times New Roman" w:hAnsi="Times New Roman" w:cs="Times New Roman"/>
          <w:sz w:val="24"/>
          <w:szCs w:val="24"/>
        </w:rPr>
        <w:t>Compton JC, Delgado</w:t>
      </w:r>
      <w:r w:rsidR="00CD1C0A">
        <w:rPr>
          <w:rFonts w:ascii="Times New Roman" w:hAnsi="Times New Roman" w:cs="Times New Roman"/>
          <w:sz w:val="24"/>
          <w:szCs w:val="24"/>
        </w:rPr>
        <w:t xml:space="preserve"> R</w:t>
      </w:r>
      <w:r>
        <w:rPr>
          <w:rFonts w:ascii="Times New Roman" w:hAnsi="Times New Roman" w:cs="Times New Roman"/>
          <w:sz w:val="24"/>
          <w:szCs w:val="24"/>
        </w:rPr>
        <w:t>, Berkoff</w:t>
      </w:r>
      <w:r w:rsidR="00CD1C0A">
        <w:rPr>
          <w:rFonts w:ascii="Times New Roman" w:hAnsi="Times New Roman" w:cs="Times New Roman"/>
          <w:sz w:val="24"/>
          <w:szCs w:val="24"/>
        </w:rPr>
        <w:t xml:space="preserve"> TA</w:t>
      </w:r>
      <w:r>
        <w:rPr>
          <w:rFonts w:ascii="Times New Roman" w:hAnsi="Times New Roman" w:cs="Times New Roman"/>
          <w:sz w:val="24"/>
          <w:szCs w:val="24"/>
        </w:rPr>
        <w:t>, Hoff</w:t>
      </w:r>
      <w:r w:rsidR="00CD1C0A">
        <w:rPr>
          <w:rFonts w:ascii="Times New Roman" w:hAnsi="Times New Roman" w:cs="Times New Roman"/>
          <w:sz w:val="24"/>
          <w:szCs w:val="24"/>
        </w:rPr>
        <w:t xml:space="preserve"> RM</w:t>
      </w:r>
      <w:r>
        <w:rPr>
          <w:rFonts w:ascii="Times New Roman" w:hAnsi="Times New Roman" w:cs="Times New Roman"/>
          <w:sz w:val="24"/>
          <w:szCs w:val="24"/>
        </w:rPr>
        <w:t xml:space="preserve"> (2013)</w:t>
      </w:r>
      <w:bookmarkEnd w:id="158"/>
      <w:bookmarkEnd w:id="159"/>
      <w:r>
        <w:rPr>
          <w:rFonts w:ascii="Times New Roman" w:hAnsi="Times New Roman" w:cs="Times New Roman"/>
          <w:sz w:val="24"/>
          <w:szCs w:val="24"/>
        </w:rPr>
        <w:t xml:space="preserve"> Determinat</w:t>
      </w:r>
      <w:r w:rsidR="00134C64">
        <w:rPr>
          <w:rFonts w:ascii="Times New Roman" w:hAnsi="Times New Roman" w:cs="Times New Roman"/>
          <w:sz w:val="24"/>
          <w:szCs w:val="24"/>
        </w:rPr>
        <w:t xml:space="preserve">ion of planetary boundary layer height on short spatial and temporal scales: a demonstration of the covariance wavelet transform in ground-based wind profiler and lidar measurements. </w:t>
      </w:r>
      <w:r w:rsidR="00134C64" w:rsidRPr="00EF1C6F">
        <w:rPr>
          <w:rFonts w:ascii="Times New Roman" w:hAnsi="Times New Roman" w:cs="Times New Roman"/>
          <w:sz w:val="24"/>
          <w:szCs w:val="24"/>
        </w:rPr>
        <w:t>J Atmos Ocean Technol</w:t>
      </w:r>
      <w:r w:rsidR="00134C64" w:rsidRPr="00653D57">
        <w:rPr>
          <w:rFonts w:ascii="Times New Roman" w:hAnsi="Times New Roman" w:cs="Times New Roman"/>
          <w:sz w:val="24"/>
          <w:szCs w:val="24"/>
        </w:rPr>
        <w:t xml:space="preserve"> </w:t>
      </w:r>
      <w:r w:rsidR="00134C64">
        <w:rPr>
          <w:rFonts w:ascii="Times New Roman" w:hAnsi="Times New Roman" w:cs="Times New Roman"/>
          <w:sz w:val="24"/>
          <w:szCs w:val="24"/>
        </w:rPr>
        <w:t>30</w:t>
      </w:r>
      <w:r w:rsidR="00CD1C0A">
        <w:rPr>
          <w:rFonts w:ascii="Times New Roman" w:hAnsi="Times New Roman" w:cs="Times New Roman"/>
          <w:sz w:val="24"/>
          <w:szCs w:val="24"/>
        </w:rPr>
        <w:t>:</w:t>
      </w:r>
      <w:r w:rsidR="00134C64">
        <w:rPr>
          <w:rFonts w:ascii="Times New Roman" w:hAnsi="Times New Roman" w:cs="Times New Roman"/>
          <w:sz w:val="24"/>
          <w:szCs w:val="24"/>
        </w:rPr>
        <w:t>1566-1575</w:t>
      </w:r>
    </w:p>
    <w:p w14:paraId="605BF4AA" w14:textId="480DF8AA" w:rsidR="00AE125B" w:rsidRDefault="00AE125B" w:rsidP="007C3CB3">
      <w:pPr>
        <w:wordWrap/>
        <w:spacing w:after="120" w:line="360" w:lineRule="auto"/>
        <w:ind w:left="240" w:hangingChars="100" w:hanging="240"/>
        <w:rPr>
          <w:rFonts w:ascii="Times New Roman" w:hAnsi="Times New Roman" w:cs="Times New Roman"/>
          <w:sz w:val="24"/>
          <w:szCs w:val="24"/>
        </w:rPr>
      </w:pPr>
      <w:bookmarkStart w:id="160" w:name="OLE_LINK12"/>
      <w:bookmarkStart w:id="161" w:name="OLE_LINK13"/>
      <w:r>
        <w:rPr>
          <w:rFonts w:ascii="Times New Roman" w:hAnsi="Times New Roman" w:cs="Times New Roman"/>
          <w:sz w:val="24"/>
          <w:szCs w:val="24"/>
        </w:rPr>
        <w:t>de Haij M</w:t>
      </w:r>
      <w:r w:rsidRPr="00AE125B">
        <w:rPr>
          <w:rFonts w:ascii="Times New Roman" w:hAnsi="Times New Roman" w:cs="Times New Roman"/>
          <w:sz w:val="24"/>
          <w:szCs w:val="24"/>
        </w:rPr>
        <w:t>, Wauben W, Baltink HK (2006)</w:t>
      </w:r>
      <w:bookmarkEnd w:id="160"/>
      <w:bookmarkEnd w:id="161"/>
      <w:r w:rsidRPr="00AE125B">
        <w:rPr>
          <w:rFonts w:ascii="Times New Roman" w:hAnsi="Times New Roman" w:cs="Times New Roman"/>
          <w:sz w:val="24"/>
          <w:szCs w:val="24"/>
        </w:rPr>
        <w:t xml:space="preserve"> Determination of mixing layer height from ceilometer backscatter profiles</w:t>
      </w:r>
      <w:r>
        <w:rPr>
          <w:rFonts w:ascii="Times New Roman" w:hAnsi="Times New Roman" w:cs="Times New Roman"/>
          <w:sz w:val="24"/>
          <w:szCs w:val="24"/>
        </w:rPr>
        <w:t xml:space="preserve">. In Remote Sensing of Clouds and the </w:t>
      </w:r>
      <w:r w:rsidRPr="00B07C21">
        <w:rPr>
          <w:rFonts w:ascii="Times New Roman" w:hAnsi="Times New Roman" w:cs="Times New Roman"/>
          <w:noProof/>
          <w:sz w:val="24"/>
          <w:szCs w:val="24"/>
        </w:rPr>
        <w:t>Atmos</w:t>
      </w:r>
      <w:del w:id="162" w:author="만든 이" w:date="2018-11-29T08:04:00Z">
        <w:r w:rsidRPr="00B07C21" w:rsidDel="00380625">
          <w:rPr>
            <w:rFonts w:ascii="Times New Roman" w:hAnsi="Times New Roman" w:cs="Times New Roman"/>
            <w:noProof/>
            <w:sz w:val="24"/>
            <w:szCs w:val="24"/>
          </w:rPr>
          <w:delText>e</w:delText>
        </w:r>
      </w:del>
      <w:r w:rsidRPr="00B07C21">
        <w:rPr>
          <w:rFonts w:ascii="Times New Roman" w:hAnsi="Times New Roman" w:cs="Times New Roman"/>
          <w:noProof/>
          <w:sz w:val="24"/>
          <w:szCs w:val="24"/>
        </w:rPr>
        <w:t>phere</w:t>
      </w:r>
      <w:r>
        <w:rPr>
          <w:rFonts w:ascii="Times New Roman" w:hAnsi="Times New Roman" w:cs="Times New Roman"/>
          <w:sz w:val="24"/>
          <w:szCs w:val="24"/>
        </w:rPr>
        <w:t xml:space="preserve"> XI, 11 October, 2006, </w:t>
      </w:r>
      <w:r w:rsidR="003015C2">
        <w:rPr>
          <w:rFonts w:ascii="Times New Roman" w:hAnsi="Times New Roman" w:cs="Times New Roman"/>
          <w:sz w:val="24"/>
          <w:szCs w:val="24"/>
        </w:rPr>
        <w:t xml:space="preserve">Stockholm, Sweden, </w:t>
      </w:r>
      <w:r>
        <w:rPr>
          <w:rFonts w:ascii="Times New Roman" w:hAnsi="Times New Roman" w:cs="Times New Roman"/>
          <w:sz w:val="24"/>
          <w:szCs w:val="24"/>
        </w:rPr>
        <w:t>pp 63620R</w:t>
      </w:r>
    </w:p>
    <w:p w14:paraId="21C5CC35" w14:textId="4636C6B2" w:rsidR="00346A32" w:rsidRPr="00792652" w:rsidRDefault="00346A32" w:rsidP="007C3CB3">
      <w:pPr>
        <w:wordWrap/>
        <w:spacing w:after="120" w:line="360" w:lineRule="auto"/>
        <w:ind w:left="240" w:hangingChars="100" w:hanging="240"/>
        <w:rPr>
          <w:rFonts w:ascii="Times New Roman" w:hAnsi="Times New Roman" w:cs="Times New Roman"/>
          <w:sz w:val="24"/>
          <w:szCs w:val="24"/>
        </w:rPr>
      </w:pPr>
      <w:bookmarkStart w:id="163" w:name="OLE_LINK14"/>
      <w:bookmarkStart w:id="164" w:name="OLE_LINK15"/>
      <w:r w:rsidRPr="00792652">
        <w:rPr>
          <w:rFonts w:ascii="Times New Roman" w:hAnsi="Times New Roman" w:cs="Times New Roman"/>
          <w:sz w:val="24"/>
          <w:szCs w:val="24"/>
        </w:rPr>
        <w:t>Emeis S, Jahn</w:t>
      </w:r>
      <w:r w:rsidR="0062661E">
        <w:rPr>
          <w:rFonts w:ascii="Times New Roman" w:hAnsi="Times New Roman" w:cs="Times New Roman"/>
          <w:sz w:val="24"/>
          <w:szCs w:val="24"/>
        </w:rPr>
        <w:t xml:space="preserve"> C</w:t>
      </w:r>
      <w:r w:rsidRPr="00792652">
        <w:rPr>
          <w:rFonts w:ascii="Times New Roman" w:hAnsi="Times New Roman" w:cs="Times New Roman"/>
          <w:sz w:val="24"/>
          <w:szCs w:val="24"/>
        </w:rPr>
        <w:t xml:space="preserve">, </w:t>
      </w:r>
      <w:r>
        <w:rPr>
          <w:rFonts w:ascii="Times New Roman" w:hAnsi="Times New Roman" w:cs="Times New Roman"/>
          <w:sz w:val="24"/>
          <w:szCs w:val="24"/>
        </w:rPr>
        <w:t>Münkel</w:t>
      </w:r>
      <w:r w:rsidR="0062661E">
        <w:rPr>
          <w:rFonts w:ascii="Times New Roman" w:hAnsi="Times New Roman" w:cs="Times New Roman"/>
          <w:sz w:val="24"/>
          <w:szCs w:val="24"/>
        </w:rPr>
        <w:t xml:space="preserve"> C</w:t>
      </w:r>
      <w:r>
        <w:rPr>
          <w:rFonts w:ascii="Times New Roman" w:hAnsi="Times New Roman" w:cs="Times New Roman"/>
          <w:sz w:val="24"/>
          <w:szCs w:val="24"/>
        </w:rPr>
        <w:t>, Münsterer</w:t>
      </w:r>
      <w:r w:rsidR="0062661E">
        <w:rPr>
          <w:rFonts w:ascii="Times New Roman" w:hAnsi="Times New Roman" w:cs="Times New Roman"/>
          <w:sz w:val="24"/>
          <w:szCs w:val="24"/>
        </w:rPr>
        <w:t xml:space="preserve"> C</w:t>
      </w:r>
      <w:r>
        <w:rPr>
          <w:rFonts w:ascii="Times New Roman" w:hAnsi="Times New Roman" w:cs="Times New Roman"/>
          <w:sz w:val="24"/>
          <w:szCs w:val="24"/>
        </w:rPr>
        <w:t xml:space="preserve">, </w:t>
      </w:r>
      <w:r w:rsidRPr="00792652">
        <w:rPr>
          <w:rFonts w:ascii="Times New Roman" w:hAnsi="Times New Roman" w:cs="Times New Roman"/>
          <w:sz w:val="24"/>
          <w:szCs w:val="24"/>
        </w:rPr>
        <w:t>Schäfer</w:t>
      </w:r>
      <w:r w:rsidR="0062661E">
        <w:rPr>
          <w:rFonts w:ascii="Times New Roman" w:hAnsi="Times New Roman" w:cs="Times New Roman"/>
          <w:sz w:val="24"/>
          <w:szCs w:val="24"/>
        </w:rPr>
        <w:t xml:space="preserve"> K</w:t>
      </w:r>
      <w:r w:rsidRPr="00792652">
        <w:rPr>
          <w:rFonts w:ascii="Times New Roman" w:hAnsi="Times New Roman" w:cs="Times New Roman"/>
          <w:sz w:val="24"/>
          <w:szCs w:val="24"/>
        </w:rPr>
        <w:t xml:space="preserve"> </w:t>
      </w:r>
      <w:r>
        <w:rPr>
          <w:rFonts w:ascii="Times New Roman" w:hAnsi="Times New Roman" w:cs="Times New Roman"/>
          <w:sz w:val="24"/>
          <w:szCs w:val="24"/>
        </w:rPr>
        <w:t>(</w:t>
      </w:r>
      <w:r w:rsidRPr="00792652">
        <w:rPr>
          <w:rFonts w:ascii="Times New Roman" w:hAnsi="Times New Roman" w:cs="Times New Roman"/>
          <w:sz w:val="24"/>
          <w:szCs w:val="24"/>
        </w:rPr>
        <w:t>2007</w:t>
      </w:r>
      <w:r>
        <w:rPr>
          <w:rFonts w:ascii="Times New Roman" w:hAnsi="Times New Roman" w:cs="Times New Roman"/>
          <w:sz w:val="24"/>
          <w:szCs w:val="24"/>
        </w:rPr>
        <w:t>)</w:t>
      </w:r>
      <w:r w:rsidRPr="00792652">
        <w:rPr>
          <w:rFonts w:ascii="Times New Roman" w:hAnsi="Times New Roman" w:cs="Times New Roman"/>
          <w:sz w:val="24"/>
          <w:szCs w:val="24"/>
        </w:rPr>
        <w:t xml:space="preserve"> Multiple atmospheric layering and mixing-layer height in </w:t>
      </w:r>
      <w:r>
        <w:rPr>
          <w:rFonts w:ascii="Times New Roman" w:hAnsi="Times New Roman" w:cs="Times New Roman"/>
          <w:sz w:val="24"/>
          <w:szCs w:val="24"/>
        </w:rPr>
        <w:t>t</w:t>
      </w:r>
      <w:r w:rsidRPr="00792652">
        <w:rPr>
          <w:rFonts w:ascii="Times New Roman" w:hAnsi="Times New Roman" w:cs="Times New Roman"/>
          <w:sz w:val="24"/>
          <w:szCs w:val="24"/>
        </w:rPr>
        <w:t>he Inn valley observed by remote sensing</w:t>
      </w:r>
      <w:r w:rsidR="00CD1C0A">
        <w:rPr>
          <w:rFonts w:ascii="Times New Roman" w:hAnsi="Times New Roman" w:cs="Times New Roman"/>
          <w:sz w:val="24"/>
          <w:szCs w:val="24"/>
        </w:rPr>
        <w:t>.</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Meteorol Z</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16</w:t>
      </w:r>
      <w:r w:rsidR="00CD1C0A">
        <w:rPr>
          <w:rFonts w:ascii="Times New Roman" w:hAnsi="Times New Roman" w:cs="Times New Roman"/>
          <w:sz w:val="24"/>
          <w:szCs w:val="24"/>
        </w:rPr>
        <w:t>:</w:t>
      </w:r>
      <w:r w:rsidRPr="00792652">
        <w:rPr>
          <w:rFonts w:ascii="Times New Roman" w:hAnsi="Times New Roman" w:cs="Times New Roman"/>
          <w:sz w:val="24"/>
          <w:szCs w:val="24"/>
        </w:rPr>
        <w:t>415-424</w:t>
      </w:r>
    </w:p>
    <w:p w14:paraId="3C37E299" w14:textId="12D6B02E" w:rsidR="00346A32" w:rsidRPr="00792652" w:rsidRDefault="00346A32" w:rsidP="007C3CB3">
      <w:pPr>
        <w:wordWrap/>
        <w:spacing w:after="120" w:line="360" w:lineRule="auto"/>
        <w:ind w:left="240" w:hangingChars="100" w:hanging="240"/>
        <w:rPr>
          <w:rFonts w:ascii="Times New Roman" w:hAnsi="Times New Roman" w:cs="Times New Roman"/>
          <w:sz w:val="24"/>
          <w:szCs w:val="24"/>
        </w:rPr>
      </w:pPr>
      <w:r w:rsidRPr="00792652">
        <w:rPr>
          <w:rFonts w:ascii="Times New Roman" w:hAnsi="Times New Roman" w:cs="Times New Roman"/>
          <w:sz w:val="24"/>
          <w:szCs w:val="24"/>
        </w:rPr>
        <w:t>Emeis S, Schäfer</w:t>
      </w:r>
      <w:r w:rsidR="00D81544">
        <w:rPr>
          <w:rFonts w:ascii="Times New Roman" w:hAnsi="Times New Roman" w:cs="Times New Roman"/>
          <w:sz w:val="24"/>
          <w:szCs w:val="24"/>
        </w:rPr>
        <w:t xml:space="preserve"> K</w:t>
      </w:r>
      <w:r w:rsidRPr="00792652">
        <w:rPr>
          <w:rFonts w:ascii="Times New Roman" w:hAnsi="Times New Roman" w:cs="Times New Roman"/>
          <w:sz w:val="24"/>
          <w:szCs w:val="24"/>
        </w:rPr>
        <w:t>, Münkel</w:t>
      </w:r>
      <w:r w:rsidR="00D81544">
        <w:rPr>
          <w:rFonts w:ascii="Times New Roman" w:hAnsi="Times New Roman" w:cs="Times New Roman"/>
          <w:sz w:val="24"/>
          <w:szCs w:val="24"/>
        </w:rPr>
        <w:t xml:space="preserve"> C</w:t>
      </w:r>
      <w:r>
        <w:rPr>
          <w:rFonts w:ascii="Times New Roman" w:hAnsi="Times New Roman" w:cs="Times New Roman"/>
          <w:sz w:val="24"/>
          <w:szCs w:val="24"/>
        </w:rPr>
        <w:t xml:space="preserve"> (</w:t>
      </w:r>
      <w:r w:rsidRPr="00792652">
        <w:rPr>
          <w:rFonts w:ascii="Times New Roman" w:hAnsi="Times New Roman" w:cs="Times New Roman"/>
          <w:sz w:val="24"/>
          <w:szCs w:val="24"/>
        </w:rPr>
        <w:t>2008</w:t>
      </w:r>
      <w:r>
        <w:rPr>
          <w:rFonts w:ascii="Times New Roman" w:hAnsi="Times New Roman" w:cs="Times New Roman"/>
          <w:sz w:val="24"/>
          <w:szCs w:val="24"/>
        </w:rPr>
        <w:t>)</w:t>
      </w:r>
      <w:r w:rsidRPr="00792652">
        <w:rPr>
          <w:rFonts w:ascii="Times New Roman" w:hAnsi="Times New Roman" w:cs="Times New Roman"/>
          <w:sz w:val="24"/>
          <w:szCs w:val="24"/>
        </w:rPr>
        <w:t xml:space="preserve"> Surface-based remote sensing of the mixing-layer height–a review</w:t>
      </w:r>
      <w:r w:rsidR="00CD1C0A">
        <w:rPr>
          <w:rFonts w:ascii="Times New Roman" w:hAnsi="Times New Roman" w:cs="Times New Roman"/>
          <w:sz w:val="24"/>
          <w:szCs w:val="24"/>
        </w:rPr>
        <w:t>.</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Meteorol Z</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17</w:t>
      </w:r>
      <w:r w:rsidR="00CD1C0A">
        <w:rPr>
          <w:rFonts w:ascii="Times New Roman" w:hAnsi="Times New Roman" w:cs="Times New Roman"/>
          <w:sz w:val="24"/>
          <w:szCs w:val="24"/>
        </w:rPr>
        <w:t>:</w:t>
      </w:r>
      <w:r w:rsidRPr="00792652">
        <w:rPr>
          <w:rFonts w:ascii="Times New Roman" w:hAnsi="Times New Roman" w:cs="Times New Roman"/>
          <w:sz w:val="24"/>
          <w:szCs w:val="24"/>
        </w:rPr>
        <w:t>621-630</w:t>
      </w:r>
    </w:p>
    <w:p w14:paraId="46FCDD26" w14:textId="4AADFC2F" w:rsidR="00346A32" w:rsidRPr="00792652" w:rsidRDefault="00346A32" w:rsidP="007C3CB3">
      <w:pPr>
        <w:wordWrap/>
        <w:spacing w:after="120" w:line="360" w:lineRule="auto"/>
        <w:ind w:left="240" w:hangingChars="100" w:hanging="240"/>
        <w:rPr>
          <w:rFonts w:ascii="Times New Roman" w:hAnsi="Times New Roman" w:cs="Times New Roman"/>
          <w:sz w:val="24"/>
          <w:szCs w:val="24"/>
        </w:rPr>
      </w:pPr>
      <w:r w:rsidRPr="00792652">
        <w:rPr>
          <w:rFonts w:ascii="Times New Roman" w:hAnsi="Times New Roman" w:cs="Times New Roman"/>
          <w:sz w:val="24"/>
          <w:szCs w:val="24"/>
        </w:rPr>
        <w:t>Eresmaa N, Karppinen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A</w:t>
      </w:r>
      <w:r w:rsidRPr="00792652">
        <w:rPr>
          <w:rFonts w:ascii="Times New Roman" w:hAnsi="Times New Roman" w:cs="Times New Roman"/>
          <w:sz w:val="24"/>
          <w:szCs w:val="24"/>
        </w:rPr>
        <w:t xml:space="preserve">, </w:t>
      </w:r>
      <w:r>
        <w:rPr>
          <w:rFonts w:ascii="Times New Roman" w:hAnsi="Times New Roman" w:cs="Times New Roman"/>
          <w:sz w:val="24"/>
          <w:szCs w:val="24"/>
        </w:rPr>
        <w:t>Joffre</w:t>
      </w:r>
      <w:r w:rsidR="00D81544">
        <w:rPr>
          <w:rFonts w:ascii="Times New Roman" w:hAnsi="Times New Roman" w:cs="Times New Roman"/>
          <w:sz w:val="24"/>
          <w:szCs w:val="24"/>
        </w:rPr>
        <w:t xml:space="preserve"> SM</w:t>
      </w:r>
      <w:r>
        <w:rPr>
          <w:rFonts w:ascii="Times New Roman" w:hAnsi="Times New Roman" w:cs="Times New Roman"/>
          <w:sz w:val="24"/>
          <w:szCs w:val="24"/>
        </w:rPr>
        <w:t>, Räsänen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t>
      </w:r>
      <w:r>
        <w:rPr>
          <w:rFonts w:ascii="Times New Roman" w:hAnsi="Times New Roman" w:cs="Times New Roman"/>
          <w:sz w:val="24"/>
          <w:szCs w:val="24"/>
        </w:rPr>
        <w:t xml:space="preserve">, </w:t>
      </w:r>
      <w:r w:rsidRPr="00792652">
        <w:rPr>
          <w:rFonts w:ascii="Times New Roman" w:hAnsi="Times New Roman" w:cs="Times New Roman"/>
          <w:sz w:val="24"/>
          <w:szCs w:val="24"/>
        </w:rPr>
        <w:t>Talvitie</w:t>
      </w:r>
      <w:r w:rsidR="00D81544">
        <w:rPr>
          <w:rFonts w:ascii="Times New Roman" w:hAnsi="Times New Roman" w:cs="Times New Roman"/>
          <w:sz w:val="24"/>
          <w:szCs w:val="24"/>
        </w:rPr>
        <w:t xml:space="preserve"> H</w:t>
      </w:r>
      <w:r>
        <w:rPr>
          <w:rFonts w:ascii="Times New Roman" w:hAnsi="Times New Roman" w:cs="Times New Roman"/>
          <w:sz w:val="24"/>
          <w:szCs w:val="24"/>
        </w:rPr>
        <w:t xml:space="preserve"> (</w:t>
      </w:r>
      <w:r w:rsidRPr="00792652">
        <w:rPr>
          <w:rFonts w:ascii="Times New Roman" w:hAnsi="Times New Roman" w:cs="Times New Roman"/>
          <w:sz w:val="24"/>
          <w:szCs w:val="24"/>
        </w:rPr>
        <w:t>2006</w:t>
      </w:r>
      <w:r>
        <w:rPr>
          <w:rFonts w:ascii="Times New Roman" w:hAnsi="Times New Roman" w:cs="Times New Roman"/>
          <w:sz w:val="24"/>
          <w:szCs w:val="24"/>
        </w:rPr>
        <w:t>)</w:t>
      </w:r>
      <w:r w:rsidRPr="00792652">
        <w:rPr>
          <w:rFonts w:ascii="Times New Roman" w:hAnsi="Times New Roman" w:cs="Times New Roman"/>
          <w:sz w:val="24"/>
          <w:szCs w:val="24"/>
        </w:rPr>
        <w:t xml:space="preserve"> Mixing height determination by ceilometer</w:t>
      </w:r>
      <w:r w:rsidR="00CD1C0A">
        <w:rPr>
          <w:rFonts w:ascii="Times New Roman" w:hAnsi="Times New Roman" w:cs="Times New Roman"/>
          <w:sz w:val="24"/>
          <w:szCs w:val="24"/>
        </w:rPr>
        <w:t>.</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Atmos Chem Phys</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6</w:t>
      </w:r>
      <w:r w:rsidR="00CD1C0A">
        <w:rPr>
          <w:rFonts w:ascii="Times New Roman" w:hAnsi="Times New Roman" w:cs="Times New Roman"/>
          <w:sz w:val="24"/>
          <w:szCs w:val="24"/>
        </w:rPr>
        <w:t>:</w:t>
      </w:r>
      <w:r w:rsidRPr="00792652">
        <w:rPr>
          <w:rFonts w:ascii="Times New Roman" w:hAnsi="Times New Roman" w:cs="Times New Roman"/>
          <w:sz w:val="24"/>
          <w:szCs w:val="24"/>
        </w:rPr>
        <w:t>1485-1493</w:t>
      </w:r>
    </w:p>
    <w:p w14:paraId="6DBCE546" w14:textId="3C7D7053" w:rsidR="00346A32" w:rsidRPr="00792652" w:rsidRDefault="00346A32" w:rsidP="007C3CB3">
      <w:pPr>
        <w:wordWrap/>
        <w:spacing w:after="120" w:line="360" w:lineRule="auto"/>
        <w:ind w:left="240" w:hangingChars="100" w:hanging="240"/>
        <w:rPr>
          <w:rFonts w:ascii="Times New Roman" w:hAnsi="Times New Roman" w:cs="Times New Roman"/>
          <w:sz w:val="24"/>
          <w:szCs w:val="24"/>
        </w:rPr>
      </w:pPr>
      <w:r w:rsidRPr="00792652">
        <w:rPr>
          <w:rFonts w:ascii="Times New Roman" w:hAnsi="Times New Roman" w:cs="Times New Roman"/>
          <w:sz w:val="24"/>
          <w:szCs w:val="24"/>
        </w:rPr>
        <w:t>Eresmaa N, Härkönen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t>
      </w:r>
      <w:r w:rsidRPr="00792652">
        <w:rPr>
          <w:rFonts w:ascii="Times New Roman" w:hAnsi="Times New Roman" w:cs="Times New Roman"/>
          <w:sz w:val="24"/>
          <w:szCs w:val="24"/>
        </w:rPr>
        <w:t>, Joffre</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SM</w:t>
      </w:r>
      <w:r w:rsidRPr="00792652">
        <w:rPr>
          <w:rFonts w:ascii="Times New Roman" w:hAnsi="Times New Roman" w:cs="Times New Roman"/>
          <w:sz w:val="24"/>
          <w:szCs w:val="24"/>
        </w:rPr>
        <w:t>, Schultz</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DM</w:t>
      </w:r>
      <w:r w:rsidRPr="00792652">
        <w:rPr>
          <w:rFonts w:ascii="Times New Roman" w:hAnsi="Times New Roman" w:cs="Times New Roman"/>
          <w:sz w:val="24"/>
          <w:szCs w:val="24"/>
        </w:rPr>
        <w:t>, Karppinen</w:t>
      </w:r>
      <w:r w:rsidR="00D81544">
        <w:rPr>
          <w:rFonts w:ascii="Times New Roman" w:hAnsi="Times New Roman" w:cs="Times New Roman"/>
          <w:sz w:val="24"/>
          <w:szCs w:val="24"/>
        </w:rPr>
        <w:t xml:space="preserve"> A</w:t>
      </w:r>
      <w:r w:rsidRPr="00792652">
        <w:rPr>
          <w:rFonts w:ascii="Times New Roman" w:hAnsi="Times New Roman" w:cs="Times New Roman"/>
          <w:sz w:val="24"/>
          <w:szCs w:val="24"/>
        </w:rPr>
        <w:t>, Kukkonen</w:t>
      </w:r>
      <w:r>
        <w:rPr>
          <w:rFonts w:ascii="Times New Roman" w:hAnsi="Times New Roman" w:cs="Times New Roman"/>
          <w:sz w:val="24"/>
          <w:szCs w:val="24"/>
        </w:rPr>
        <w:t xml:space="preserve"> </w:t>
      </w:r>
      <w:r w:rsidR="00D81544">
        <w:rPr>
          <w:rFonts w:ascii="Times New Roman" w:hAnsi="Times New Roman" w:cs="Times New Roman"/>
          <w:sz w:val="24"/>
          <w:szCs w:val="24"/>
        </w:rPr>
        <w:t xml:space="preserve">J </w:t>
      </w:r>
      <w:r>
        <w:rPr>
          <w:rFonts w:ascii="Times New Roman" w:hAnsi="Times New Roman" w:cs="Times New Roman"/>
          <w:sz w:val="24"/>
          <w:szCs w:val="24"/>
        </w:rPr>
        <w:t>(</w:t>
      </w:r>
      <w:r w:rsidRPr="00792652">
        <w:rPr>
          <w:rFonts w:ascii="Times New Roman" w:hAnsi="Times New Roman" w:cs="Times New Roman"/>
          <w:sz w:val="24"/>
          <w:szCs w:val="24"/>
        </w:rPr>
        <w:t>2012</w:t>
      </w:r>
      <w:r>
        <w:rPr>
          <w:rFonts w:ascii="Times New Roman" w:hAnsi="Times New Roman" w:cs="Times New Roman"/>
          <w:sz w:val="24"/>
          <w:szCs w:val="24"/>
        </w:rPr>
        <w:t>)</w:t>
      </w:r>
      <w:r w:rsidRPr="00792652">
        <w:rPr>
          <w:rFonts w:ascii="Times New Roman" w:hAnsi="Times New Roman" w:cs="Times New Roman"/>
          <w:sz w:val="24"/>
          <w:szCs w:val="24"/>
        </w:rPr>
        <w:t xml:space="preserve"> A three-step method for estimating the mixing height using ceilometer data from the Helsinki testbed</w:t>
      </w:r>
      <w:r w:rsidR="00CD1C0A">
        <w:rPr>
          <w:rFonts w:ascii="Times New Roman" w:hAnsi="Times New Roman" w:cs="Times New Roman"/>
          <w:sz w:val="24"/>
          <w:szCs w:val="24"/>
        </w:rPr>
        <w:t>.</w:t>
      </w:r>
      <w:r w:rsidRPr="00220CE4">
        <w:rPr>
          <w:rFonts w:ascii="Times New Roman" w:hAnsi="Times New Roman" w:cs="Times New Roman"/>
          <w:sz w:val="24"/>
          <w:szCs w:val="24"/>
        </w:rPr>
        <w:t xml:space="preserve"> </w:t>
      </w:r>
      <w:r w:rsidRPr="00EF1C6F">
        <w:rPr>
          <w:rFonts w:ascii="Times New Roman" w:hAnsi="Times New Roman" w:cs="Times New Roman"/>
          <w:sz w:val="24"/>
          <w:szCs w:val="24"/>
        </w:rPr>
        <w:t>J Appl Meteor</w:t>
      </w:r>
      <w:r w:rsidR="008F366D">
        <w:rPr>
          <w:rFonts w:ascii="Times New Roman" w:hAnsi="Times New Roman" w:cs="Times New Roman"/>
          <w:sz w:val="24"/>
          <w:szCs w:val="24"/>
        </w:rPr>
        <w:t>ol</w:t>
      </w:r>
      <w:r w:rsidRPr="00EF1C6F">
        <w:rPr>
          <w:rFonts w:ascii="Times New Roman" w:hAnsi="Times New Roman" w:cs="Times New Roman"/>
          <w:sz w:val="24"/>
          <w:szCs w:val="24"/>
        </w:rPr>
        <w:t xml:space="preserve"> Clim</w:t>
      </w:r>
      <w:r w:rsidR="00B97455">
        <w:rPr>
          <w:rFonts w:ascii="Times New Roman" w:hAnsi="Times New Roman" w:cs="Times New Roman"/>
          <w:sz w:val="24"/>
          <w:szCs w:val="24"/>
        </w:rPr>
        <w:t>atol</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51</w:t>
      </w:r>
      <w:r w:rsidR="00CD1C0A">
        <w:rPr>
          <w:rFonts w:ascii="Times New Roman" w:hAnsi="Times New Roman" w:cs="Times New Roman"/>
          <w:sz w:val="24"/>
          <w:szCs w:val="24"/>
        </w:rPr>
        <w:t>:</w:t>
      </w:r>
      <w:r w:rsidRPr="00792652">
        <w:rPr>
          <w:rFonts w:ascii="Times New Roman" w:hAnsi="Times New Roman" w:cs="Times New Roman"/>
          <w:sz w:val="24"/>
          <w:szCs w:val="24"/>
        </w:rPr>
        <w:t>2172-2187</w:t>
      </w:r>
    </w:p>
    <w:p w14:paraId="7B5872E5" w14:textId="5FA43679" w:rsidR="00AF7246" w:rsidRDefault="00AF7246" w:rsidP="007C3CB3">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Finnigan</w:t>
      </w:r>
      <w:r w:rsidRPr="00AF7246">
        <w:rPr>
          <w:rFonts w:ascii="Times New Roman" w:hAnsi="Times New Roman" w:cs="Times New Roman"/>
          <w:sz w:val="24"/>
          <w:szCs w:val="24"/>
        </w:rPr>
        <w:t xml:space="preserve"> J (2006)</w:t>
      </w:r>
      <w:del w:id="165" w:author="만든 이" w:date="2018-11-29T10:20:00Z">
        <w:r w:rsidRPr="00AF7246" w:rsidDel="00566A28">
          <w:rPr>
            <w:rFonts w:ascii="Times New Roman" w:hAnsi="Times New Roman" w:cs="Times New Roman"/>
            <w:sz w:val="24"/>
            <w:szCs w:val="24"/>
          </w:rPr>
          <w:delText>.</w:delText>
        </w:r>
      </w:del>
      <w:r w:rsidRPr="00AF7246">
        <w:rPr>
          <w:rFonts w:ascii="Times New Roman" w:hAnsi="Times New Roman" w:cs="Times New Roman"/>
          <w:sz w:val="24"/>
          <w:szCs w:val="24"/>
        </w:rPr>
        <w:t xml:space="preserve"> The storage term in eddy flux calculations. </w:t>
      </w:r>
      <w:r w:rsidRPr="001908AB">
        <w:rPr>
          <w:rFonts w:ascii="Times New Roman" w:hAnsi="Times New Roman" w:cs="Times New Roman"/>
          <w:iCs/>
          <w:sz w:val="24"/>
          <w:szCs w:val="24"/>
        </w:rPr>
        <w:t>Agric</w:t>
      </w:r>
      <w:ins w:id="166" w:author="만든 이" w:date="2018-11-29T10:23:00Z">
        <w:r w:rsidR="00CF128C">
          <w:rPr>
            <w:rFonts w:ascii="Times New Roman" w:hAnsi="Times New Roman" w:cs="Times New Roman"/>
            <w:iCs/>
            <w:sz w:val="24"/>
            <w:szCs w:val="24"/>
          </w:rPr>
          <w:t xml:space="preserve"> For Meteorol</w:t>
        </w:r>
      </w:ins>
      <w:del w:id="167" w:author="만든 이" w:date="2018-11-29T10:23:00Z">
        <w:r w:rsidRPr="001908AB" w:rsidDel="00CF128C">
          <w:rPr>
            <w:rFonts w:ascii="Times New Roman" w:hAnsi="Times New Roman" w:cs="Times New Roman"/>
            <w:iCs/>
            <w:sz w:val="24"/>
            <w:szCs w:val="24"/>
          </w:rPr>
          <w:delText>ultural and Forest Meteorology</w:delText>
        </w:r>
      </w:del>
      <w:del w:id="168" w:author="만든 이" w:date="2018-11-29T10:20:00Z">
        <w:r w:rsidRPr="00AF7246" w:rsidDel="00566A28">
          <w:rPr>
            <w:rFonts w:ascii="Times New Roman" w:hAnsi="Times New Roman" w:cs="Times New Roman"/>
            <w:sz w:val="24"/>
            <w:szCs w:val="24"/>
          </w:rPr>
          <w:delText>,</w:delText>
        </w:r>
      </w:del>
      <w:r w:rsidRPr="00AF7246">
        <w:rPr>
          <w:rFonts w:ascii="Times New Roman" w:hAnsi="Times New Roman" w:cs="Times New Roman"/>
          <w:sz w:val="24"/>
          <w:szCs w:val="24"/>
        </w:rPr>
        <w:t> </w:t>
      </w:r>
      <w:r w:rsidRPr="001908AB">
        <w:rPr>
          <w:rFonts w:ascii="Times New Roman" w:hAnsi="Times New Roman" w:cs="Times New Roman"/>
          <w:iCs/>
          <w:sz w:val="24"/>
          <w:szCs w:val="24"/>
        </w:rPr>
        <w:t>136</w:t>
      </w:r>
      <w:r>
        <w:rPr>
          <w:rFonts w:ascii="Times New Roman" w:hAnsi="Times New Roman" w:cs="Times New Roman"/>
          <w:sz w:val="24"/>
          <w:szCs w:val="24"/>
        </w:rPr>
        <w:t>:</w:t>
      </w:r>
      <w:r w:rsidRPr="00AF7246">
        <w:rPr>
          <w:rFonts w:ascii="Times New Roman" w:hAnsi="Times New Roman" w:cs="Times New Roman"/>
          <w:sz w:val="24"/>
          <w:szCs w:val="24"/>
        </w:rPr>
        <w:t xml:space="preserve"> 108-113</w:t>
      </w:r>
      <w:del w:id="169" w:author="만든 이" w:date="2018-11-29T10:20:00Z">
        <w:r w:rsidRPr="00AF7246" w:rsidDel="00566A28">
          <w:rPr>
            <w:rFonts w:ascii="Times New Roman" w:hAnsi="Times New Roman" w:cs="Times New Roman"/>
            <w:sz w:val="24"/>
            <w:szCs w:val="24"/>
          </w:rPr>
          <w:delText>.</w:delText>
        </w:r>
      </w:del>
    </w:p>
    <w:p w14:paraId="6060E02E" w14:textId="7E64C7F8" w:rsidR="00095EA9" w:rsidRDefault="00346A32" w:rsidP="007C3CB3">
      <w:pPr>
        <w:wordWrap/>
        <w:spacing w:after="120" w:line="360" w:lineRule="auto"/>
        <w:ind w:left="240" w:hangingChars="100" w:hanging="240"/>
        <w:rPr>
          <w:rFonts w:ascii="Times New Roman" w:hAnsi="Times New Roman" w:cs="Times New Roman"/>
          <w:sz w:val="24"/>
          <w:szCs w:val="24"/>
        </w:rPr>
      </w:pPr>
      <w:r w:rsidRPr="00792652">
        <w:rPr>
          <w:rFonts w:ascii="Times New Roman" w:hAnsi="Times New Roman" w:cs="Times New Roman"/>
          <w:sz w:val="24"/>
          <w:szCs w:val="24"/>
        </w:rPr>
        <w:t>Flamant C, Pelon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t>
      </w:r>
      <w:r w:rsidRPr="00792652">
        <w:rPr>
          <w:rFonts w:ascii="Times New Roman" w:hAnsi="Times New Roman" w:cs="Times New Roman"/>
          <w:sz w:val="24"/>
          <w:szCs w:val="24"/>
        </w:rPr>
        <w:t>, Flamant</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PH</w:t>
      </w:r>
      <w:r w:rsidRPr="00792652">
        <w:rPr>
          <w:rFonts w:ascii="Times New Roman" w:hAnsi="Times New Roman" w:cs="Times New Roman"/>
          <w:sz w:val="24"/>
          <w:szCs w:val="24"/>
        </w:rPr>
        <w:t>, Durand</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P</w:t>
      </w:r>
      <w:r>
        <w:rPr>
          <w:rFonts w:ascii="Times New Roman" w:hAnsi="Times New Roman" w:cs="Times New Roman"/>
          <w:sz w:val="24"/>
          <w:szCs w:val="24"/>
        </w:rPr>
        <w:t xml:space="preserve"> (</w:t>
      </w:r>
      <w:r w:rsidRPr="00792652">
        <w:rPr>
          <w:rFonts w:ascii="Times New Roman" w:hAnsi="Times New Roman" w:cs="Times New Roman"/>
          <w:sz w:val="24"/>
          <w:szCs w:val="24"/>
        </w:rPr>
        <w:t>1997</w:t>
      </w:r>
      <w:r>
        <w:rPr>
          <w:rFonts w:ascii="Times New Roman" w:hAnsi="Times New Roman" w:cs="Times New Roman"/>
          <w:sz w:val="24"/>
          <w:szCs w:val="24"/>
        </w:rPr>
        <w:t>)</w:t>
      </w:r>
      <w:r w:rsidRPr="00792652">
        <w:rPr>
          <w:rFonts w:ascii="Times New Roman" w:hAnsi="Times New Roman" w:cs="Times New Roman"/>
          <w:sz w:val="24"/>
          <w:szCs w:val="24"/>
        </w:rPr>
        <w:t xml:space="preserve"> Lidar determination of the entrainment zone thickness at the top of the unstable marine atmospheric boundary layer</w:t>
      </w:r>
      <w:r w:rsidR="00CD1C0A">
        <w:rPr>
          <w:rFonts w:ascii="Times New Roman" w:hAnsi="Times New Roman" w:cs="Times New Roman"/>
          <w:sz w:val="24"/>
          <w:szCs w:val="24"/>
        </w:rPr>
        <w:t>.</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Bound</w:t>
      </w:r>
      <w:r w:rsidR="0003643B">
        <w:rPr>
          <w:rFonts w:ascii="Times New Roman" w:hAnsi="Times New Roman" w:cs="Times New Roman"/>
          <w:sz w:val="24"/>
          <w:szCs w:val="24"/>
        </w:rPr>
        <w:t>ary</w:t>
      </w:r>
      <w:r w:rsidRPr="00EF1C6F">
        <w:rPr>
          <w:rFonts w:ascii="Times New Roman" w:hAnsi="Times New Roman" w:cs="Times New Roman"/>
          <w:sz w:val="24"/>
          <w:szCs w:val="24"/>
        </w:rPr>
        <w:t>-Layer Meteor</w:t>
      </w:r>
      <w:r w:rsidR="0003643B">
        <w:rPr>
          <w:rFonts w:ascii="Times New Roman" w:hAnsi="Times New Roman" w:cs="Times New Roman"/>
          <w:sz w:val="24"/>
          <w:szCs w:val="24"/>
        </w:rPr>
        <w:t>ol</w:t>
      </w:r>
      <w:r w:rsidRPr="00792652">
        <w:rPr>
          <w:rFonts w:ascii="Times New Roman" w:hAnsi="Times New Roman" w:cs="Times New Roman"/>
          <w:sz w:val="24"/>
          <w:szCs w:val="24"/>
        </w:rPr>
        <w:t xml:space="preserve"> </w:t>
      </w:r>
      <w:r w:rsidRPr="00EF1C6F">
        <w:rPr>
          <w:rFonts w:ascii="Times New Roman" w:hAnsi="Times New Roman" w:cs="Times New Roman"/>
          <w:sz w:val="24"/>
          <w:szCs w:val="24"/>
        </w:rPr>
        <w:t>83</w:t>
      </w:r>
      <w:r w:rsidR="00220CE4">
        <w:rPr>
          <w:rFonts w:ascii="Times New Roman" w:hAnsi="Times New Roman" w:cs="Times New Roman"/>
          <w:sz w:val="24"/>
          <w:szCs w:val="24"/>
        </w:rPr>
        <w:t>:</w:t>
      </w:r>
      <w:r w:rsidRPr="00792652">
        <w:rPr>
          <w:rFonts w:ascii="Times New Roman" w:hAnsi="Times New Roman" w:cs="Times New Roman"/>
          <w:sz w:val="24"/>
          <w:szCs w:val="24"/>
        </w:rPr>
        <w:t>247-284</w:t>
      </w:r>
    </w:p>
    <w:p w14:paraId="675F680B" w14:textId="05DD866C" w:rsidR="00EB0D06" w:rsidRDefault="00095EA9" w:rsidP="007C3CB3">
      <w:pPr>
        <w:wordWrap/>
        <w:spacing w:after="120" w:line="360" w:lineRule="auto"/>
        <w:ind w:left="240" w:hangingChars="100" w:hanging="240"/>
        <w:rPr>
          <w:rFonts w:ascii="Times New Roman" w:eastAsia="Times New Roman" w:hAnsi="Times New Roman" w:cs="Times New Roman"/>
          <w:sz w:val="24"/>
          <w:szCs w:val="24"/>
          <w:lang w:eastAsia="de-DE"/>
        </w:rPr>
      </w:pPr>
      <w:r w:rsidRPr="00095EA9">
        <w:rPr>
          <w:rFonts w:ascii="Times New Roman" w:eastAsia="Times New Roman" w:hAnsi="Times New Roman" w:cs="Times New Roman"/>
          <w:sz w:val="24"/>
          <w:szCs w:val="24"/>
          <w:lang w:eastAsia="de-DE"/>
        </w:rPr>
        <w:lastRenderedPageBreak/>
        <w:t>García-Franco JL, Stremme W, Bezanilla A, Ruiz-Angulo A, Gru</w:t>
      </w:r>
      <w:r w:rsidR="008B744A">
        <w:rPr>
          <w:rFonts w:ascii="Times New Roman" w:eastAsia="Times New Roman" w:hAnsi="Times New Roman" w:cs="Times New Roman"/>
          <w:sz w:val="24"/>
          <w:szCs w:val="24"/>
          <w:lang w:eastAsia="de-DE"/>
        </w:rPr>
        <w:t>tter</w:t>
      </w:r>
      <w:r w:rsidR="00D81544" w:rsidRPr="00D81544">
        <w:rPr>
          <w:rFonts w:ascii="Times New Roman" w:eastAsia="Times New Roman" w:hAnsi="Times New Roman" w:cs="Times New Roman"/>
          <w:sz w:val="24"/>
          <w:szCs w:val="24"/>
          <w:lang w:eastAsia="de-DE"/>
        </w:rPr>
        <w:t xml:space="preserve"> </w:t>
      </w:r>
      <w:r w:rsidR="00D81544" w:rsidRPr="00095EA9">
        <w:rPr>
          <w:rFonts w:ascii="Times New Roman" w:eastAsia="Times New Roman" w:hAnsi="Times New Roman" w:cs="Times New Roman"/>
          <w:sz w:val="24"/>
          <w:szCs w:val="24"/>
          <w:lang w:eastAsia="de-DE"/>
        </w:rPr>
        <w:t>M</w:t>
      </w:r>
      <w:r w:rsidR="008B744A">
        <w:rPr>
          <w:rFonts w:ascii="Times New Roman" w:eastAsia="Times New Roman" w:hAnsi="Times New Roman" w:cs="Times New Roman"/>
          <w:sz w:val="24"/>
          <w:szCs w:val="24"/>
          <w:lang w:eastAsia="de-DE"/>
        </w:rPr>
        <w:t xml:space="preserve"> </w:t>
      </w:r>
      <w:r w:rsidR="00600CD5">
        <w:rPr>
          <w:rFonts w:ascii="Times New Roman" w:eastAsia="Times New Roman" w:hAnsi="Times New Roman" w:cs="Times New Roman"/>
          <w:sz w:val="24"/>
          <w:szCs w:val="24"/>
          <w:lang w:eastAsia="de-DE"/>
        </w:rPr>
        <w:t>(</w:t>
      </w:r>
      <w:r w:rsidR="008B744A">
        <w:rPr>
          <w:rFonts w:ascii="Times New Roman" w:eastAsia="Times New Roman" w:hAnsi="Times New Roman" w:cs="Times New Roman"/>
          <w:sz w:val="24"/>
          <w:szCs w:val="24"/>
          <w:lang w:eastAsia="de-DE"/>
        </w:rPr>
        <w:t>2018</w:t>
      </w:r>
      <w:r w:rsidR="00600CD5">
        <w:rPr>
          <w:rFonts w:ascii="Times New Roman" w:eastAsia="Times New Roman" w:hAnsi="Times New Roman" w:cs="Times New Roman"/>
          <w:sz w:val="24"/>
          <w:szCs w:val="24"/>
          <w:lang w:eastAsia="de-DE"/>
        </w:rPr>
        <w:t>)</w:t>
      </w:r>
      <w:r w:rsidR="008B744A">
        <w:rPr>
          <w:rFonts w:ascii="Times New Roman" w:eastAsia="Times New Roman" w:hAnsi="Times New Roman" w:cs="Times New Roman"/>
          <w:sz w:val="24"/>
          <w:szCs w:val="24"/>
          <w:lang w:eastAsia="de-DE"/>
        </w:rPr>
        <w:t xml:space="preserve"> Variability of the mixed-layer height o</w:t>
      </w:r>
      <w:r w:rsidRPr="00095EA9">
        <w:rPr>
          <w:rFonts w:ascii="Times New Roman" w:eastAsia="Times New Roman" w:hAnsi="Times New Roman" w:cs="Times New Roman"/>
          <w:sz w:val="24"/>
          <w:szCs w:val="24"/>
          <w:lang w:eastAsia="de-DE"/>
        </w:rPr>
        <w:t xml:space="preserve">ver Mexico City. </w:t>
      </w:r>
      <w:r w:rsidRPr="00EF1C6F">
        <w:rPr>
          <w:rFonts w:ascii="Times New Roman" w:eastAsia="Times New Roman" w:hAnsi="Times New Roman" w:cs="Times New Roman"/>
          <w:sz w:val="24"/>
          <w:szCs w:val="24"/>
          <w:lang w:eastAsia="de-DE"/>
        </w:rPr>
        <w:t>Boundary-Layer Meteorol</w:t>
      </w:r>
      <w:r w:rsidR="00916B35">
        <w:rPr>
          <w:rFonts w:ascii="Times New Roman" w:eastAsia="Times New Roman" w:hAnsi="Times New Roman" w:cs="Times New Roman"/>
          <w:sz w:val="24"/>
          <w:szCs w:val="24"/>
          <w:lang w:eastAsia="de-DE"/>
        </w:rPr>
        <w:t>.</w:t>
      </w:r>
      <w:r w:rsidRPr="00095EA9">
        <w:rPr>
          <w:rFonts w:ascii="Times New Roman" w:eastAsia="Times New Roman" w:hAnsi="Times New Roman" w:cs="Times New Roman"/>
          <w:sz w:val="24"/>
          <w:szCs w:val="24"/>
          <w:lang w:eastAsia="de-DE"/>
        </w:rPr>
        <w:t xml:space="preserve"> https://doi.org/10.1007/s10546-018-0334-x</w:t>
      </w:r>
    </w:p>
    <w:p w14:paraId="1E939F5A" w14:textId="19EE0555" w:rsidR="00EB0D06" w:rsidRPr="00EB0D06" w:rsidRDefault="00EB0D06" w:rsidP="007C3CB3">
      <w:pPr>
        <w:wordWrap/>
        <w:spacing w:after="120" w:line="360" w:lineRule="auto"/>
        <w:ind w:left="240" w:hangingChars="100" w:hanging="240"/>
        <w:rPr>
          <w:rFonts w:ascii="Times New Roman" w:eastAsia="Times New Roman" w:hAnsi="Times New Roman" w:cs="Times New Roman"/>
          <w:sz w:val="24"/>
          <w:szCs w:val="24"/>
          <w:lang w:eastAsia="de-DE"/>
        </w:rPr>
      </w:pPr>
      <w:r w:rsidRPr="00EB0D06">
        <w:rPr>
          <w:rFonts w:ascii="Times New Roman" w:hAnsi="Times New Roman" w:cs="Times New Roman"/>
          <w:color w:val="000000"/>
          <w:sz w:val="24"/>
          <w:szCs w:val="24"/>
        </w:rPr>
        <w:t>Haman CL,</w:t>
      </w:r>
      <w:r w:rsidR="00600CD5">
        <w:rPr>
          <w:rFonts w:ascii="Times New Roman" w:hAnsi="Times New Roman" w:cs="Times New Roman"/>
          <w:color w:val="000000"/>
          <w:sz w:val="24"/>
          <w:szCs w:val="24"/>
        </w:rPr>
        <w:t xml:space="preserve"> </w:t>
      </w:r>
      <w:r w:rsidRPr="003121CE">
        <w:rPr>
          <w:rFonts w:ascii="Times New Roman" w:hAnsi="Times New Roman" w:cs="Times New Roman"/>
          <w:noProof/>
          <w:color w:val="000000"/>
          <w:sz w:val="24"/>
          <w:szCs w:val="24"/>
        </w:rPr>
        <w:t>Lefer</w:t>
      </w:r>
      <w:r w:rsidR="00D81544" w:rsidRPr="00D81544">
        <w:rPr>
          <w:rFonts w:ascii="Times New Roman" w:hAnsi="Times New Roman" w:cs="Times New Roman"/>
          <w:color w:val="000000"/>
          <w:sz w:val="24"/>
          <w:szCs w:val="24"/>
        </w:rPr>
        <w:t xml:space="preserve"> </w:t>
      </w:r>
      <w:r w:rsidR="00D81544">
        <w:rPr>
          <w:rFonts w:ascii="Times New Roman" w:hAnsi="Times New Roman" w:cs="Times New Roman"/>
          <w:color w:val="000000"/>
          <w:sz w:val="24"/>
          <w:szCs w:val="24"/>
        </w:rPr>
        <w:t>B</w:t>
      </w:r>
      <w:r>
        <w:rPr>
          <w:rFonts w:ascii="Times New Roman" w:hAnsi="Times New Roman" w:cs="Times New Roman"/>
          <w:color w:val="000000"/>
          <w:sz w:val="24"/>
          <w:szCs w:val="24"/>
        </w:rPr>
        <w:t>, Morris</w:t>
      </w:r>
      <w:r w:rsidR="00D81544" w:rsidRPr="00D81544">
        <w:rPr>
          <w:rFonts w:ascii="Times New Roman" w:hAnsi="Times New Roman" w:cs="Times New Roman"/>
          <w:color w:val="000000"/>
          <w:sz w:val="24"/>
          <w:szCs w:val="24"/>
        </w:rPr>
        <w:t xml:space="preserve"> </w:t>
      </w:r>
      <w:r w:rsidR="00D81544">
        <w:rPr>
          <w:rFonts w:ascii="Times New Roman" w:hAnsi="Times New Roman" w:cs="Times New Roman"/>
          <w:color w:val="000000"/>
          <w:sz w:val="24"/>
          <w:szCs w:val="24"/>
        </w:rPr>
        <w:t>GA</w:t>
      </w:r>
      <w:r>
        <w:rPr>
          <w:rFonts w:ascii="Times New Roman" w:hAnsi="Times New Roman" w:cs="Times New Roman"/>
          <w:color w:val="000000"/>
          <w:sz w:val="24"/>
          <w:szCs w:val="24"/>
        </w:rPr>
        <w:t xml:space="preserve"> </w:t>
      </w:r>
      <w:r w:rsidR="00600CD5">
        <w:rPr>
          <w:rFonts w:ascii="Times New Roman" w:hAnsi="Times New Roman" w:cs="Times New Roman"/>
          <w:color w:val="000000"/>
          <w:sz w:val="24"/>
          <w:szCs w:val="24"/>
        </w:rPr>
        <w:t>(2012)</w:t>
      </w:r>
      <w:r>
        <w:rPr>
          <w:rFonts w:ascii="Times New Roman" w:hAnsi="Times New Roman" w:cs="Times New Roman"/>
          <w:color w:val="000000"/>
          <w:sz w:val="24"/>
          <w:szCs w:val="24"/>
        </w:rPr>
        <w:t xml:space="preserve"> Seasonal variability in the diurnal e</w:t>
      </w:r>
      <w:r w:rsidRPr="00EB0D06">
        <w:rPr>
          <w:rFonts w:ascii="Times New Roman" w:hAnsi="Times New Roman" w:cs="Times New Roman"/>
          <w:color w:val="000000"/>
          <w:sz w:val="24"/>
          <w:szCs w:val="24"/>
        </w:rPr>
        <w:t>volution of t</w:t>
      </w:r>
      <w:r>
        <w:rPr>
          <w:rFonts w:ascii="Times New Roman" w:hAnsi="Times New Roman" w:cs="Times New Roman"/>
          <w:color w:val="000000"/>
          <w:sz w:val="24"/>
          <w:szCs w:val="24"/>
        </w:rPr>
        <w:t>he boundary layer in a n</w:t>
      </w:r>
      <w:r w:rsidRPr="00EB0D06">
        <w:rPr>
          <w:rFonts w:ascii="Times New Roman" w:hAnsi="Times New Roman" w:cs="Times New Roman"/>
          <w:color w:val="000000"/>
          <w:sz w:val="24"/>
          <w:szCs w:val="24"/>
        </w:rPr>
        <w:t>ear</w:t>
      </w:r>
      <w:r>
        <w:rPr>
          <w:rFonts w:ascii="Times New Roman" w:hAnsi="Times New Roman" w:cs="Times New Roman"/>
          <w:color w:val="000000"/>
          <w:sz w:val="24"/>
          <w:szCs w:val="24"/>
        </w:rPr>
        <w:t xml:space="preserve"> coastal urban e</w:t>
      </w:r>
      <w:r w:rsidRPr="00EB0D06">
        <w:rPr>
          <w:rFonts w:ascii="Times New Roman" w:hAnsi="Times New Roman" w:cs="Times New Roman"/>
          <w:color w:val="000000"/>
          <w:sz w:val="24"/>
          <w:szCs w:val="24"/>
        </w:rPr>
        <w:t xml:space="preserve">nvironment. </w:t>
      </w:r>
      <w:r w:rsidRPr="00EF1C6F">
        <w:rPr>
          <w:rFonts w:ascii="Times New Roman" w:hAnsi="Times New Roman" w:cs="Times New Roman"/>
          <w:color w:val="000000"/>
          <w:sz w:val="24"/>
          <w:szCs w:val="24"/>
        </w:rPr>
        <w:t>J Atmos Ocean Tech</w:t>
      </w:r>
      <w:r w:rsidR="00CA7838">
        <w:rPr>
          <w:rFonts w:ascii="Times New Roman" w:hAnsi="Times New Roman" w:cs="Times New Roman"/>
          <w:color w:val="000000"/>
          <w:sz w:val="24"/>
          <w:szCs w:val="24"/>
        </w:rPr>
        <w:t>nol</w:t>
      </w:r>
      <w:r w:rsidRPr="00EB0D06">
        <w:rPr>
          <w:rFonts w:ascii="Times New Roman" w:hAnsi="Times New Roman" w:cs="Times New Roman"/>
          <w:color w:val="000000"/>
          <w:sz w:val="24"/>
          <w:szCs w:val="24"/>
        </w:rPr>
        <w:t xml:space="preserve"> </w:t>
      </w:r>
      <w:r w:rsidRPr="00EF1C6F">
        <w:rPr>
          <w:rFonts w:ascii="Times New Roman" w:hAnsi="Times New Roman" w:cs="Times New Roman"/>
          <w:color w:val="000000"/>
          <w:sz w:val="24"/>
          <w:szCs w:val="24"/>
        </w:rPr>
        <w:t>29</w:t>
      </w:r>
      <w:r w:rsidR="00220CE4" w:rsidRPr="00AE125B">
        <w:rPr>
          <w:rFonts w:ascii="Times New Roman" w:hAnsi="Times New Roman" w:cs="Times New Roman"/>
          <w:color w:val="000000"/>
          <w:sz w:val="24"/>
          <w:szCs w:val="24"/>
        </w:rPr>
        <w:t>:</w:t>
      </w:r>
      <w:r w:rsidRPr="00EB0D06">
        <w:rPr>
          <w:rFonts w:ascii="Times New Roman" w:hAnsi="Times New Roman" w:cs="Times New Roman"/>
          <w:color w:val="000000"/>
          <w:sz w:val="24"/>
          <w:szCs w:val="24"/>
        </w:rPr>
        <w:t>697</w:t>
      </w:r>
      <w:r w:rsidR="00600CD5">
        <w:rPr>
          <w:rFonts w:ascii="Times New Roman" w:hAnsi="Times New Roman" w:cs="Times New Roman"/>
          <w:color w:val="000000"/>
          <w:sz w:val="24"/>
          <w:szCs w:val="24"/>
        </w:rPr>
        <w:t>-710</w:t>
      </w:r>
    </w:p>
    <w:p w14:paraId="69402726" w14:textId="67402E21" w:rsidR="00346A32" w:rsidRDefault="00346A32" w:rsidP="007C3CB3">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Hayden KL, Anlauf</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KG</w:t>
      </w:r>
      <w:r>
        <w:rPr>
          <w:rFonts w:ascii="Times New Roman" w:hAnsi="Times New Roman" w:cs="Times New Roman"/>
          <w:sz w:val="24"/>
          <w:szCs w:val="24"/>
        </w:rPr>
        <w:t>, Hoff</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RM</w:t>
      </w:r>
      <w:r>
        <w:rPr>
          <w:rFonts w:ascii="Times New Roman" w:hAnsi="Times New Roman" w:cs="Times New Roman"/>
          <w:sz w:val="24"/>
          <w:szCs w:val="24"/>
        </w:rPr>
        <w:t>, Strapp</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w:t>
      </w:r>
      <w:r>
        <w:rPr>
          <w:rFonts w:ascii="Times New Roman" w:hAnsi="Times New Roman" w:cs="Times New Roman"/>
          <w:sz w:val="24"/>
          <w:szCs w:val="24"/>
        </w:rPr>
        <w:t>, Bottenheim</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w:t>
      </w:r>
      <w:r>
        <w:rPr>
          <w:rFonts w:ascii="Times New Roman" w:hAnsi="Times New Roman" w:cs="Times New Roman"/>
          <w:sz w:val="24"/>
          <w:szCs w:val="24"/>
        </w:rPr>
        <w:t>, Wiebe</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HA</w:t>
      </w:r>
      <w:r>
        <w:rPr>
          <w:rFonts w:ascii="Times New Roman" w:hAnsi="Times New Roman" w:cs="Times New Roman"/>
          <w:sz w:val="24"/>
          <w:szCs w:val="24"/>
        </w:rPr>
        <w:t>, Froude</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FA</w:t>
      </w:r>
      <w:r>
        <w:rPr>
          <w:rFonts w:ascii="Times New Roman" w:hAnsi="Times New Roman" w:cs="Times New Roman"/>
          <w:sz w:val="24"/>
          <w:szCs w:val="24"/>
        </w:rPr>
        <w:t>, Martin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JB</w:t>
      </w:r>
      <w:r>
        <w:rPr>
          <w:rFonts w:ascii="Times New Roman" w:hAnsi="Times New Roman" w:cs="Times New Roman"/>
          <w:sz w:val="24"/>
          <w:szCs w:val="24"/>
        </w:rPr>
        <w:t>, Steyn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DG</w:t>
      </w:r>
      <w:r>
        <w:rPr>
          <w:rFonts w:ascii="Times New Roman" w:hAnsi="Times New Roman" w:cs="Times New Roman"/>
          <w:sz w:val="24"/>
          <w:szCs w:val="24"/>
        </w:rPr>
        <w:t>, McKendry</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IG</w:t>
      </w:r>
      <w:r>
        <w:rPr>
          <w:rFonts w:ascii="Times New Roman" w:hAnsi="Times New Roman" w:cs="Times New Roman"/>
          <w:sz w:val="24"/>
          <w:szCs w:val="24"/>
        </w:rPr>
        <w:t xml:space="preserve"> (1997) The vertical chemical and meteorological structure of the boundary layer in the Lower Fraser Valley during Pacific'93</w:t>
      </w:r>
      <w:r w:rsidR="00220CE4">
        <w:rPr>
          <w:rFonts w:ascii="Times New Roman" w:hAnsi="Times New Roman" w:cs="Times New Roman"/>
          <w:sz w:val="24"/>
          <w:szCs w:val="24"/>
        </w:rPr>
        <w:t>.</w:t>
      </w:r>
      <w:r>
        <w:rPr>
          <w:rFonts w:ascii="Times New Roman" w:hAnsi="Times New Roman" w:cs="Times New Roman"/>
          <w:sz w:val="24"/>
          <w:szCs w:val="24"/>
        </w:rPr>
        <w:t xml:space="preserve"> </w:t>
      </w:r>
      <w:r w:rsidRPr="00EF1C6F">
        <w:rPr>
          <w:rFonts w:ascii="Times New Roman" w:hAnsi="Times New Roman" w:cs="Times New Roman"/>
          <w:sz w:val="24"/>
          <w:szCs w:val="24"/>
        </w:rPr>
        <w:t>Atmos Environ</w:t>
      </w:r>
      <w:r>
        <w:rPr>
          <w:rFonts w:ascii="Times New Roman" w:hAnsi="Times New Roman" w:cs="Times New Roman"/>
          <w:sz w:val="24"/>
          <w:szCs w:val="24"/>
        </w:rPr>
        <w:t xml:space="preserve"> </w:t>
      </w:r>
      <w:r w:rsidRPr="00EF1C6F">
        <w:rPr>
          <w:rFonts w:ascii="Times New Roman" w:hAnsi="Times New Roman" w:cs="Times New Roman"/>
          <w:sz w:val="24"/>
          <w:szCs w:val="24"/>
        </w:rPr>
        <w:t>31</w:t>
      </w:r>
      <w:r w:rsidR="00220CE4">
        <w:rPr>
          <w:rFonts w:ascii="Times New Roman" w:hAnsi="Times New Roman" w:cs="Times New Roman"/>
          <w:sz w:val="24"/>
          <w:szCs w:val="24"/>
        </w:rPr>
        <w:t>:</w:t>
      </w:r>
      <w:r>
        <w:rPr>
          <w:rFonts w:ascii="Times New Roman" w:hAnsi="Times New Roman" w:cs="Times New Roman"/>
          <w:sz w:val="24"/>
          <w:szCs w:val="24"/>
        </w:rPr>
        <w:t>2089-2105</w:t>
      </w:r>
    </w:p>
    <w:p w14:paraId="7FF53A94" w14:textId="66922B7E" w:rsidR="0046243A" w:rsidRDefault="00937CD5" w:rsidP="00717ED1">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Hong JW, Hong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t>
      </w:r>
      <w:r>
        <w:rPr>
          <w:rFonts w:ascii="Times New Roman" w:hAnsi="Times New Roman" w:cs="Times New Roman"/>
          <w:sz w:val="24"/>
          <w:szCs w:val="24"/>
        </w:rPr>
        <w:t xml:space="preserve"> (2016) Changes in the Seoul metropolitan area urban heat environment with residential redevelopment</w:t>
      </w:r>
      <w:r w:rsidR="00220CE4">
        <w:rPr>
          <w:rFonts w:ascii="Times New Roman" w:hAnsi="Times New Roman" w:cs="Times New Roman"/>
          <w:sz w:val="24"/>
          <w:szCs w:val="24"/>
        </w:rPr>
        <w:t>.</w:t>
      </w:r>
      <w:r>
        <w:rPr>
          <w:rFonts w:ascii="Times New Roman" w:hAnsi="Times New Roman" w:cs="Times New Roman"/>
          <w:sz w:val="24"/>
          <w:szCs w:val="24"/>
        </w:rPr>
        <w:t xml:space="preserve"> </w:t>
      </w:r>
      <w:r w:rsidR="00BC0AF1" w:rsidRPr="00EF1C6F">
        <w:rPr>
          <w:rFonts w:ascii="Times New Roman" w:hAnsi="Times New Roman" w:cs="Times New Roman"/>
          <w:sz w:val="24"/>
          <w:szCs w:val="24"/>
        </w:rPr>
        <w:t>J Appl</w:t>
      </w:r>
      <w:r w:rsidR="00E87682" w:rsidRPr="00EF1C6F">
        <w:rPr>
          <w:rFonts w:ascii="Times New Roman" w:hAnsi="Times New Roman" w:cs="Times New Roman"/>
          <w:sz w:val="24"/>
          <w:szCs w:val="24"/>
        </w:rPr>
        <w:t xml:space="preserve"> Meteor</w:t>
      </w:r>
      <w:r w:rsidR="008F366D">
        <w:rPr>
          <w:rFonts w:ascii="Times New Roman" w:hAnsi="Times New Roman" w:cs="Times New Roman"/>
          <w:sz w:val="24"/>
          <w:szCs w:val="24"/>
        </w:rPr>
        <w:t>ol</w:t>
      </w:r>
      <w:r w:rsidR="00E87682" w:rsidRPr="00EF1C6F">
        <w:rPr>
          <w:rFonts w:ascii="Times New Roman" w:hAnsi="Times New Roman" w:cs="Times New Roman"/>
          <w:sz w:val="24"/>
          <w:szCs w:val="24"/>
        </w:rPr>
        <w:t xml:space="preserve"> Clim</w:t>
      </w:r>
      <w:r w:rsidR="00B97455">
        <w:rPr>
          <w:rFonts w:ascii="Times New Roman" w:hAnsi="Times New Roman" w:cs="Times New Roman"/>
          <w:sz w:val="24"/>
          <w:szCs w:val="24"/>
        </w:rPr>
        <w:t>atol</w:t>
      </w:r>
      <w:r w:rsidR="00E87682">
        <w:rPr>
          <w:rFonts w:ascii="Times New Roman" w:hAnsi="Times New Roman" w:cs="Times New Roman"/>
          <w:sz w:val="24"/>
          <w:szCs w:val="24"/>
        </w:rPr>
        <w:t xml:space="preserve"> </w:t>
      </w:r>
      <w:r w:rsidR="00E87682" w:rsidRPr="00EF1C6F">
        <w:rPr>
          <w:rFonts w:ascii="Times New Roman" w:hAnsi="Times New Roman" w:cs="Times New Roman"/>
          <w:sz w:val="24"/>
          <w:szCs w:val="24"/>
        </w:rPr>
        <w:t>55</w:t>
      </w:r>
      <w:r w:rsidR="00220CE4">
        <w:rPr>
          <w:rFonts w:ascii="Times New Roman" w:hAnsi="Times New Roman" w:cs="Times New Roman"/>
          <w:sz w:val="24"/>
          <w:szCs w:val="24"/>
        </w:rPr>
        <w:t>:</w:t>
      </w:r>
      <w:r w:rsidR="00E87682">
        <w:rPr>
          <w:rFonts w:ascii="Times New Roman" w:hAnsi="Times New Roman" w:cs="Times New Roman"/>
          <w:sz w:val="24"/>
          <w:szCs w:val="24"/>
        </w:rPr>
        <w:t>1091-1106</w:t>
      </w:r>
    </w:p>
    <w:p w14:paraId="49D4F72E" w14:textId="546659BA" w:rsidR="00717ED1" w:rsidRPr="00717ED1" w:rsidRDefault="00717ED1" w:rsidP="00717ED1">
      <w:pPr>
        <w:wordWrap/>
        <w:spacing w:after="120" w:line="360" w:lineRule="auto"/>
        <w:ind w:left="240" w:hangingChars="100" w:hanging="240"/>
        <w:rPr>
          <w:rFonts w:ascii="Times New Roman" w:eastAsia="Times New Roman" w:hAnsi="Times New Roman" w:cs="Times New Roman"/>
          <w:kern w:val="0"/>
          <w:sz w:val="24"/>
          <w:szCs w:val="24"/>
          <w:lang w:val="en-SG" w:eastAsia="en-SG"/>
        </w:rPr>
      </w:pPr>
      <w:r w:rsidRPr="00717ED1">
        <w:rPr>
          <w:rFonts w:ascii="Times New Roman" w:eastAsia="Times New Roman" w:hAnsi="Times New Roman" w:cs="Times New Roman"/>
          <w:kern w:val="0"/>
          <w:sz w:val="24"/>
          <w:szCs w:val="24"/>
          <w:lang w:val="en-SG" w:eastAsia="en-SG"/>
        </w:rPr>
        <w:t>I</w:t>
      </w:r>
      <w:r w:rsidR="0030412A">
        <w:rPr>
          <w:rFonts w:ascii="Times New Roman" w:eastAsia="Times New Roman" w:hAnsi="Times New Roman" w:cs="Times New Roman"/>
          <w:kern w:val="0"/>
          <w:sz w:val="24"/>
          <w:szCs w:val="24"/>
          <w:lang w:val="en-SG" w:eastAsia="en-SG"/>
        </w:rPr>
        <w:t>qbal M</w:t>
      </w:r>
      <w:r w:rsidRPr="00717ED1">
        <w:rPr>
          <w:rFonts w:ascii="Times New Roman" w:eastAsia="Times New Roman" w:hAnsi="Times New Roman" w:cs="Times New Roman"/>
          <w:kern w:val="0"/>
          <w:sz w:val="24"/>
          <w:szCs w:val="24"/>
          <w:lang w:val="en-SG" w:eastAsia="en-SG"/>
        </w:rPr>
        <w:t>, Kim</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K</w:t>
      </w:r>
      <w:r w:rsidRPr="00717ED1">
        <w:rPr>
          <w:rFonts w:ascii="Times New Roman" w:eastAsia="Times New Roman" w:hAnsi="Times New Roman" w:cs="Times New Roman"/>
          <w:kern w:val="0"/>
          <w:sz w:val="24"/>
          <w:szCs w:val="24"/>
          <w:lang w:val="en-SG" w:eastAsia="en-SG"/>
        </w:rPr>
        <w:t xml:space="preserve">, </w:t>
      </w:r>
      <w:r w:rsidR="0030412A">
        <w:rPr>
          <w:rFonts w:ascii="Times New Roman" w:eastAsia="Times New Roman" w:hAnsi="Times New Roman" w:cs="Times New Roman"/>
          <w:kern w:val="0"/>
          <w:sz w:val="24"/>
          <w:szCs w:val="24"/>
          <w:lang w:val="en-SG" w:eastAsia="en-SG"/>
        </w:rPr>
        <w:t>Shon</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Z</w:t>
      </w:r>
      <w:r w:rsidRPr="00717ED1">
        <w:rPr>
          <w:rFonts w:ascii="Times New Roman" w:eastAsia="Times New Roman" w:hAnsi="Times New Roman" w:cs="Times New Roman"/>
          <w:kern w:val="0"/>
          <w:sz w:val="24"/>
          <w:szCs w:val="24"/>
          <w:lang w:val="en-SG" w:eastAsia="en-SG"/>
        </w:rPr>
        <w:t>, Sohn</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J</w:t>
      </w:r>
      <w:r w:rsidRPr="00717ED1">
        <w:rPr>
          <w:rFonts w:ascii="Times New Roman" w:eastAsia="Times New Roman" w:hAnsi="Times New Roman" w:cs="Times New Roman"/>
          <w:kern w:val="0"/>
          <w:sz w:val="24"/>
          <w:szCs w:val="24"/>
          <w:lang w:val="en-SG" w:eastAsia="en-SG"/>
        </w:rPr>
        <w:t>, Jeon</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E</w:t>
      </w:r>
      <w:r w:rsidRPr="00717ED1">
        <w:rPr>
          <w:rFonts w:ascii="Times New Roman" w:eastAsia="Times New Roman" w:hAnsi="Times New Roman" w:cs="Times New Roman"/>
          <w:kern w:val="0"/>
          <w:sz w:val="24"/>
          <w:szCs w:val="24"/>
          <w:lang w:val="en-SG" w:eastAsia="en-SG"/>
        </w:rPr>
        <w:t>, Kim</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Y</w:t>
      </w:r>
      <w:r w:rsidRPr="00717ED1">
        <w:rPr>
          <w:rFonts w:ascii="Times New Roman" w:eastAsia="Times New Roman" w:hAnsi="Times New Roman" w:cs="Times New Roman"/>
          <w:kern w:val="0"/>
          <w:sz w:val="24"/>
          <w:szCs w:val="24"/>
          <w:lang w:val="en-SG" w:eastAsia="en-SG"/>
        </w:rPr>
        <w:t>, Oh</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J</w:t>
      </w:r>
      <w:r w:rsidRPr="00717ED1">
        <w:rPr>
          <w:rFonts w:ascii="Times New Roman" w:eastAsia="Times New Roman" w:hAnsi="Times New Roman" w:cs="Times New Roman"/>
          <w:kern w:val="0"/>
          <w:sz w:val="24"/>
          <w:szCs w:val="24"/>
          <w:lang w:val="en-SG" w:eastAsia="en-SG"/>
        </w:rPr>
        <w:t xml:space="preserve"> (2014) Comparison of ozone pollution levels at various sites in Seoul, a megacity in Northeast Asia. </w:t>
      </w:r>
      <w:r w:rsidRPr="00EF1C6F">
        <w:rPr>
          <w:rFonts w:ascii="Times New Roman" w:eastAsia="Times New Roman" w:hAnsi="Times New Roman" w:cs="Times New Roman"/>
          <w:iCs/>
          <w:kern w:val="0"/>
          <w:sz w:val="24"/>
          <w:szCs w:val="24"/>
          <w:lang w:val="en-SG" w:eastAsia="en-SG"/>
        </w:rPr>
        <w:t xml:space="preserve">Atmos </w:t>
      </w:r>
      <w:r w:rsidR="00CA7838">
        <w:rPr>
          <w:rFonts w:ascii="Times New Roman" w:eastAsia="Times New Roman" w:hAnsi="Times New Roman" w:cs="Times New Roman"/>
          <w:iCs/>
          <w:kern w:val="0"/>
          <w:sz w:val="24"/>
          <w:szCs w:val="24"/>
          <w:lang w:val="en-SG" w:eastAsia="en-SG"/>
        </w:rPr>
        <w:t>R</w:t>
      </w:r>
      <w:r w:rsidRPr="00EF1C6F">
        <w:rPr>
          <w:rFonts w:ascii="Times New Roman" w:eastAsia="Times New Roman" w:hAnsi="Times New Roman" w:cs="Times New Roman"/>
          <w:iCs/>
          <w:kern w:val="0"/>
          <w:sz w:val="24"/>
          <w:szCs w:val="24"/>
          <w:lang w:val="en-SG" w:eastAsia="en-SG"/>
        </w:rPr>
        <w:t>es</w:t>
      </w:r>
      <w:r w:rsidRPr="00717ED1">
        <w:rPr>
          <w:rFonts w:ascii="Times New Roman" w:eastAsia="Times New Roman" w:hAnsi="Times New Roman" w:cs="Times New Roman"/>
          <w:kern w:val="0"/>
          <w:sz w:val="24"/>
          <w:szCs w:val="24"/>
          <w:lang w:val="en-SG" w:eastAsia="en-SG"/>
        </w:rPr>
        <w:t xml:space="preserve"> </w:t>
      </w:r>
      <w:r w:rsidRPr="00EF1C6F">
        <w:rPr>
          <w:rFonts w:ascii="Times New Roman" w:eastAsia="Times New Roman" w:hAnsi="Times New Roman" w:cs="Times New Roman"/>
          <w:iCs/>
          <w:kern w:val="0"/>
          <w:sz w:val="24"/>
          <w:szCs w:val="24"/>
          <w:lang w:val="en-SG" w:eastAsia="en-SG"/>
        </w:rPr>
        <w:t>138</w:t>
      </w:r>
      <w:r w:rsidR="00220CE4">
        <w:rPr>
          <w:rFonts w:ascii="Times New Roman" w:eastAsia="Times New Roman" w:hAnsi="Times New Roman" w:cs="Times New Roman"/>
          <w:kern w:val="0"/>
          <w:sz w:val="24"/>
          <w:szCs w:val="24"/>
          <w:lang w:val="en-SG" w:eastAsia="en-SG"/>
        </w:rPr>
        <w:t>:</w:t>
      </w:r>
      <w:r w:rsidRPr="00717ED1">
        <w:rPr>
          <w:rFonts w:ascii="Times New Roman" w:eastAsia="Times New Roman" w:hAnsi="Times New Roman" w:cs="Times New Roman"/>
          <w:kern w:val="0"/>
          <w:sz w:val="24"/>
          <w:szCs w:val="24"/>
          <w:lang w:val="en-SG" w:eastAsia="en-SG"/>
        </w:rPr>
        <w:t>330-345</w:t>
      </w:r>
    </w:p>
    <w:p w14:paraId="69B752F5" w14:textId="58B7F40F" w:rsidR="002E61C7" w:rsidRPr="002E61C7" w:rsidRDefault="0030412A" w:rsidP="00717ED1">
      <w:pPr>
        <w:wordWrap/>
        <w:spacing w:after="120" w:line="360" w:lineRule="auto"/>
        <w:ind w:left="240" w:hangingChars="100" w:hanging="240"/>
        <w:rPr>
          <w:rFonts w:ascii="Times New Roman" w:eastAsia="Times New Roman" w:hAnsi="Times New Roman" w:cs="Times New Roman"/>
          <w:kern w:val="0"/>
          <w:sz w:val="24"/>
          <w:szCs w:val="24"/>
          <w:lang w:val="en-SG" w:eastAsia="en-SG"/>
        </w:rPr>
      </w:pPr>
      <w:r>
        <w:rPr>
          <w:rFonts w:ascii="Times New Roman" w:eastAsia="Times New Roman" w:hAnsi="Times New Roman" w:cs="Times New Roman"/>
          <w:kern w:val="0"/>
          <w:sz w:val="24"/>
          <w:szCs w:val="24"/>
          <w:lang w:val="en-SG" w:eastAsia="en-SG"/>
        </w:rPr>
        <w:t>Kim S</w:t>
      </w:r>
      <w:r w:rsidR="002E61C7" w:rsidRPr="002E61C7">
        <w:rPr>
          <w:rFonts w:ascii="Times New Roman" w:eastAsia="Times New Roman" w:hAnsi="Times New Roman" w:cs="Times New Roman"/>
          <w:kern w:val="0"/>
          <w:sz w:val="24"/>
          <w:szCs w:val="24"/>
          <w:lang w:val="en-SG" w:eastAsia="en-SG"/>
        </w:rPr>
        <w:t>, Yoon</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S</w:t>
      </w:r>
      <w:r w:rsidR="002E61C7" w:rsidRPr="002E61C7">
        <w:rPr>
          <w:rFonts w:ascii="Times New Roman" w:eastAsia="Times New Roman" w:hAnsi="Times New Roman" w:cs="Times New Roman"/>
          <w:kern w:val="0"/>
          <w:sz w:val="24"/>
          <w:szCs w:val="24"/>
          <w:lang w:val="en-SG" w:eastAsia="en-SG"/>
        </w:rPr>
        <w:t>, Won</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J</w:t>
      </w:r>
      <w:r w:rsidR="002E61C7" w:rsidRPr="002E61C7">
        <w:rPr>
          <w:rFonts w:ascii="Times New Roman" w:eastAsia="Times New Roman" w:hAnsi="Times New Roman" w:cs="Times New Roman"/>
          <w:kern w:val="0"/>
          <w:sz w:val="24"/>
          <w:szCs w:val="24"/>
          <w:lang w:val="en-SG" w:eastAsia="en-SG"/>
        </w:rPr>
        <w:t>, Choi</w:t>
      </w:r>
      <w:r w:rsidR="00D81544" w:rsidRPr="00D81544">
        <w:rPr>
          <w:rFonts w:ascii="Times New Roman" w:eastAsia="Times New Roman" w:hAnsi="Times New Roman" w:cs="Times New Roman"/>
          <w:kern w:val="0"/>
          <w:sz w:val="24"/>
          <w:szCs w:val="24"/>
          <w:lang w:val="en-SG" w:eastAsia="en-SG"/>
        </w:rPr>
        <w:t xml:space="preserve"> </w:t>
      </w:r>
      <w:r w:rsidR="00D81544">
        <w:rPr>
          <w:rFonts w:ascii="Times New Roman" w:eastAsia="Times New Roman" w:hAnsi="Times New Roman" w:cs="Times New Roman"/>
          <w:kern w:val="0"/>
          <w:sz w:val="24"/>
          <w:szCs w:val="24"/>
          <w:lang w:val="en-SG" w:eastAsia="en-SG"/>
        </w:rPr>
        <w:t>S</w:t>
      </w:r>
      <w:r w:rsidR="002E61C7" w:rsidRPr="002E61C7">
        <w:rPr>
          <w:rFonts w:ascii="Times New Roman" w:eastAsia="Times New Roman" w:hAnsi="Times New Roman" w:cs="Times New Roman"/>
          <w:kern w:val="0"/>
          <w:sz w:val="24"/>
          <w:szCs w:val="24"/>
          <w:lang w:val="en-SG" w:eastAsia="en-SG"/>
        </w:rPr>
        <w:t xml:space="preserve"> (2007) Ground-based remote sensing measurements of aerosol and ozone in an urban area: A case study of mixing height evolution and its effect on ground-level ozone concentrations. </w:t>
      </w:r>
      <w:r w:rsidR="002E61C7" w:rsidRPr="00EF1C6F">
        <w:rPr>
          <w:rFonts w:ascii="Times New Roman" w:eastAsia="Times New Roman" w:hAnsi="Times New Roman" w:cs="Times New Roman"/>
          <w:iCs/>
          <w:kern w:val="0"/>
          <w:sz w:val="24"/>
          <w:szCs w:val="24"/>
          <w:lang w:val="en-SG" w:eastAsia="en-SG"/>
        </w:rPr>
        <w:t>Atmos Environ</w:t>
      </w:r>
      <w:r w:rsidR="002E61C7" w:rsidRPr="002E61C7">
        <w:rPr>
          <w:rFonts w:ascii="Times New Roman" w:eastAsia="Times New Roman" w:hAnsi="Times New Roman" w:cs="Times New Roman"/>
          <w:kern w:val="0"/>
          <w:sz w:val="24"/>
          <w:szCs w:val="24"/>
          <w:lang w:val="en-SG" w:eastAsia="en-SG"/>
        </w:rPr>
        <w:t xml:space="preserve"> </w:t>
      </w:r>
      <w:r w:rsidR="002E61C7" w:rsidRPr="00EF1C6F">
        <w:rPr>
          <w:rFonts w:ascii="Times New Roman" w:eastAsia="Times New Roman" w:hAnsi="Times New Roman" w:cs="Times New Roman"/>
          <w:iCs/>
          <w:kern w:val="0"/>
          <w:sz w:val="24"/>
          <w:szCs w:val="24"/>
          <w:lang w:val="en-SG" w:eastAsia="en-SG"/>
        </w:rPr>
        <w:t>41</w:t>
      </w:r>
      <w:r w:rsidR="002E61C7" w:rsidRPr="00EF1C6F">
        <w:rPr>
          <w:rFonts w:ascii="Times New Roman" w:eastAsia="Times New Roman" w:hAnsi="Times New Roman" w:cs="Times New Roman"/>
          <w:kern w:val="0"/>
          <w:sz w:val="24"/>
          <w:szCs w:val="24"/>
          <w:lang w:val="en-SG" w:eastAsia="en-SG"/>
        </w:rPr>
        <w:t>(33)</w:t>
      </w:r>
      <w:r w:rsidR="00220CE4">
        <w:rPr>
          <w:rFonts w:ascii="Times New Roman" w:eastAsia="Times New Roman" w:hAnsi="Times New Roman" w:cs="Times New Roman"/>
          <w:kern w:val="0"/>
          <w:sz w:val="24"/>
          <w:szCs w:val="24"/>
          <w:lang w:val="en-SG" w:eastAsia="en-SG"/>
        </w:rPr>
        <w:t>:</w:t>
      </w:r>
      <w:r w:rsidR="002E61C7" w:rsidRPr="002E61C7">
        <w:rPr>
          <w:rFonts w:ascii="Times New Roman" w:eastAsia="Times New Roman" w:hAnsi="Times New Roman" w:cs="Times New Roman"/>
          <w:kern w:val="0"/>
          <w:sz w:val="24"/>
          <w:szCs w:val="24"/>
          <w:lang w:val="en-SG" w:eastAsia="en-SG"/>
        </w:rPr>
        <w:t>7069-7081</w:t>
      </w:r>
    </w:p>
    <w:p w14:paraId="0B560F12" w14:textId="3C2A4F34" w:rsidR="00176CCA" w:rsidRDefault="00176CCA" w:rsidP="00717ED1">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hint="eastAsia"/>
          <w:sz w:val="24"/>
          <w:szCs w:val="24"/>
        </w:rPr>
        <w:t>KME (2016</w:t>
      </w:r>
      <w:r w:rsidR="00942D20">
        <w:rPr>
          <w:rFonts w:ascii="Times New Roman" w:hAnsi="Times New Roman" w:cs="Times New Roman"/>
          <w:sz w:val="24"/>
          <w:szCs w:val="24"/>
        </w:rPr>
        <w:t>a</w:t>
      </w:r>
      <w:r>
        <w:rPr>
          <w:rFonts w:ascii="Times New Roman" w:hAnsi="Times New Roman" w:cs="Times New Roman" w:hint="eastAsia"/>
          <w:sz w:val="24"/>
          <w:szCs w:val="24"/>
        </w:rPr>
        <w:t xml:space="preserve">) </w:t>
      </w:r>
      <w:r>
        <w:rPr>
          <w:rFonts w:ascii="Times New Roman" w:hAnsi="Times New Roman" w:cs="Times New Roman"/>
          <w:sz w:val="24"/>
          <w:szCs w:val="24"/>
        </w:rPr>
        <w:t>Guideline on ins</w:t>
      </w:r>
      <w:r w:rsidR="001670AD">
        <w:rPr>
          <w:rFonts w:ascii="Times New Roman" w:hAnsi="Times New Roman" w:cs="Times New Roman"/>
          <w:sz w:val="24"/>
          <w:szCs w:val="24"/>
        </w:rPr>
        <w:t>t</w:t>
      </w:r>
      <w:r>
        <w:rPr>
          <w:rFonts w:ascii="Times New Roman" w:hAnsi="Times New Roman" w:cs="Times New Roman"/>
          <w:sz w:val="24"/>
          <w:szCs w:val="24"/>
        </w:rPr>
        <w:t xml:space="preserve">allation and operation of air pollution monitoring network, </w:t>
      </w:r>
      <w:r w:rsidRPr="00CA2866">
        <w:rPr>
          <w:rFonts w:ascii="Times New Roman" w:hAnsi="Times New Roman" w:cs="Times New Roman"/>
          <w:sz w:val="24"/>
          <w:szCs w:val="24"/>
        </w:rPr>
        <w:t>Korean Ministry of Environ</w:t>
      </w:r>
      <w:r w:rsidR="00CA2866" w:rsidRPr="00CA2866">
        <w:rPr>
          <w:rFonts w:ascii="Times New Roman" w:hAnsi="Times New Roman" w:cs="Times New Roman"/>
          <w:sz w:val="24"/>
          <w:szCs w:val="24"/>
        </w:rPr>
        <w:t>ment</w:t>
      </w:r>
    </w:p>
    <w:p w14:paraId="3E2D569B" w14:textId="7052E13A" w:rsidR="00942D20" w:rsidRPr="00942D20" w:rsidRDefault="00942D20" w:rsidP="00942D20">
      <w:pPr>
        <w:wordWrap/>
        <w:spacing w:after="120" w:line="360" w:lineRule="auto"/>
        <w:ind w:left="240" w:hangingChars="100" w:hanging="240"/>
        <w:rPr>
          <w:rFonts w:ascii="Times New Roman" w:hAnsi="Times New Roman" w:cs="Times New Roman"/>
          <w:sz w:val="24"/>
          <w:szCs w:val="24"/>
        </w:rPr>
      </w:pPr>
      <w:r w:rsidRPr="00942D20">
        <w:rPr>
          <w:rFonts w:ascii="Times New Roman" w:hAnsi="Times New Roman" w:cs="Times New Roman" w:hint="eastAsia"/>
          <w:sz w:val="24"/>
          <w:szCs w:val="24"/>
        </w:rPr>
        <w:t>KME (2016</w:t>
      </w:r>
      <w:r w:rsidRPr="00942D20">
        <w:rPr>
          <w:rFonts w:ascii="Times New Roman" w:hAnsi="Times New Roman" w:cs="Times New Roman"/>
          <w:sz w:val="24"/>
          <w:szCs w:val="24"/>
        </w:rPr>
        <w:t>b</w:t>
      </w:r>
      <w:r w:rsidRPr="00942D20">
        <w:rPr>
          <w:rFonts w:ascii="Times New Roman" w:hAnsi="Times New Roman" w:cs="Times New Roman" w:hint="eastAsia"/>
          <w:sz w:val="24"/>
          <w:szCs w:val="24"/>
        </w:rPr>
        <w:t xml:space="preserve">) </w:t>
      </w:r>
      <w:r w:rsidRPr="00942D20">
        <w:rPr>
          <w:rFonts w:ascii="Times New Roman" w:hAnsi="Times New Roman" w:cs="Times New Roman"/>
          <w:sz w:val="24"/>
          <w:szCs w:val="24"/>
        </w:rPr>
        <w:t>Annual report of air quality of Korea, Korean Ministry of Environment</w:t>
      </w:r>
      <w:del w:id="170" w:author="만든 이" w:date="2018-11-29T09:38:00Z">
        <w:r w:rsidRPr="00942D20" w:rsidDel="00187EB9">
          <w:rPr>
            <w:rFonts w:ascii="Times New Roman" w:hAnsi="Times New Roman" w:cs="Times New Roman"/>
            <w:sz w:val="24"/>
            <w:szCs w:val="24"/>
          </w:rPr>
          <w:delText>.</w:delText>
        </w:r>
      </w:del>
    </w:p>
    <w:p w14:paraId="1C9F22C8" w14:textId="097BCAA9" w:rsidR="004656B6" w:rsidRDefault="00600CD5" w:rsidP="00717ED1">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Kotthaus S, O'Connor</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E</w:t>
      </w:r>
      <w:r>
        <w:rPr>
          <w:rFonts w:ascii="Times New Roman" w:hAnsi="Times New Roman" w:cs="Times New Roman"/>
          <w:sz w:val="24"/>
          <w:szCs w:val="24"/>
        </w:rPr>
        <w:t>, Münkel</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C</w:t>
      </w:r>
      <w:r>
        <w:rPr>
          <w:rFonts w:ascii="Times New Roman" w:hAnsi="Times New Roman" w:cs="Times New Roman"/>
          <w:sz w:val="24"/>
          <w:szCs w:val="24"/>
        </w:rPr>
        <w:t>, Charlton-Perez</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C</w:t>
      </w:r>
      <w:r>
        <w:rPr>
          <w:rFonts w:ascii="Times New Roman" w:hAnsi="Times New Roman" w:cs="Times New Roman"/>
          <w:sz w:val="24"/>
          <w:szCs w:val="24"/>
        </w:rPr>
        <w:t>, Haeffelin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M</w:t>
      </w:r>
      <w:r>
        <w:rPr>
          <w:rFonts w:ascii="Times New Roman" w:hAnsi="Times New Roman" w:cs="Times New Roman"/>
          <w:sz w:val="24"/>
          <w:szCs w:val="24"/>
        </w:rPr>
        <w:t>, Gabey</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AM</w:t>
      </w:r>
      <w:r>
        <w:rPr>
          <w:rFonts w:ascii="Times New Roman" w:hAnsi="Times New Roman" w:cs="Times New Roman"/>
          <w:sz w:val="24"/>
          <w:szCs w:val="24"/>
        </w:rPr>
        <w:t xml:space="preserve">, Grimmond </w:t>
      </w:r>
      <w:r w:rsidR="00D81544">
        <w:rPr>
          <w:rFonts w:ascii="Times New Roman" w:hAnsi="Times New Roman" w:cs="Times New Roman"/>
          <w:sz w:val="24"/>
          <w:szCs w:val="24"/>
        </w:rPr>
        <w:t xml:space="preserve">CSB </w:t>
      </w:r>
      <w:r>
        <w:rPr>
          <w:rFonts w:ascii="Times New Roman" w:hAnsi="Times New Roman" w:cs="Times New Roman"/>
          <w:sz w:val="24"/>
          <w:szCs w:val="24"/>
        </w:rPr>
        <w:t>(2016) Recommendations for processing atmospheric attenuated backscatter profiles from Vaisala CL31 ceilometers</w:t>
      </w:r>
      <w:r w:rsidR="00220CE4">
        <w:rPr>
          <w:rFonts w:ascii="Times New Roman" w:hAnsi="Times New Roman" w:cs="Times New Roman"/>
          <w:sz w:val="24"/>
          <w:szCs w:val="24"/>
        </w:rPr>
        <w:t>.</w:t>
      </w:r>
      <w:r>
        <w:rPr>
          <w:rFonts w:ascii="Times New Roman" w:hAnsi="Times New Roman" w:cs="Times New Roman"/>
          <w:sz w:val="24"/>
          <w:szCs w:val="24"/>
        </w:rPr>
        <w:t xml:space="preserve"> </w:t>
      </w:r>
      <w:r w:rsidRPr="00EF1C6F">
        <w:rPr>
          <w:rFonts w:ascii="Times New Roman" w:hAnsi="Times New Roman" w:cs="Times New Roman"/>
          <w:sz w:val="24"/>
          <w:szCs w:val="24"/>
        </w:rPr>
        <w:t>Atmos Meas Tech</w:t>
      </w:r>
      <w:r>
        <w:rPr>
          <w:rFonts w:ascii="Times New Roman" w:hAnsi="Times New Roman" w:cs="Times New Roman"/>
          <w:sz w:val="24"/>
          <w:szCs w:val="24"/>
        </w:rPr>
        <w:t xml:space="preserve"> </w:t>
      </w:r>
      <w:r w:rsidRPr="00EF1C6F">
        <w:rPr>
          <w:rFonts w:ascii="Times New Roman" w:hAnsi="Times New Roman" w:cs="Times New Roman"/>
          <w:sz w:val="24"/>
          <w:szCs w:val="24"/>
        </w:rPr>
        <w:t>9</w:t>
      </w:r>
      <w:r w:rsidR="00220CE4">
        <w:rPr>
          <w:rFonts w:ascii="Times New Roman" w:hAnsi="Times New Roman" w:cs="Times New Roman"/>
          <w:sz w:val="24"/>
          <w:szCs w:val="24"/>
        </w:rPr>
        <w:t>:</w:t>
      </w:r>
      <w:r>
        <w:rPr>
          <w:rFonts w:ascii="Times New Roman" w:hAnsi="Times New Roman" w:cs="Times New Roman"/>
          <w:sz w:val="24"/>
          <w:szCs w:val="24"/>
        </w:rPr>
        <w:t>3769-3791</w:t>
      </w:r>
    </w:p>
    <w:p w14:paraId="70691BD6" w14:textId="4327938A" w:rsidR="00BF5D02" w:rsidRPr="00BF5D02" w:rsidRDefault="00BF5D02" w:rsidP="00717ED1">
      <w:pPr>
        <w:wordWrap/>
        <w:spacing w:after="120" w:line="360" w:lineRule="auto"/>
        <w:ind w:left="240" w:hangingChars="100" w:hanging="240"/>
        <w:rPr>
          <w:rFonts w:ascii="Times New Roman" w:eastAsia="Times New Roman" w:hAnsi="Times New Roman" w:cs="Times New Roman"/>
          <w:kern w:val="0"/>
          <w:sz w:val="24"/>
          <w:szCs w:val="24"/>
          <w:lang w:val="en-SG" w:eastAsia="en-SG"/>
        </w:rPr>
      </w:pPr>
      <w:r w:rsidRPr="00BF5D02">
        <w:rPr>
          <w:rFonts w:ascii="Times New Roman" w:eastAsia="Times New Roman" w:hAnsi="Times New Roman" w:cs="Times New Roman"/>
          <w:kern w:val="0"/>
          <w:sz w:val="24"/>
          <w:szCs w:val="24"/>
          <w:lang w:val="en-SG" w:eastAsia="en-SG"/>
        </w:rPr>
        <w:t>Kotthaus S, Grimmond</w:t>
      </w:r>
      <w:r w:rsidR="00D81544" w:rsidRPr="00D81544">
        <w:rPr>
          <w:rFonts w:ascii="Times New Roman" w:eastAsia="Times New Roman" w:hAnsi="Times New Roman" w:cs="Times New Roman"/>
          <w:kern w:val="0"/>
          <w:sz w:val="24"/>
          <w:szCs w:val="24"/>
          <w:lang w:val="en-SG" w:eastAsia="en-SG"/>
        </w:rPr>
        <w:t xml:space="preserve"> </w:t>
      </w:r>
      <w:r w:rsidR="00D81544" w:rsidRPr="00BF5D02">
        <w:rPr>
          <w:rFonts w:ascii="Times New Roman" w:eastAsia="Times New Roman" w:hAnsi="Times New Roman" w:cs="Times New Roman"/>
          <w:kern w:val="0"/>
          <w:sz w:val="24"/>
          <w:szCs w:val="24"/>
          <w:lang w:val="en-SG" w:eastAsia="en-SG"/>
        </w:rPr>
        <w:t>CSB</w:t>
      </w:r>
      <w:r w:rsidRPr="00BF5D02">
        <w:rPr>
          <w:rFonts w:ascii="Times New Roman" w:eastAsia="Times New Roman" w:hAnsi="Times New Roman" w:cs="Times New Roman"/>
          <w:kern w:val="0"/>
          <w:sz w:val="24"/>
          <w:szCs w:val="24"/>
          <w:lang w:val="en-SG" w:eastAsia="en-SG"/>
        </w:rPr>
        <w:t xml:space="preserve"> (2018</w:t>
      </w:r>
      <w:r>
        <w:rPr>
          <w:rFonts w:ascii="Times New Roman" w:eastAsia="Times New Roman" w:hAnsi="Times New Roman" w:cs="Times New Roman"/>
          <w:kern w:val="0"/>
          <w:sz w:val="24"/>
          <w:szCs w:val="24"/>
          <w:lang w:val="en-SG" w:eastAsia="en-SG"/>
        </w:rPr>
        <w:t>a</w:t>
      </w:r>
      <w:r w:rsidRPr="00BF5D02">
        <w:rPr>
          <w:rFonts w:ascii="Times New Roman" w:eastAsia="Times New Roman" w:hAnsi="Times New Roman" w:cs="Times New Roman"/>
          <w:kern w:val="0"/>
          <w:sz w:val="24"/>
          <w:szCs w:val="24"/>
          <w:lang w:val="en-SG" w:eastAsia="en-SG"/>
        </w:rPr>
        <w:t xml:space="preserve">) Atmospheric Boundary Layer Characteristics from Ceilometer Measurements Part 1: A new method to track mixed layer height and classify clouds. </w:t>
      </w:r>
      <w:r w:rsidR="007C284D" w:rsidRPr="00EF1C6F">
        <w:rPr>
          <w:rFonts w:ascii="Times New Roman" w:eastAsia="Times New Roman" w:hAnsi="Times New Roman" w:cs="Times New Roman"/>
          <w:iCs/>
          <w:kern w:val="0"/>
          <w:sz w:val="24"/>
          <w:szCs w:val="24"/>
          <w:lang w:val="en-SG" w:eastAsia="en-SG"/>
        </w:rPr>
        <w:t>Q J R Meteorol Soc</w:t>
      </w:r>
      <w:r w:rsidR="00220CE4">
        <w:rPr>
          <w:rFonts w:ascii="Times New Roman" w:eastAsia="Times New Roman" w:hAnsi="Times New Roman" w:cs="Times New Roman"/>
          <w:iCs/>
          <w:kern w:val="0"/>
          <w:sz w:val="24"/>
          <w:szCs w:val="24"/>
          <w:lang w:val="en-SG" w:eastAsia="en-SG"/>
        </w:rPr>
        <w:t>.</w:t>
      </w:r>
      <w:r w:rsidR="00220CE4">
        <w:rPr>
          <w:rFonts w:ascii="Times New Roman" w:eastAsia="Times New Roman" w:hAnsi="Times New Roman" w:cs="Times New Roman"/>
          <w:i/>
          <w:iCs/>
          <w:kern w:val="0"/>
          <w:sz w:val="24"/>
          <w:szCs w:val="24"/>
          <w:lang w:val="en-SG" w:eastAsia="en-SG"/>
        </w:rPr>
        <w:t xml:space="preserve"> </w:t>
      </w:r>
      <w:r w:rsidR="00275E20" w:rsidRPr="00AE125B">
        <w:rPr>
          <w:rFonts w:ascii="Times New Roman" w:hAnsi="Times New Roman" w:cs="Times New Roman"/>
          <w:sz w:val="24"/>
          <w:szCs w:val="24"/>
        </w:rPr>
        <w:t>h</w:t>
      </w:r>
      <w:r w:rsidR="00275E20" w:rsidRPr="00275E20">
        <w:rPr>
          <w:rFonts w:ascii="Times New Roman" w:hAnsi="Times New Roman" w:cs="Times New Roman"/>
          <w:sz w:val="24"/>
          <w:szCs w:val="24"/>
        </w:rPr>
        <w:t>ttps://doi.org/10.1002/qj.3299</w:t>
      </w:r>
    </w:p>
    <w:p w14:paraId="66C7A7C4" w14:textId="6662F3D1" w:rsidR="005155BB" w:rsidRPr="001970C2" w:rsidRDefault="001970C2" w:rsidP="00717ED1">
      <w:pPr>
        <w:wordWrap/>
        <w:spacing w:after="120" w:line="360" w:lineRule="auto"/>
        <w:ind w:left="240" w:hangingChars="100" w:hanging="240"/>
        <w:rPr>
          <w:rFonts w:ascii="Times New Roman" w:hAnsi="Times New Roman" w:cs="Times New Roman"/>
          <w:sz w:val="24"/>
          <w:szCs w:val="24"/>
        </w:rPr>
      </w:pPr>
      <w:r w:rsidRPr="001970C2">
        <w:rPr>
          <w:rFonts w:ascii="TimesNewRoman" w:hAnsi="TimesNewRoman"/>
          <w:color w:val="000000"/>
          <w:sz w:val="24"/>
          <w:szCs w:val="24"/>
        </w:rPr>
        <w:t>Kotthaus</w:t>
      </w:r>
      <w:r>
        <w:rPr>
          <w:rFonts w:ascii="TimesNewRoman" w:hAnsi="TimesNewRoman"/>
          <w:color w:val="000000"/>
          <w:sz w:val="24"/>
          <w:szCs w:val="24"/>
        </w:rPr>
        <w:t xml:space="preserve"> S</w:t>
      </w:r>
      <w:r w:rsidR="00715530">
        <w:rPr>
          <w:rFonts w:ascii="TimesNewRoman" w:hAnsi="TimesNewRoman"/>
          <w:color w:val="000000"/>
          <w:sz w:val="24"/>
          <w:szCs w:val="24"/>
        </w:rPr>
        <w:t>,</w:t>
      </w:r>
      <w:r w:rsidRPr="001970C2">
        <w:rPr>
          <w:rFonts w:ascii="TimesNewRoman" w:hAnsi="TimesNewRoman"/>
          <w:color w:val="000000"/>
          <w:sz w:val="24"/>
          <w:szCs w:val="24"/>
        </w:rPr>
        <w:t xml:space="preserve"> Grimmond</w:t>
      </w:r>
      <w:r w:rsidR="00D81544" w:rsidRPr="00D81544">
        <w:rPr>
          <w:rFonts w:ascii="TimesNewRoman" w:hAnsi="TimesNewRoman"/>
          <w:color w:val="000000"/>
          <w:sz w:val="24"/>
          <w:szCs w:val="24"/>
        </w:rPr>
        <w:t xml:space="preserve"> </w:t>
      </w:r>
      <w:r w:rsidR="00D81544">
        <w:rPr>
          <w:rFonts w:ascii="TimesNewRoman" w:hAnsi="TimesNewRoman"/>
          <w:color w:val="000000"/>
          <w:sz w:val="24"/>
          <w:szCs w:val="24"/>
        </w:rPr>
        <w:t>CS</w:t>
      </w:r>
      <w:r w:rsidR="00D81544" w:rsidRPr="001970C2">
        <w:rPr>
          <w:rFonts w:ascii="TimesNewRoman" w:hAnsi="TimesNewRoman"/>
          <w:color w:val="000000"/>
          <w:sz w:val="24"/>
          <w:szCs w:val="24"/>
        </w:rPr>
        <w:t>B</w:t>
      </w:r>
      <w:r w:rsidRPr="001970C2">
        <w:rPr>
          <w:rFonts w:ascii="TimesNewRoman" w:hAnsi="TimesNewRoman"/>
          <w:color w:val="000000"/>
          <w:sz w:val="24"/>
          <w:szCs w:val="24"/>
        </w:rPr>
        <w:t xml:space="preserve"> </w:t>
      </w:r>
      <w:r>
        <w:rPr>
          <w:rFonts w:ascii="TimesNewRoman" w:hAnsi="TimesNewRoman"/>
          <w:color w:val="000000"/>
          <w:sz w:val="24"/>
          <w:szCs w:val="24"/>
        </w:rPr>
        <w:t>(2018</w:t>
      </w:r>
      <w:r w:rsidR="00BF5D02">
        <w:rPr>
          <w:rFonts w:ascii="TimesNewRoman" w:hAnsi="TimesNewRoman"/>
          <w:color w:val="000000"/>
          <w:sz w:val="24"/>
          <w:szCs w:val="24"/>
        </w:rPr>
        <w:t>b</w:t>
      </w:r>
      <w:r>
        <w:rPr>
          <w:rFonts w:ascii="TimesNewRoman" w:hAnsi="TimesNewRoman"/>
          <w:color w:val="000000"/>
          <w:sz w:val="24"/>
          <w:szCs w:val="24"/>
        </w:rPr>
        <w:t xml:space="preserve">) </w:t>
      </w:r>
      <w:r w:rsidRPr="001970C2">
        <w:rPr>
          <w:rFonts w:ascii="TimesNewRoman" w:hAnsi="TimesNewRoman"/>
          <w:bCs/>
          <w:color w:val="000000"/>
          <w:sz w:val="24"/>
          <w:szCs w:val="24"/>
        </w:rPr>
        <w:t xml:space="preserve">Atmospheric Boundary Layer Characteristics from Ceilometer Measurements Part 2: Application </w:t>
      </w:r>
      <w:r w:rsidRPr="001970C2">
        <w:rPr>
          <w:rFonts w:ascii="Times New Roman" w:hAnsi="Times New Roman" w:cs="Times New Roman"/>
          <w:bCs/>
          <w:color w:val="000000"/>
          <w:sz w:val="24"/>
          <w:szCs w:val="24"/>
        </w:rPr>
        <w:t>to London’s Urban Boundary</w:t>
      </w:r>
      <w:r w:rsidR="004A3278">
        <w:rPr>
          <w:rFonts w:ascii="Times New Roman" w:hAnsi="Times New Roman" w:cs="Times New Roman"/>
          <w:bCs/>
          <w:color w:val="000000"/>
          <w:sz w:val="24"/>
          <w:szCs w:val="24"/>
        </w:rPr>
        <w:t>.</w:t>
      </w:r>
      <w:r w:rsidRPr="001970C2">
        <w:rPr>
          <w:rFonts w:ascii="Times New Roman" w:hAnsi="Times New Roman" w:cs="Times New Roman"/>
          <w:bCs/>
          <w:color w:val="000000"/>
          <w:sz w:val="24"/>
          <w:szCs w:val="24"/>
        </w:rPr>
        <w:t xml:space="preserve"> </w:t>
      </w:r>
      <w:r w:rsidR="007C284D" w:rsidRPr="00EF1C6F">
        <w:rPr>
          <w:rFonts w:ascii="Times New Roman" w:hAnsi="Times New Roman" w:cs="Times New Roman"/>
          <w:sz w:val="24"/>
          <w:szCs w:val="24"/>
        </w:rPr>
        <w:t>Q J R Meteorol Soc</w:t>
      </w:r>
      <w:r w:rsidR="004A3278">
        <w:rPr>
          <w:rFonts w:ascii="Times New Roman" w:hAnsi="Times New Roman" w:cs="Times New Roman"/>
          <w:sz w:val="24"/>
          <w:szCs w:val="24"/>
        </w:rPr>
        <w:t>.</w:t>
      </w:r>
      <w:r w:rsidRPr="00EF1C6F">
        <w:rPr>
          <w:rFonts w:ascii="Times New Roman" w:hAnsi="Times New Roman" w:cs="Times New Roman"/>
          <w:sz w:val="24"/>
          <w:szCs w:val="24"/>
        </w:rPr>
        <w:t xml:space="preserve"> </w:t>
      </w:r>
      <w:r w:rsidR="005155BB" w:rsidRPr="0038356C">
        <w:rPr>
          <w:rFonts w:ascii="Times New Roman" w:hAnsi="Times New Roman" w:cs="Times New Roman"/>
          <w:sz w:val="24"/>
          <w:szCs w:val="24"/>
        </w:rPr>
        <w:t>https://doi.org/10.1002/qj.3298</w:t>
      </w:r>
    </w:p>
    <w:p w14:paraId="7AB30861" w14:textId="7F71657E" w:rsidR="007547B9" w:rsidRDefault="007547B9" w:rsidP="00717ED1">
      <w:pPr>
        <w:wordWrap/>
        <w:spacing w:after="120" w:line="360" w:lineRule="auto"/>
        <w:ind w:left="240" w:hangingChars="100" w:hanging="240"/>
        <w:rPr>
          <w:rFonts w:ascii="Times New Roman" w:hAnsi="Times New Roman" w:cs="Times New Roman"/>
          <w:sz w:val="24"/>
          <w:szCs w:val="24"/>
        </w:rPr>
      </w:pPr>
      <w:r w:rsidRPr="007547B9">
        <w:rPr>
          <w:rFonts w:ascii="Times New Roman" w:hAnsi="Times New Roman" w:cs="Times New Roman"/>
          <w:sz w:val="24"/>
          <w:szCs w:val="24"/>
        </w:rPr>
        <w:t xml:space="preserve">Lee S, Ho CH, Choi YS (2011) High-PM10 concentration episodes in Seoul, Korea: background sources and related meteorological conditions. </w:t>
      </w:r>
      <w:r w:rsidR="001E1CB8" w:rsidRPr="00EF1C6F">
        <w:rPr>
          <w:rFonts w:ascii="Times New Roman" w:hAnsi="Times New Roman" w:cs="Times New Roman"/>
          <w:sz w:val="24"/>
          <w:szCs w:val="24"/>
        </w:rPr>
        <w:t>Atmos E</w:t>
      </w:r>
      <w:r w:rsidRPr="00EF1C6F">
        <w:rPr>
          <w:rFonts w:ascii="Times New Roman" w:hAnsi="Times New Roman" w:cs="Times New Roman"/>
          <w:sz w:val="24"/>
          <w:szCs w:val="24"/>
        </w:rPr>
        <w:t>nviron</w:t>
      </w:r>
      <w:r w:rsidRPr="007547B9">
        <w:rPr>
          <w:rFonts w:ascii="Times New Roman" w:hAnsi="Times New Roman" w:cs="Times New Roman"/>
          <w:sz w:val="24"/>
          <w:szCs w:val="24"/>
        </w:rPr>
        <w:t xml:space="preserve"> </w:t>
      </w:r>
      <w:r w:rsidRPr="00EF1C6F">
        <w:rPr>
          <w:rFonts w:ascii="Times New Roman" w:hAnsi="Times New Roman" w:cs="Times New Roman"/>
          <w:sz w:val="24"/>
          <w:szCs w:val="24"/>
        </w:rPr>
        <w:t>45(39)</w:t>
      </w:r>
      <w:r w:rsidR="004A3278">
        <w:rPr>
          <w:rFonts w:ascii="Times New Roman" w:hAnsi="Times New Roman" w:cs="Times New Roman"/>
          <w:sz w:val="24"/>
          <w:szCs w:val="24"/>
        </w:rPr>
        <w:t>:</w:t>
      </w:r>
      <w:r w:rsidRPr="007547B9">
        <w:rPr>
          <w:rFonts w:ascii="Times New Roman" w:hAnsi="Times New Roman" w:cs="Times New Roman"/>
          <w:sz w:val="24"/>
          <w:szCs w:val="24"/>
        </w:rPr>
        <w:t>7240-</w:t>
      </w:r>
      <w:r w:rsidRPr="007547B9">
        <w:rPr>
          <w:rFonts w:ascii="Times New Roman" w:hAnsi="Times New Roman" w:cs="Times New Roman"/>
          <w:sz w:val="24"/>
          <w:szCs w:val="24"/>
        </w:rPr>
        <w:lastRenderedPageBreak/>
        <w:t>7247</w:t>
      </w:r>
    </w:p>
    <w:p w14:paraId="1D2D2A5C" w14:textId="01E1495A" w:rsidR="00665DA0" w:rsidRDefault="00665DA0" w:rsidP="00717ED1">
      <w:pPr>
        <w:wordWrap/>
        <w:spacing w:after="120" w:line="360" w:lineRule="auto"/>
        <w:ind w:left="240" w:hangingChars="100" w:hanging="240"/>
        <w:rPr>
          <w:rFonts w:ascii="Times New Roman" w:hAnsi="Times New Roman" w:cs="Times New Roman"/>
          <w:sz w:val="24"/>
          <w:szCs w:val="24"/>
        </w:rPr>
      </w:pPr>
      <w:r w:rsidRPr="00665DA0">
        <w:rPr>
          <w:rFonts w:ascii="Times New Roman" w:hAnsi="Times New Roman" w:cs="Times New Roman"/>
          <w:sz w:val="24"/>
          <w:szCs w:val="24"/>
        </w:rPr>
        <w:t xml:space="preserve">Lee S, Ho CH, Lee YG, Choi HJ, Song CK (2013) Influence of transboundary air pollutants from China on the high-PM10 episode in Seoul, Korea for the period October 16–20, 2008. </w:t>
      </w:r>
      <w:r w:rsidRPr="00EF1C6F">
        <w:rPr>
          <w:rFonts w:ascii="Times New Roman" w:hAnsi="Times New Roman" w:cs="Times New Roman"/>
          <w:sz w:val="24"/>
          <w:szCs w:val="24"/>
        </w:rPr>
        <w:t xml:space="preserve">Atmos </w:t>
      </w:r>
      <w:r w:rsidR="00CA7838">
        <w:rPr>
          <w:rFonts w:ascii="Times New Roman" w:hAnsi="Times New Roman" w:cs="Times New Roman"/>
          <w:sz w:val="24"/>
          <w:szCs w:val="24"/>
        </w:rPr>
        <w:t>E</w:t>
      </w:r>
      <w:r w:rsidR="00CA7838" w:rsidRPr="00EF1C6F">
        <w:rPr>
          <w:rFonts w:ascii="Times New Roman" w:hAnsi="Times New Roman" w:cs="Times New Roman"/>
          <w:sz w:val="24"/>
          <w:szCs w:val="24"/>
        </w:rPr>
        <w:t>nviron</w:t>
      </w:r>
      <w:r w:rsidRPr="00665DA0">
        <w:rPr>
          <w:rFonts w:ascii="Times New Roman" w:hAnsi="Times New Roman" w:cs="Times New Roman"/>
          <w:sz w:val="24"/>
          <w:szCs w:val="24"/>
        </w:rPr>
        <w:t xml:space="preserve"> </w:t>
      </w:r>
      <w:r w:rsidRPr="00EF1C6F">
        <w:rPr>
          <w:rFonts w:ascii="Times New Roman" w:hAnsi="Times New Roman" w:cs="Times New Roman"/>
          <w:sz w:val="24"/>
          <w:szCs w:val="24"/>
        </w:rPr>
        <w:t>77</w:t>
      </w:r>
      <w:r w:rsidR="004A3278">
        <w:rPr>
          <w:rFonts w:ascii="Times New Roman" w:hAnsi="Times New Roman" w:cs="Times New Roman"/>
          <w:sz w:val="24"/>
          <w:szCs w:val="24"/>
        </w:rPr>
        <w:t>:</w:t>
      </w:r>
      <w:r w:rsidRPr="00665DA0">
        <w:rPr>
          <w:rFonts w:ascii="Times New Roman" w:hAnsi="Times New Roman" w:cs="Times New Roman"/>
          <w:sz w:val="24"/>
          <w:szCs w:val="24"/>
        </w:rPr>
        <w:t>430-439</w:t>
      </w:r>
    </w:p>
    <w:p w14:paraId="41064598" w14:textId="661BA578" w:rsidR="00346A32" w:rsidRDefault="00346A32" w:rsidP="00717ED1">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Leng C, Duan</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t>
      </w:r>
      <w:r>
        <w:rPr>
          <w:rFonts w:ascii="Times New Roman" w:hAnsi="Times New Roman" w:cs="Times New Roman"/>
          <w:sz w:val="24"/>
          <w:szCs w:val="24"/>
        </w:rPr>
        <w:t>, Xu</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C</w:t>
      </w:r>
      <w:r>
        <w:rPr>
          <w:rFonts w:ascii="Times New Roman" w:hAnsi="Times New Roman" w:cs="Times New Roman"/>
          <w:sz w:val="24"/>
          <w:szCs w:val="24"/>
        </w:rPr>
        <w:t>, Zhang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H</w:t>
      </w:r>
      <w:r>
        <w:rPr>
          <w:rFonts w:ascii="Times New Roman" w:hAnsi="Times New Roman" w:cs="Times New Roman"/>
          <w:sz w:val="24"/>
          <w:szCs w:val="24"/>
        </w:rPr>
        <w:t>, Wang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Y</w:t>
      </w:r>
      <w:r>
        <w:rPr>
          <w:rFonts w:ascii="Times New Roman" w:hAnsi="Times New Roman" w:cs="Times New Roman"/>
          <w:sz w:val="24"/>
          <w:szCs w:val="24"/>
        </w:rPr>
        <w:t>, Wang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Y</w:t>
      </w:r>
      <w:r>
        <w:rPr>
          <w:rFonts w:ascii="Times New Roman" w:hAnsi="Times New Roman" w:cs="Times New Roman"/>
          <w:sz w:val="24"/>
          <w:szCs w:val="24"/>
        </w:rPr>
        <w:t>, Li</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X</w:t>
      </w:r>
      <w:r>
        <w:rPr>
          <w:rFonts w:ascii="Times New Roman" w:hAnsi="Times New Roman" w:cs="Times New Roman"/>
          <w:sz w:val="24"/>
          <w:szCs w:val="24"/>
        </w:rPr>
        <w:t>, Kong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L</w:t>
      </w:r>
      <w:r>
        <w:rPr>
          <w:rFonts w:ascii="Times New Roman" w:hAnsi="Times New Roman" w:cs="Times New Roman"/>
          <w:sz w:val="24"/>
          <w:szCs w:val="24"/>
        </w:rPr>
        <w:t>, Tao</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J</w:t>
      </w:r>
      <w:r>
        <w:rPr>
          <w:rFonts w:ascii="Times New Roman" w:hAnsi="Times New Roman" w:cs="Times New Roman"/>
          <w:sz w:val="24"/>
          <w:szCs w:val="24"/>
        </w:rPr>
        <w:t>, Zhang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R</w:t>
      </w:r>
      <w:r>
        <w:rPr>
          <w:rFonts w:ascii="Times New Roman" w:hAnsi="Times New Roman" w:cs="Times New Roman"/>
          <w:sz w:val="24"/>
          <w:szCs w:val="24"/>
        </w:rPr>
        <w:t>, Cheng</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T</w:t>
      </w:r>
      <w:r>
        <w:rPr>
          <w:rFonts w:ascii="Times New Roman" w:hAnsi="Times New Roman" w:cs="Times New Roman"/>
          <w:sz w:val="24"/>
          <w:szCs w:val="24"/>
        </w:rPr>
        <w:t>, Zha</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S</w:t>
      </w:r>
      <w:r>
        <w:rPr>
          <w:rFonts w:ascii="Times New Roman" w:hAnsi="Times New Roman" w:cs="Times New Roman"/>
          <w:sz w:val="24"/>
          <w:szCs w:val="24"/>
        </w:rPr>
        <w:t>, Yu</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X</w:t>
      </w:r>
      <w:r>
        <w:rPr>
          <w:rFonts w:ascii="Times New Roman" w:hAnsi="Times New Roman" w:cs="Times New Roman"/>
          <w:sz w:val="24"/>
          <w:szCs w:val="24"/>
        </w:rPr>
        <w:t xml:space="preserve"> (2016) Insights into a historic severe haze event in Shanghai: synoptic situation, boundary layer </w:t>
      </w:r>
      <w:r w:rsidRPr="007E6FD1">
        <w:rPr>
          <w:rFonts w:ascii="Times New Roman" w:hAnsi="Times New Roman" w:cs="Times New Roman"/>
          <w:noProof/>
          <w:sz w:val="24"/>
          <w:szCs w:val="24"/>
        </w:rPr>
        <w:t>and</w:t>
      </w:r>
      <w:r>
        <w:rPr>
          <w:rFonts w:ascii="Times New Roman" w:hAnsi="Times New Roman" w:cs="Times New Roman"/>
          <w:sz w:val="24"/>
          <w:szCs w:val="24"/>
        </w:rPr>
        <w:t xml:space="preserve"> pollutants</w:t>
      </w:r>
      <w:r w:rsidR="004A3278">
        <w:rPr>
          <w:rFonts w:ascii="Times New Roman" w:hAnsi="Times New Roman" w:cs="Times New Roman"/>
          <w:sz w:val="24"/>
          <w:szCs w:val="24"/>
        </w:rPr>
        <w:t>.</w:t>
      </w:r>
      <w:r>
        <w:rPr>
          <w:rFonts w:ascii="Times New Roman" w:hAnsi="Times New Roman" w:cs="Times New Roman"/>
          <w:sz w:val="24"/>
          <w:szCs w:val="24"/>
        </w:rPr>
        <w:t xml:space="preserve"> </w:t>
      </w:r>
      <w:r w:rsidRPr="00EF1C6F">
        <w:rPr>
          <w:rFonts w:ascii="Times New Roman" w:hAnsi="Times New Roman" w:cs="Times New Roman"/>
          <w:sz w:val="24"/>
          <w:szCs w:val="24"/>
        </w:rPr>
        <w:t>Atmos Chem Phys</w:t>
      </w:r>
      <w:r>
        <w:rPr>
          <w:rFonts w:ascii="Times New Roman" w:hAnsi="Times New Roman" w:cs="Times New Roman"/>
          <w:sz w:val="24"/>
          <w:szCs w:val="24"/>
        </w:rPr>
        <w:t xml:space="preserve"> </w:t>
      </w:r>
      <w:r w:rsidRPr="00EF1C6F">
        <w:rPr>
          <w:rFonts w:ascii="Times New Roman" w:hAnsi="Times New Roman" w:cs="Times New Roman"/>
          <w:sz w:val="24"/>
          <w:szCs w:val="24"/>
        </w:rPr>
        <w:t>16</w:t>
      </w:r>
      <w:r w:rsidR="004A3278">
        <w:rPr>
          <w:rFonts w:ascii="Times New Roman" w:hAnsi="Times New Roman" w:cs="Times New Roman"/>
          <w:sz w:val="24"/>
          <w:szCs w:val="24"/>
        </w:rPr>
        <w:t>:</w:t>
      </w:r>
      <w:r>
        <w:rPr>
          <w:rFonts w:ascii="Times New Roman" w:hAnsi="Times New Roman" w:cs="Times New Roman"/>
          <w:sz w:val="24"/>
          <w:szCs w:val="24"/>
        </w:rPr>
        <w:t>9221-9234</w:t>
      </w:r>
    </w:p>
    <w:p w14:paraId="28A8AF10" w14:textId="6D7FAAC3" w:rsidR="00346A32" w:rsidRDefault="00346A32" w:rsidP="00717ED1">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Lotteraner C, Piringer</w:t>
      </w:r>
      <w:r w:rsidR="00D81544" w:rsidRPr="00D81544">
        <w:rPr>
          <w:rFonts w:ascii="Times New Roman" w:hAnsi="Times New Roman" w:cs="Times New Roman"/>
          <w:sz w:val="24"/>
          <w:szCs w:val="24"/>
        </w:rPr>
        <w:t xml:space="preserve"> </w:t>
      </w:r>
      <w:r w:rsidR="00D81544">
        <w:rPr>
          <w:rFonts w:ascii="Times New Roman" w:hAnsi="Times New Roman" w:cs="Times New Roman"/>
          <w:sz w:val="24"/>
          <w:szCs w:val="24"/>
        </w:rPr>
        <w:t>M</w:t>
      </w:r>
      <w:r>
        <w:rPr>
          <w:rFonts w:ascii="Times New Roman" w:hAnsi="Times New Roman" w:cs="Times New Roman"/>
          <w:sz w:val="24"/>
          <w:szCs w:val="24"/>
        </w:rPr>
        <w:t xml:space="preserve"> (2016) Mixing-Height Time Series from Operational Ceilometer Aerosol-Layer Heights</w:t>
      </w:r>
      <w:r w:rsidR="004A3278">
        <w:rPr>
          <w:rFonts w:ascii="Times New Roman" w:hAnsi="Times New Roman" w:cs="Times New Roman"/>
          <w:sz w:val="24"/>
          <w:szCs w:val="24"/>
        </w:rPr>
        <w:t>.</w:t>
      </w:r>
      <w:r>
        <w:rPr>
          <w:rFonts w:ascii="Times New Roman" w:hAnsi="Times New Roman" w:cs="Times New Roman"/>
          <w:sz w:val="24"/>
          <w:szCs w:val="24"/>
        </w:rPr>
        <w:t xml:space="preserve"> </w:t>
      </w:r>
      <w:r w:rsidRPr="00EF1C6F">
        <w:rPr>
          <w:rFonts w:ascii="Times New Roman" w:hAnsi="Times New Roman" w:cs="Times New Roman"/>
          <w:sz w:val="24"/>
          <w:szCs w:val="24"/>
        </w:rPr>
        <w:t>Bound</w:t>
      </w:r>
      <w:r w:rsidR="004A3278" w:rsidRPr="00EF1C6F">
        <w:rPr>
          <w:rFonts w:ascii="Times New Roman" w:hAnsi="Times New Roman" w:cs="Times New Roman"/>
          <w:sz w:val="24"/>
          <w:szCs w:val="24"/>
        </w:rPr>
        <w:t>ary</w:t>
      </w:r>
      <w:r w:rsidRPr="00EF1C6F">
        <w:rPr>
          <w:rFonts w:ascii="Times New Roman" w:hAnsi="Times New Roman" w:cs="Times New Roman"/>
          <w:sz w:val="24"/>
          <w:szCs w:val="24"/>
        </w:rPr>
        <w:t>-Layer Meteorol</w:t>
      </w:r>
      <w:r w:rsidRPr="00AE125B">
        <w:rPr>
          <w:rFonts w:ascii="Times New Roman" w:hAnsi="Times New Roman" w:cs="Times New Roman"/>
          <w:sz w:val="24"/>
          <w:szCs w:val="24"/>
        </w:rPr>
        <w:t xml:space="preserve"> </w:t>
      </w:r>
      <w:r w:rsidRPr="00EF1C6F">
        <w:rPr>
          <w:rFonts w:ascii="Times New Roman" w:hAnsi="Times New Roman" w:cs="Times New Roman"/>
          <w:sz w:val="24"/>
          <w:szCs w:val="24"/>
        </w:rPr>
        <w:t>161</w:t>
      </w:r>
      <w:r w:rsidR="004A3278">
        <w:rPr>
          <w:rFonts w:ascii="Times New Roman" w:hAnsi="Times New Roman" w:cs="Times New Roman"/>
          <w:sz w:val="24"/>
          <w:szCs w:val="24"/>
        </w:rPr>
        <w:t>:</w:t>
      </w:r>
      <w:r>
        <w:rPr>
          <w:rFonts w:ascii="Times New Roman" w:hAnsi="Times New Roman" w:cs="Times New Roman"/>
          <w:sz w:val="24"/>
          <w:szCs w:val="24"/>
        </w:rPr>
        <w:t>265-287</w:t>
      </w:r>
    </w:p>
    <w:p w14:paraId="5F04E5C8" w14:textId="1C41F67C" w:rsidR="00346A32" w:rsidRDefault="00346A32" w:rsidP="00717ED1">
      <w:pPr>
        <w:wordWrap/>
        <w:spacing w:after="120" w:line="360" w:lineRule="auto"/>
        <w:ind w:left="240" w:hangingChars="100" w:hanging="240"/>
        <w:rPr>
          <w:rFonts w:ascii="Times New Roman" w:hAnsi="Times New Roman" w:cs="Times New Roman"/>
          <w:sz w:val="24"/>
          <w:szCs w:val="24"/>
        </w:rPr>
      </w:pPr>
      <w:r w:rsidRPr="009469D4">
        <w:rPr>
          <w:rFonts w:ascii="Times New Roman" w:hAnsi="Times New Roman" w:cs="Times New Roman"/>
          <w:sz w:val="24"/>
          <w:szCs w:val="24"/>
        </w:rPr>
        <w:t>Menut L, Flamant</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C</w:t>
      </w:r>
      <w:r w:rsidRPr="009469D4">
        <w:rPr>
          <w:rFonts w:ascii="Times New Roman" w:hAnsi="Times New Roman" w:cs="Times New Roman"/>
          <w:sz w:val="24"/>
          <w:szCs w:val="24"/>
        </w:rPr>
        <w:t>, Pelon</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J</w:t>
      </w:r>
      <w:r w:rsidRPr="009469D4">
        <w:rPr>
          <w:rFonts w:ascii="Times New Roman" w:hAnsi="Times New Roman" w:cs="Times New Roman"/>
          <w:sz w:val="24"/>
          <w:szCs w:val="24"/>
        </w:rPr>
        <w:t>, Flamant</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PH</w:t>
      </w:r>
      <w:r w:rsidRPr="009469D4">
        <w:rPr>
          <w:rFonts w:ascii="Times New Roman" w:hAnsi="Times New Roman" w:cs="Times New Roman"/>
          <w:sz w:val="24"/>
          <w:szCs w:val="24"/>
        </w:rPr>
        <w:t xml:space="preserve"> </w:t>
      </w:r>
      <w:r>
        <w:rPr>
          <w:rFonts w:ascii="Times New Roman" w:hAnsi="Times New Roman" w:cs="Times New Roman"/>
          <w:sz w:val="24"/>
          <w:szCs w:val="24"/>
        </w:rPr>
        <w:t>(</w:t>
      </w:r>
      <w:r w:rsidRPr="009469D4">
        <w:rPr>
          <w:rFonts w:ascii="Times New Roman" w:hAnsi="Times New Roman" w:cs="Times New Roman"/>
          <w:sz w:val="24"/>
          <w:szCs w:val="24"/>
        </w:rPr>
        <w:t>1999</w:t>
      </w:r>
      <w:r>
        <w:rPr>
          <w:rFonts w:ascii="Times New Roman" w:hAnsi="Times New Roman" w:cs="Times New Roman"/>
          <w:sz w:val="24"/>
          <w:szCs w:val="24"/>
        </w:rPr>
        <w:t>)</w:t>
      </w:r>
      <w:r w:rsidRPr="009469D4">
        <w:rPr>
          <w:rFonts w:ascii="Times New Roman" w:hAnsi="Times New Roman" w:cs="Times New Roman"/>
          <w:sz w:val="24"/>
          <w:szCs w:val="24"/>
        </w:rPr>
        <w:t xml:space="preserve"> Urban boundary-layer height determination from lidar measurements over the </w:t>
      </w:r>
      <w:r>
        <w:rPr>
          <w:rFonts w:ascii="Times New Roman" w:hAnsi="Times New Roman" w:cs="Times New Roman"/>
          <w:sz w:val="24"/>
          <w:szCs w:val="24"/>
        </w:rPr>
        <w:t>P</w:t>
      </w:r>
      <w:r w:rsidRPr="009469D4">
        <w:rPr>
          <w:rFonts w:ascii="Times New Roman" w:hAnsi="Times New Roman" w:cs="Times New Roman"/>
          <w:sz w:val="24"/>
          <w:szCs w:val="24"/>
        </w:rPr>
        <w:t>aris area</w:t>
      </w:r>
      <w:r w:rsidR="004A3278">
        <w:rPr>
          <w:rFonts w:ascii="Times New Roman" w:hAnsi="Times New Roman" w:cs="Times New Roman"/>
          <w:sz w:val="24"/>
          <w:szCs w:val="24"/>
        </w:rPr>
        <w:t>.</w:t>
      </w:r>
      <w:r w:rsidRPr="009469D4">
        <w:rPr>
          <w:rFonts w:ascii="Times New Roman" w:hAnsi="Times New Roman" w:cs="Times New Roman"/>
          <w:sz w:val="24"/>
          <w:szCs w:val="24"/>
        </w:rPr>
        <w:t xml:space="preserve"> </w:t>
      </w:r>
      <w:r w:rsidRPr="00EF1C6F">
        <w:rPr>
          <w:rFonts w:ascii="Times New Roman" w:hAnsi="Times New Roman" w:cs="Times New Roman"/>
          <w:sz w:val="24"/>
          <w:szCs w:val="24"/>
        </w:rPr>
        <w:t>Applied Optics</w:t>
      </w:r>
      <w:r w:rsidRPr="009469D4">
        <w:rPr>
          <w:rFonts w:ascii="Times New Roman" w:hAnsi="Times New Roman" w:cs="Times New Roman"/>
          <w:sz w:val="24"/>
          <w:szCs w:val="24"/>
        </w:rPr>
        <w:t xml:space="preserve"> </w:t>
      </w:r>
      <w:r w:rsidRPr="00EF1C6F">
        <w:rPr>
          <w:rFonts w:ascii="Times New Roman" w:hAnsi="Times New Roman" w:cs="Times New Roman"/>
          <w:sz w:val="24"/>
          <w:szCs w:val="24"/>
        </w:rPr>
        <w:t>38</w:t>
      </w:r>
      <w:r w:rsidR="004A3278">
        <w:rPr>
          <w:rFonts w:ascii="Times New Roman" w:hAnsi="Times New Roman" w:cs="Times New Roman"/>
          <w:sz w:val="24"/>
          <w:szCs w:val="24"/>
        </w:rPr>
        <w:t>:</w:t>
      </w:r>
      <w:r w:rsidRPr="009469D4">
        <w:rPr>
          <w:rFonts w:ascii="Times New Roman" w:hAnsi="Times New Roman" w:cs="Times New Roman"/>
          <w:sz w:val="24"/>
          <w:szCs w:val="24"/>
        </w:rPr>
        <w:t>945-954</w:t>
      </w:r>
    </w:p>
    <w:p w14:paraId="11A5ECA5" w14:textId="707FC311" w:rsidR="0000002D" w:rsidRPr="00C512FF" w:rsidRDefault="00346A32" w:rsidP="00717ED1">
      <w:pPr>
        <w:wordWrap/>
        <w:spacing w:after="120" w:line="360" w:lineRule="auto"/>
        <w:ind w:left="240" w:hangingChars="100" w:hanging="240"/>
        <w:rPr>
          <w:rFonts w:ascii="Times New Roman" w:hAnsi="Times New Roman" w:cs="Times New Roman"/>
          <w:sz w:val="24"/>
          <w:szCs w:val="24"/>
        </w:rPr>
      </w:pPr>
      <w:r w:rsidRPr="009469D4">
        <w:rPr>
          <w:rFonts w:ascii="Times New Roman" w:hAnsi="Times New Roman" w:cs="Times New Roman"/>
          <w:sz w:val="24"/>
          <w:szCs w:val="24"/>
        </w:rPr>
        <w:t>M</w:t>
      </w:r>
      <w:bookmarkStart w:id="171" w:name="OLE_LINK5"/>
      <w:bookmarkStart w:id="172" w:name="OLE_LINK6"/>
      <w:r w:rsidRPr="009469D4">
        <w:rPr>
          <w:rFonts w:ascii="Times New Roman" w:hAnsi="Times New Roman" w:cs="Times New Roman"/>
          <w:sz w:val="24"/>
          <w:szCs w:val="24"/>
        </w:rPr>
        <w:t>ü</w:t>
      </w:r>
      <w:bookmarkEnd w:id="171"/>
      <w:bookmarkEnd w:id="172"/>
      <w:r w:rsidRPr="009469D4">
        <w:rPr>
          <w:rFonts w:ascii="Times New Roman" w:hAnsi="Times New Roman" w:cs="Times New Roman"/>
          <w:sz w:val="24"/>
          <w:szCs w:val="24"/>
        </w:rPr>
        <w:t>nkel C, Eresmaa</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N</w:t>
      </w:r>
      <w:r w:rsidRPr="009469D4">
        <w:rPr>
          <w:rFonts w:ascii="Times New Roman" w:hAnsi="Times New Roman" w:cs="Times New Roman"/>
          <w:sz w:val="24"/>
          <w:szCs w:val="24"/>
        </w:rPr>
        <w:t>, Räsänen</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J</w:t>
      </w:r>
      <w:r w:rsidRPr="009469D4">
        <w:rPr>
          <w:rFonts w:ascii="Times New Roman" w:hAnsi="Times New Roman" w:cs="Times New Roman"/>
          <w:sz w:val="24"/>
          <w:szCs w:val="24"/>
        </w:rPr>
        <w:t>, Karppinen</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A</w:t>
      </w:r>
      <w:r w:rsidRPr="009469D4">
        <w:rPr>
          <w:rFonts w:ascii="Times New Roman" w:hAnsi="Times New Roman" w:cs="Times New Roman"/>
          <w:sz w:val="24"/>
          <w:szCs w:val="24"/>
        </w:rPr>
        <w:t xml:space="preserve"> </w:t>
      </w:r>
      <w:r>
        <w:rPr>
          <w:rFonts w:ascii="Times New Roman" w:hAnsi="Times New Roman" w:cs="Times New Roman"/>
          <w:sz w:val="24"/>
          <w:szCs w:val="24"/>
        </w:rPr>
        <w:t>(</w:t>
      </w:r>
      <w:r w:rsidRPr="009469D4">
        <w:rPr>
          <w:rFonts w:ascii="Times New Roman" w:hAnsi="Times New Roman" w:cs="Times New Roman"/>
          <w:sz w:val="24"/>
          <w:szCs w:val="24"/>
        </w:rPr>
        <w:t>2007</w:t>
      </w:r>
      <w:r>
        <w:rPr>
          <w:rFonts w:ascii="Times New Roman" w:hAnsi="Times New Roman" w:cs="Times New Roman"/>
          <w:sz w:val="24"/>
          <w:szCs w:val="24"/>
        </w:rPr>
        <w:t>)</w:t>
      </w:r>
      <w:r w:rsidRPr="009469D4">
        <w:rPr>
          <w:rFonts w:ascii="Times New Roman" w:hAnsi="Times New Roman" w:cs="Times New Roman"/>
          <w:sz w:val="24"/>
          <w:szCs w:val="24"/>
        </w:rPr>
        <w:t xml:space="preserve"> Retrieval of mixing height and dust </w:t>
      </w:r>
      <w:r w:rsidRPr="00C512FF">
        <w:rPr>
          <w:rFonts w:ascii="Times New Roman" w:hAnsi="Times New Roman" w:cs="Times New Roman"/>
          <w:sz w:val="24"/>
          <w:szCs w:val="24"/>
        </w:rPr>
        <w:t>concentration with lidar ceilometer</w:t>
      </w:r>
      <w:r w:rsidR="004A3278">
        <w:rPr>
          <w:rFonts w:ascii="Times New Roman" w:hAnsi="Times New Roman" w:cs="Times New Roman"/>
          <w:sz w:val="24"/>
          <w:szCs w:val="24"/>
        </w:rPr>
        <w:t>.</w:t>
      </w:r>
      <w:r w:rsidRPr="00C512FF">
        <w:rPr>
          <w:rFonts w:ascii="Times New Roman" w:hAnsi="Times New Roman" w:cs="Times New Roman"/>
          <w:sz w:val="24"/>
          <w:szCs w:val="24"/>
        </w:rPr>
        <w:t xml:space="preserve"> </w:t>
      </w:r>
      <w:r w:rsidRPr="00EF1C6F">
        <w:rPr>
          <w:rFonts w:ascii="Times New Roman" w:hAnsi="Times New Roman" w:cs="Times New Roman"/>
          <w:sz w:val="24"/>
          <w:szCs w:val="24"/>
        </w:rPr>
        <w:t>Bound</w:t>
      </w:r>
      <w:r w:rsidR="004A3278" w:rsidRPr="00EF1C6F">
        <w:rPr>
          <w:rFonts w:ascii="Times New Roman" w:hAnsi="Times New Roman" w:cs="Times New Roman"/>
          <w:sz w:val="24"/>
          <w:szCs w:val="24"/>
        </w:rPr>
        <w:t>ary</w:t>
      </w:r>
      <w:r w:rsidRPr="00EF1C6F">
        <w:rPr>
          <w:rFonts w:ascii="Times New Roman" w:hAnsi="Times New Roman" w:cs="Times New Roman"/>
          <w:sz w:val="24"/>
          <w:szCs w:val="24"/>
        </w:rPr>
        <w:t>-Layer Meteor</w:t>
      </w:r>
      <w:r w:rsidR="00481380" w:rsidRPr="00EF1C6F">
        <w:rPr>
          <w:rFonts w:ascii="Times New Roman" w:hAnsi="Times New Roman" w:cs="Times New Roman"/>
          <w:sz w:val="24"/>
          <w:szCs w:val="24"/>
        </w:rPr>
        <w:t>ol</w:t>
      </w:r>
      <w:r w:rsidRPr="00C512FF">
        <w:rPr>
          <w:rFonts w:ascii="Times New Roman" w:hAnsi="Times New Roman" w:cs="Times New Roman"/>
          <w:sz w:val="24"/>
          <w:szCs w:val="24"/>
        </w:rPr>
        <w:t xml:space="preserve"> </w:t>
      </w:r>
      <w:r w:rsidRPr="00EF1C6F">
        <w:rPr>
          <w:rFonts w:ascii="Times New Roman" w:hAnsi="Times New Roman" w:cs="Times New Roman"/>
          <w:sz w:val="24"/>
          <w:szCs w:val="24"/>
        </w:rPr>
        <w:t>124</w:t>
      </w:r>
      <w:r w:rsidR="00481380">
        <w:rPr>
          <w:rFonts w:ascii="Times New Roman" w:hAnsi="Times New Roman" w:cs="Times New Roman"/>
          <w:sz w:val="24"/>
          <w:szCs w:val="24"/>
        </w:rPr>
        <w:t>:</w:t>
      </w:r>
      <w:r w:rsidRPr="00C512FF">
        <w:rPr>
          <w:rFonts w:ascii="Times New Roman" w:hAnsi="Times New Roman" w:cs="Times New Roman"/>
          <w:sz w:val="24"/>
          <w:szCs w:val="24"/>
        </w:rPr>
        <w:t>117-128</w:t>
      </w:r>
    </w:p>
    <w:p w14:paraId="2098B2C1" w14:textId="0E8A87B4" w:rsidR="002F22C9" w:rsidRPr="00C512FF" w:rsidRDefault="002F22C9" w:rsidP="00717ED1">
      <w:pPr>
        <w:wordWrap/>
        <w:spacing w:after="120" w:line="360" w:lineRule="auto"/>
        <w:ind w:left="240" w:hangingChars="100" w:hanging="240"/>
        <w:rPr>
          <w:rFonts w:ascii="Times New Roman" w:hAnsi="Times New Roman" w:cs="Times New Roman"/>
          <w:sz w:val="24"/>
          <w:szCs w:val="24"/>
        </w:rPr>
      </w:pPr>
      <w:r w:rsidRPr="00C512FF">
        <w:rPr>
          <w:rFonts w:ascii="Times New Roman" w:hAnsi="Times New Roman" w:cs="Times New Roman"/>
          <w:sz w:val="24"/>
          <w:szCs w:val="24"/>
        </w:rPr>
        <w:t>Oke TR, Mills</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G</w:t>
      </w:r>
      <w:r w:rsidRPr="00C512FF">
        <w:rPr>
          <w:rFonts w:ascii="Times New Roman" w:hAnsi="Times New Roman" w:cs="Times New Roman"/>
          <w:sz w:val="24"/>
          <w:szCs w:val="24"/>
        </w:rPr>
        <w:t>, Christen</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A</w:t>
      </w:r>
      <w:r w:rsidRPr="00C512FF">
        <w:rPr>
          <w:rFonts w:ascii="Times New Roman" w:hAnsi="Times New Roman" w:cs="Times New Roman"/>
          <w:sz w:val="24"/>
          <w:szCs w:val="24"/>
        </w:rPr>
        <w:t>, Voogt</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JA</w:t>
      </w:r>
      <w:r w:rsidRPr="00C512FF">
        <w:rPr>
          <w:rFonts w:ascii="Times New Roman" w:hAnsi="Times New Roman" w:cs="Times New Roman"/>
          <w:sz w:val="24"/>
          <w:szCs w:val="24"/>
        </w:rPr>
        <w:t xml:space="preserve"> </w:t>
      </w:r>
      <w:r w:rsidR="007C284D" w:rsidRPr="00C512FF">
        <w:rPr>
          <w:rFonts w:ascii="Times New Roman" w:hAnsi="Times New Roman" w:cs="Times New Roman"/>
          <w:sz w:val="24"/>
          <w:szCs w:val="24"/>
        </w:rPr>
        <w:t>(</w:t>
      </w:r>
      <w:r w:rsidRPr="00C512FF">
        <w:rPr>
          <w:rFonts w:ascii="Times New Roman" w:hAnsi="Times New Roman" w:cs="Times New Roman"/>
          <w:sz w:val="24"/>
          <w:szCs w:val="24"/>
        </w:rPr>
        <w:t>2017</w:t>
      </w:r>
      <w:r w:rsidR="007C284D" w:rsidRPr="00C512FF">
        <w:rPr>
          <w:rFonts w:ascii="Times New Roman" w:hAnsi="Times New Roman" w:cs="Times New Roman"/>
          <w:sz w:val="24"/>
          <w:szCs w:val="24"/>
        </w:rPr>
        <w:t>)</w:t>
      </w:r>
      <w:r w:rsidRPr="00C512FF">
        <w:rPr>
          <w:rFonts w:ascii="Times New Roman" w:hAnsi="Times New Roman" w:cs="Times New Roman"/>
          <w:sz w:val="24"/>
          <w:szCs w:val="24"/>
        </w:rPr>
        <w:t xml:space="preserve"> Urban Climates. Cambridge University Press, USA</w:t>
      </w:r>
    </w:p>
    <w:p w14:paraId="03A5F848" w14:textId="039DD61E" w:rsidR="004656B6" w:rsidRDefault="00095EA9" w:rsidP="00717ED1">
      <w:pPr>
        <w:wordWrap/>
        <w:spacing w:after="120" w:line="360" w:lineRule="auto"/>
        <w:ind w:left="240" w:hangingChars="100" w:hanging="240"/>
        <w:rPr>
          <w:rFonts w:ascii="TimesNewRoman" w:hAnsi="TimesNewRoman" w:hint="eastAsia"/>
          <w:color w:val="000000"/>
          <w:sz w:val="24"/>
          <w:szCs w:val="24"/>
        </w:rPr>
      </w:pPr>
      <w:r w:rsidRPr="00C512FF">
        <w:rPr>
          <w:rFonts w:ascii="TimesNewRoman" w:hAnsi="TimesNewRoman"/>
          <w:sz w:val="24"/>
          <w:szCs w:val="24"/>
        </w:rPr>
        <w:t>Pandolfi M, Martucci</w:t>
      </w:r>
      <w:r w:rsidR="00481380">
        <w:rPr>
          <w:rFonts w:ascii="TimesNewRoman" w:hAnsi="TimesNewRoman"/>
          <w:sz w:val="24"/>
          <w:szCs w:val="24"/>
        </w:rPr>
        <w:t xml:space="preserve"> G</w:t>
      </w:r>
      <w:r w:rsidRPr="00C512FF">
        <w:rPr>
          <w:rFonts w:ascii="TimesNewRoman" w:hAnsi="TimesNewRoman"/>
          <w:sz w:val="24"/>
          <w:szCs w:val="24"/>
        </w:rPr>
        <w:t>, Querol</w:t>
      </w:r>
      <w:r w:rsidR="00481380">
        <w:rPr>
          <w:rFonts w:ascii="TimesNewRoman" w:hAnsi="TimesNewRoman"/>
          <w:sz w:val="24"/>
          <w:szCs w:val="24"/>
        </w:rPr>
        <w:t xml:space="preserve"> X</w:t>
      </w:r>
      <w:r w:rsidRPr="00095EA9">
        <w:rPr>
          <w:rFonts w:ascii="TimesNewRoman" w:hAnsi="TimesNewRoman"/>
          <w:color w:val="000000"/>
          <w:sz w:val="24"/>
          <w:szCs w:val="24"/>
        </w:rPr>
        <w:t>, Alastuey</w:t>
      </w:r>
      <w:r w:rsidR="00481380">
        <w:rPr>
          <w:rFonts w:ascii="TimesNewRoman" w:hAnsi="TimesNewRoman"/>
          <w:color w:val="000000"/>
          <w:sz w:val="24"/>
          <w:szCs w:val="24"/>
        </w:rPr>
        <w:t xml:space="preserve"> A</w:t>
      </w:r>
      <w:r w:rsidRPr="00095EA9">
        <w:rPr>
          <w:rFonts w:ascii="TimesNewRoman" w:hAnsi="TimesNewRoman"/>
          <w:color w:val="000000"/>
          <w:sz w:val="24"/>
          <w:szCs w:val="24"/>
        </w:rPr>
        <w:t>, Wilsenack</w:t>
      </w:r>
      <w:r w:rsidR="00481380">
        <w:rPr>
          <w:rFonts w:ascii="TimesNewRoman" w:hAnsi="TimesNewRoman"/>
          <w:color w:val="000000"/>
          <w:sz w:val="24"/>
          <w:szCs w:val="24"/>
        </w:rPr>
        <w:t xml:space="preserve"> F</w:t>
      </w:r>
      <w:r w:rsidRPr="00095EA9">
        <w:rPr>
          <w:rFonts w:ascii="TimesNewRoman" w:hAnsi="TimesNewRoman"/>
          <w:color w:val="000000"/>
          <w:sz w:val="24"/>
          <w:szCs w:val="24"/>
        </w:rPr>
        <w:t>,</w:t>
      </w:r>
      <w:r w:rsidR="00481380">
        <w:rPr>
          <w:rFonts w:ascii="TimesNewRoman" w:hAnsi="TimesNewRoman"/>
          <w:color w:val="000000"/>
          <w:sz w:val="24"/>
          <w:szCs w:val="24"/>
        </w:rPr>
        <w:t xml:space="preserve"> </w:t>
      </w:r>
      <w:r w:rsidRPr="00095EA9">
        <w:rPr>
          <w:rFonts w:ascii="TimesNewRoman" w:hAnsi="TimesNewRoman"/>
          <w:color w:val="000000"/>
          <w:sz w:val="24"/>
          <w:szCs w:val="24"/>
        </w:rPr>
        <w:t>Frey</w:t>
      </w:r>
      <w:r w:rsidR="00481380">
        <w:rPr>
          <w:rFonts w:ascii="TimesNewRoman" w:hAnsi="TimesNewRoman"/>
          <w:color w:val="000000"/>
          <w:sz w:val="24"/>
          <w:szCs w:val="24"/>
        </w:rPr>
        <w:t xml:space="preserve"> S</w:t>
      </w:r>
      <w:r w:rsidRPr="00095EA9">
        <w:rPr>
          <w:rFonts w:ascii="TimesNewRoman" w:hAnsi="TimesNewRoman"/>
          <w:color w:val="000000"/>
          <w:sz w:val="24"/>
          <w:szCs w:val="24"/>
        </w:rPr>
        <w:t>, O’Dowd</w:t>
      </w:r>
      <w:r w:rsidR="00481380">
        <w:rPr>
          <w:rFonts w:ascii="TimesNewRoman" w:hAnsi="TimesNewRoman"/>
          <w:color w:val="000000"/>
          <w:sz w:val="24"/>
          <w:szCs w:val="24"/>
        </w:rPr>
        <w:t xml:space="preserve"> CD</w:t>
      </w:r>
      <w:r w:rsidRPr="00095EA9">
        <w:rPr>
          <w:rFonts w:ascii="TimesNewRoman" w:hAnsi="TimesNewRoman"/>
          <w:color w:val="000000"/>
          <w:sz w:val="24"/>
          <w:szCs w:val="24"/>
        </w:rPr>
        <w:t>,</w:t>
      </w:r>
      <w:r>
        <w:rPr>
          <w:rFonts w:ascii="TimesNewRoman" w:hAnsi="TimesNewRoman"/>
          <w:color w:val="000000"/>
          <w:sz w:val="24"/>
          <w:szCs w:val="24"/>
        </w:rPr>
        <w:t xml:space="preserve"> </w:t>
      </w:r>
      <w:r w:rsidRPr="00095EA9">
        <w:rPr>
          <w:rFonts w:ascii="TimesNewRoman" w:hAnsi="TimesNewRoman"/>
          <w:color w:val="000000"/>
          <w:sz w:val="24"/>
          <w:szCs w:val="24"/>
        </w:rPr>
        <w:t>Dall’Osto</w:t>
      </w:r>
      <w:r w:rsidR="00481380">
        <w:rPr>
          <w:rFonts w:ascii="TimesNewRoman" w:hAnsi="TimesNewRoman"/>
          <w:color w:val="000000"/>
          <w:sz w:val="24"/>
          <w:szCs w:val="24"/>
        </w:rPr>
        <w:t xml:space="preserve"> M</w:t>
      </w:r>
      <w:r w:rsidRPr="00095EA9">
        <w:rPr>
          <w:rFonts w:ascii="TimesNewRoman" w:hAnsi="TimesNewRoman"/>
          <w:color w:val="000000"/>
          <w:sz w:val="24"/>
          <w:szCs w:val="24"/>
        </w:rPr>
        <w:t xml:space="preserve"> </w:t>
      </w:r>
      <w:r w:rsidR="007C284D">
        <w:rPr>
          <w:rFonts w:ascii="TimesNewRoman" w:hAnsi="TimesNewRoman"/>
          <w:color w:val="000000"/>
          <w:sz w:val="24"/>
          <w:szCs w:val="24"/>
        </w:rPr>
        <w:t>(</w:t>
      </w:r>
      <w:r w:rsidRPr="00095EA9">
        <w:rPr>
          <w:rFonts w:ascii="TimesNewRoman" w:hAnsi="TimesNewRoman"/>
          <w:color w:val="000000"/>
          <w:sz w:val="24"/>
          <w:szCs w:val="24"/>
        </w:rPr>
        <w:t>2013</w:t>
      </w:r>
      <w:r w:rsidR="007C284D">
        <w:rPr>
          <w:rFonts w:ascii="TimesNewRoman" w:hAnsi="TimesNewRoman"/>
          <w:color w:val="000000"/>
          <w:sz w:val="24"/>
          <w:szCs w:val="24"/>
        </w:rPr>
        <w:t>)</w:t>
      </w:r>
      <w:r w:rsidRPr="00095EA9">
        <w:rPr>
          <w:rFonts w:ascii="TimesNewRoman" w:hAnsi="TimesNewRoman"/>
          <w:color w:val="000000"/>
          <w:sz w:val="24"/>
          <w:szCs w:val="24"/>
        </w:rPr>
        <w:t xml:space="preserve"> Continuous atmospheric boundary layer observations</w:t>
      </w:r>
      <w:r>
        <w:rPr>
          <w:rFonts w:ascii="TimesNewRoman" w:hAnsi="TimesNewRoman"/>
          <w:color w:val="000000"/>
          <w:sz w:val="24"/>
          <w:szCs w:val="24"/>
        </w:rPr>
        <w:t xml:space="preserve"> </w:t>
      </w:r>
      <w:r w:rsidRPr="00095EA9">
        <w:rPr>
          <w:rFonts w:ascii="TimesNewRoman" w:hAnsi="TimesNewRoman"/>
          <w:color w:val="000000"/>
          <w:sz w:val="24"/>
          <w:szCs w:val="24"/>
        </w:rPr>
        <w:t xml:space="preserve">in the coastal urban area of Barcelona during SAPUSS. </w:t>
      </w:r>
      <w:r w:rsidRPr="00EF1C6F">
        <w:rPr>
          <w:rFonts w:ascii="TimesNewRoman" w:hAnsi="TimesNewRoman" w:hint="eastAsia"/>
          <w:iCs/>
          <w:color w:val="000000"/>
          <w:sz w:val="24"/>
          <w:szCs w:val="24"/>
        </w:rPr>
        <w:t>Atmos Chem Phys</w:t>
      </w:r>
      <w:r w:rsidRPr="00095EA9">
        <w:rPr>
          <w:rFonts w:ascii="TimesNewRoman" w:hAnsi="TimesNewRoman"/>
          <w:i/>
          <w:iCs/>
          <w:color w:val="000000"/>
          <w:sz w:val="24"/>
          <w:szCs w:val="24"/>
        </w:rPr>
        <w:t xml:space="preserve"> </w:t>
      </w:r>
      <w:r w:rsidRPr="00095EA9">
        <w:rPr>
          <w:rFonts w:ascii="TimesNewRoman" w:hAnsi="TimesNewRoman"/>
          <w:color w:val="000000"/>
          <w:sz w:val="24"/>
          <w:szCs w:val="24"/>
        </w:rPr>
        <w:t>13</w:t>
      </w:r>
      <w:r w:rsidR="00481380">
        <w:rPr>
          <w:rFonts w:ascii="TimesNewRoman" w:hAnsi="TimesNewRoman"/>
          <w:color w:val="000000"/>
          <w:sz w:val="24"/>
          <w:szCs w:val="24"/>
        </w:rPr>
        <w:t>:4983-4996</w:t>
      </w:r>
    </w:p>
    <w:p w14:paraId="0BBB8E30" w14:textId="7D0478B7" w:rsidR="00346A32" w:rsidRPr="00346A32" w:rsidRDefault="002328CC" w:rsidP="00717ED1">
      <w:pPr>
        <w:wordWrap/>
        <w:spacing w:after="120" w:line="360" w:lineRule="auto"/>
        <w:ind w:left="240" w:hangingChars="100" w:hanging="240"/>
        <w:rPr>
          <w:rFonts w:ascii="Times New Roman" w:hAnsi="Times New Roman" w:cs="Times New Roman"/>
          <w:sz w:val="24"/>
          <w:szCs w:val="24"/>
        </w:rPr>
      </w:pPr>
      <w:r w:rsidRPr="001908AB">
        <w:rPr>
          <w:rFonts w:ascii="TimesNewRoman" w:hAnsi="TimesNewRoman" w:hint="eastAsia"/>
          <w:color w:val="000000"/>
          <w:sz w:val="24"/>
        </w:rPr>
        <w:t>S</w:t>
      </w:r>
      <w:r w:rsidR="00346A32" w:rsidRPr="00346A32">
        <w:rPr>
          <w:rFonts w:ascii="Times New Roman" w:hAnsi="Times New Roman" w:cs="Times New Roman"/>
          <w:sz w:val="24"/>
          <w:szCs w:val="24"/>
        </w:rPr>
        <w:t>chäfer K, Emeis</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S</w:t>
      </w:r>
      <w:r w:rsidR="00346A32" w:rsidRPr="00346A32">
        <w:rPr>
          <w:rFonts w:ascii="Times New Roman" w:hAnsi="Times New Roman" w:cs="Times New Roman"/>
          <w:sz w:val="24"/>
          <w:szCs w:val="24"/>
        </w:rPr>
        <w:t>, Hoffmann</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H</w:t>
      </w:r>
      <w:r w:rsidR="00346A32" w:rsidRPr="00346A32">
        <w:rPr>
          <w:rFonts w:ascii="Times New Roman" w:hAnsi="Times New Roman" w:cs="Times New Roman"/>
          <w:sz w:val="24"/>
          <w:szCs w:val="24"/>
        </w:rPr>
        <w:t>, Jahn</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C</w:t>
      </w:r>
      <w:r w:rsidR="00346A32" w:rsidRPr="00346A32">
        <w:rPr>
          <w:rFonts w:ascii="Times New Roman" w:hAnsi="Times New Roman" w:cs="Times New Roman"/>
          <w:sz w:val="24"/>
          <w:szCs w:val="24"/>
        </w:rPr>
        <w:t xml:space="preserve"> (2006) Influence of mixing layer height upon air pollution in urba</w:t>
      </w:r>
      <w:r w:rsidR="00346A32">
        <w:rPr>
          <w:rFonts w:ascii="Times New Roman" w:hAnsi="Times New Roman" w:cs="Times New Roman"/>
          <w:sz w:val="24"/>
          <w:szCs w:val="24"/>
        </w:rPr>
        <w:t xml:space="preserve">n and </w:t>
      </w:r>
      <w:r w:rsidR="00346A32" w:rsidRPr="00B07C21">
        <w:rPr>
          <w:rFonts w:ascii="Times New Roman" w:hAnsi="Times New Roman" w:cs="Times New Roman"/>
          <w:noProof/>
          <w:sz w:val="24"/>
          <w:szCs w:val="24"/>
        </w:rPr>
        <w:t>sub-urban</w:t>
      </w:r>
      <w:r w:rsidR="00346A32">
        <w:rPr>
          <w:rFonts w:ascii="Times New Roman" w:hAnsi="Times New Roman" w:cs="Times New Roman"/>
          <w:sz w:val="24"/>
          <w:szCs w:val="24"/>
        </w:rPr>
        <w:t xml:space="preserve"> areas</w:t>
      </w:r>
      <w:r w:rsidR="00481380">
        <w:rPr>
          <w:rFonts w:ascii="Times New Roman" w:hAnsi="Times New Roman" w:cs="Times New Roman"/>
          <w:sz w:val="24"/>
          <w:szCs w:val="24"/>
        </w:rPr>
        <w:t>.</w:t>
      </w:r>
      <w:r w:rsidR="00346A32">
        <w:rPr>
          <w:rFonts w:ascii="Times New Roman" w:hAnsi="Times New Roman" w:cs="Times New Roman"/>
          <w:sz w:val="24"/>
          <w:szCs w:val="24"/>
        </w:rPr>
        <w:t xml:space="preserve"> </w:t>
      </w:r>
      <w:r w:rsidR="00346A32" w:rsidRPr="00EF1C6F">
        <w:rPr>
          <w:rFonts w:ascii="Times New Roman" w:hAnsi="Times New Roman" w:cs="Times New Roman"/>
          <w:sz w:val="24"/>
          <w:szCs w:val="24"/>
        </w:rPr>
        <w:t>Meteorol Z</w:t>
      </w:r>
      <w:del w:id="173" w:author="만든 이" w:date="2018-11-29T10:21:00Z">
        <w:r w:rsidR="00346A32" w:rsidRPr="00346A32" w:rsidDel="00CF128C">
          <w:rPr>
            <w:rFonts w:ascii="Times New Roman" w:hAnsi="Times New Roman" w:cs="Times New Roman"/>
            <w:sz w:val="24"/>
            <w:szCs w:val="24"/>
          </w:rPr>
          <w:delText>,</w:delText>
        </w:r>
      </w:del>
      <w:r w:rsidR="00346A32" w:rsidRPr="00346A32">
        <w:rPr>
          <w:rFonts w:ascii="Times New Roman" w:hAnsi="Times New Roman" w:cs="Times New Roman"/>
          <w:sz w:val="24"/>
          <w:szCs w:val="24"/>
        </w:rPr>
        <w:t xml:space="preserve"> </w:t>
      </w:r>
      <w:r w:rsidR="00346A32" w:rsidRPr="00EF1C6F">
        <w:rPr>
          <w:rFonts w:ascii="Times New Roman" w:hAnsi="Times New Roman" w:cs="Times New Roman"/>
          <w:sz w:val="24"/>
          <w:szCs w:val="24"/>
        </w:rPr>
        <w:t>15</w:t>
      </w:r>
      <w:r w:rsidR="00481380" w:rsidRPr="00AE125B">
        <w:rPr>
          <w:rFonts w:ascii="Times New Roman" w:hAnsi="Times New Roman" w:cs="Times New Roman"/>
          <w:sz w:val="24"/>
          <w:szCs w:val="24"/>
        </w:rPr>
        <w:t>:</w:t>
      </w:r>
      <w:r w:rsidR="00346A32" w:rsidRPr="00346A32">
        <w:rPr>
          <w:rFonts w:ascii="Times New Roman" w:hAnsi="Times New Roman" w:cs="Times New Roman"/>
          <w:sz w:val="24"/>
          <w:szCs w:val="24"/>
        </w:rPr>
        <w:t>647-658</w:t>
      </w:r>
    </w:p>
    <w:p w14:paraId="354A8AF3" w14:textId="031FA440" w:rsidR="00346A32" w:rsidRDefault="00346A32" w:rsidP="00717ED1">
      <w:pPr>
        <w:wordWrap/>
        <w:spacing w:after="120" w:line="360" w:lineRule="auto"/>
        <w:ind w:left="240" w:hangingChars="100" w:hanging="240"/>
        <w:rPr>
          <w:rFonts w:ascii="Times New Roman" w:hAnsi="Times New Roman" w:cs="Times New Roman"/>
          <w:sz w:val="24"/>
          <w:szCs w:val="24"/>
        </w:rPr>
      </w:pPr>
      <w:r w:rsidRPr="00346A32">
        <w:rPr>
          <w:rFonts w:ascii="Times New Roman" w:hAnsi="Times New Roman" w:cs="Times New Roman"/>
          <w:sz w:val="24"/>
          <w:szCs w:val="24"/>
        </w:rPr>
        <w:t>Seibert P, Beyrich</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F</w:t>
      </w:r>
      <w:r w:rsidRPr="00346A32">
        <w:rPr>
          <w:rFonts w:ascii="Times New Roman" w:hAnsi="Times New Roman" w:cs="Times New Roman"/>
          <w:sz w:val="24"/>
          <w:szCs w:val="24"/>
        </w:rPr>
        <w:t>, Gryning</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SE</w:t>
      </w:r>
      <w:r w:rsidRPr="00346A32">
        <w:rPr>
          <w:rFonts w:ascii="Times New Roman" w:hAnsi="Times New Roman" w:cs="Times New Roman"/>
          <w:sz w:val="24"/>
          <w:szCs w:val="24"/>
        </w:rPr>
        <w:t>, Joffre</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S</w:t>
      </w:r>
      <w:r w:rsidRPr="00346A32">
        <w:rPr>
          <w:rFonts w:ascii="Times New Roman" w:hAnsi="Times New Roman" w:cs="Times New Roman"/>
          <w:sz w:val="24"/>
          <w:szCs w:val="24"/>
        </w:rPr>
        <w:t>, Rasmussen</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A</w:t>
      </w:r>
      <w:r w:rsidRPr="00346A32">
        <w:rPr>
          <w:rFonts w:ascii="Times New Roman" w:hAnsi="Times New Roman" w:cs="Times New Roman"/>
          <w:sz w:val="24"/>
          <w:szCs w:val="24"/>
        </w:rPr>
        <w:t xml:space="preserve">, Tercier </w:t>
      </w:r>
      <w:r w:rsidR="005456A8" w:rsidRPr="00346A32">
        <w:rPr>
          <w:rFonts w:ascii="Times New Roman" w:hAnsi="Times New Roman" w:cs="Times New Roman"/>
          <w:sz w:val="24"/>
          <w:szCs w:val="24"/>
        </w:rPr>
        <w:t xml:space="preserve">P </w:t>
      </w:r>
      <w:r w:rsidRPr="00346A32">
        <w:rPr>
          <w:rFonts w:ascii="Times New Roman" w:hAnsi="Times New Roman" w:cs="Times New Roman"/>
          <w:sz w:val="24"/>
          <w:szCs w:val="24"/>
        </w:rPr>
        <w:t>(2000) Review and intercomparison of operational methods for the determination of the mixing height</w:t>
      </w:r>
      <w:r w:rsidR="00481380">
        <w:rPr>
          <w:rFonts w:ascii="Times New Roman" w:hAnsi="Times New Roman" w:cs="Times New Roman"/>
          <w:sz w:val="24"/>
          <w:szCs w:val="24"/>
        </w:rPr>
        <w:t>.</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Atmos Environ</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34(7)</w:t>
      </w:r>
      <w:r w:rsidR="00481380">
        <w:rPr>
          <w:rFonts w:ascii="Times New Roman" w:hAnsi="Times New Roman" w:cs="Times New Roman"/>
          <w:sz w:val="24"/>
          <w:szCs w:val="24"/>
        </w:rPr>
        <w:t>:</w:t>
      </w:r>
      <w:r w:rsidRPr="00346A32">
        <w:rPr>
          <w:rFonts w:ascii="Times New Roman" w:hAnsi="Times New Roman" w:cs="Times New Roman"/>
          <w:sz w:val="24"/>
          <w:szCs w:val="24"/>
        </w:rPr>
        <w:t>1001-1027</w:t>
      </w:r>
    </w:p>
    <w:p w14:paraId="307C07EA" w14:textId="0F60C8A9" w:rsidR="00C014A5" w:rsidRPr="00346A32" w:rsidRDefault="00C014A5">
      <w:pPr>
        <w:wordWrap/>
        <w:spacing w:after="120"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Seidel D, Ao C, Li K (2010) Estimating climatological planetary boundary layer heights from radiosonde observations: Comparison of methods and uncertainty analysis. J Geophys Res 115:D16113</w:t>
      </w:r>
    </w:p>
    <w:p w14:paraId="1F805534" w14:textId="05220D67" w:rsidR="00346A32" w:rsidRDefault="00346A32" w:rsidP="00717ED1">
      <w:pPr>
        <w:wordWrap/>
        <w:spacing w:after="120" w:line="360" w:lineRule="auto"/>
        <w:ind w:left="240" w:hangingChars="100" w:hanging="240"/>
        <w:rPr>
          <w:ins w:id="174" w:author="만든 이" w:date="2018-11-29T01:29:00Z"/>
          <w:rFonts w:ascii="Times New Roman" w:hAnsi="Times New Roman" w:cs="Times New Roman"/>
          <w:sz w:val="24"/>
          <w:szCs w:val="24"/>
        </w:rPr>
      </w:pPr>
      <w:r w:rsidRPr="00346A32">
        <w:rPr>
          <w:rFonts w:ascii="Times New Roman" w:hAnsi="Times New Roman" w:cs="Times New Roman"/>
          <w:sz w:val="24"/>
          <w:szCs w:val="24"/>
        </w:rPr>
        <w:t>Senff C, Bösenberg</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J</w:t>
      </w:r>
      <w:r w:rsidRPr="00346A32">
        <w:rPr>
          <w:rFonts w:ascii="Times New Roman" w:hAnsi="Times New Roman" w:cs="Times New Roman"/>
          <w:sz w:val="24"/>
          <w:szCs w:val="24"/>
        </w:rPr>
        <w:t>, Peters</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G</w:t>
      </w:r>
      <w:r w:rsidRPr="00346A32">
        <w:rPr>
          <w:rFonts w:ascii="Times New Roman" w:hAnsi="Times New Roman" w:cs="Times New Roman"/>
          <w:sz w:val="24"/>
          <w:szCs w:val="24"/>
        </w:rPr>
        <w:t>, Schaberl</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T</w:t>
      </w:r>
      <w:r w:rsidRPr="00346A32">
        <w:rPr>
          <w:rFonts w:ascii="Times New Roman" w:hAnsi="Times New Roman" w:cs="Times New Roman"/>
          <w:sz w:val="24"/>
          <w:szCs w:val="24"/>
        </w:rPr>
        <w:t xml:space="preserve"> (1996) Remote sensing of turbulent ozone fluxes and the ozone budget in the convective boundary layer with DIAL and Radar-RASS: A case study</w:t>
      </w:r>
      <w:r w:rsidR="00481380">
        <w:rPr>
          <w:rFonts w:ascii="Times New Roman" w:hAnsi="Times New Roman" w:cs="Times New Roman"/>
          <w:sz w:val="24"/>
          <w:szCs w:val="24"/>
        </w:rPr>
        <w:t>.</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Contrib Atmos Phys</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69</w:t>
      </w:r>
      <w:r w:rsidR="00481380" w:rsidRPr="00AE125B">
        <w:rPr>
          <w:rFonts w:ascii="Times New Roman" w:hAnsi="Times New Roman" w:cs="Times New Roman"/>
          <w:sz w:val="24"/>
          <w:szCs w:val="24"/>
        </w:rPr>
        <w:t>:</w:t>
      </w:r>
      <w:r w:rsidRPr="00346A32">
        <w:rPr>
          <w:rFonts w:ascii="Times New Roman" w:hAnsi="Times New Roman" w:cs="Times New Roman"/>
          <w:sz w:val="24"/>
          <w:szCs w:val="24"/>
        </w:rPr>
        <w:t>161-176</w:t>
      </w:r>
    </w:p>
    <w:p w14:paraId="1125EC11" w14:textId="1BBD736C" w:rsidR="00F7798B" w:rsidRPr="00346A32" w:rsidRDefault="00F7798B" w:rsidP="00717ED1">
      <w:pPr>
        <w:wordWrap/>
        <w:spacing w:after="120" w:line="360" w:lineRule="auto"/>
        <w:ind w:left="240" w:hangingChars="100" w:hanging="240"/>
        <w:rPr>
          <w:rFonts w:ascii="Times New Roman" w:hAnsi="Times New Roman" w:cs="Times New Roman"/>
          <w:sz w:val="24"/>
          <w:szCs w:val="24"/>
        </w:rPr>
      </w:pPr>
      <w:ins w:id="175" w:author="만든 이" w:date="2018-11-29T01:29:00Z">
        <w:r>
          <w:rPr>
            <w:rFonts w:ascii="Times New Roman" w:hAnsi="Times New Roman" w:cs="Times New Roman" w:hint="eastAsia"/>
            <w:sz w:val="24"/>
            <w:szCs w:val="24"/>
          </w:rPr>
          <w:lastRenderedPageBreak/>
          <w:t xml:space="preserve">Shiu, C, Liu S, Chang C, Chen J, Chou C, Lin C, </w:t>
        </w:r>
      </w:ins>
      <w:ins w:id="176" w:author="만든 이" w:date="2018-11-29T01:30:00Z">
        <w:r>
          <w:rPr>
            <w:rFonts w:ascii="Times New Roman" w:hAnsi="Times New Roman" w:cs="Times New Roman" w:hint="eastAsia"/>
            <w:sz w:val="24"/>
            <w:szCs w:val="24"/>
          </w:rPr>
          <w:t xml:space="preserve">Young C (2007) Photochemical production of ozone and control strategy for Southern Taiwan. </w:t>
        </w:r>
        <w:r w:rsidRPr="00EF1C6F">
          <w:rPr>
            <w:rFonts w:ascii="Times New Roman" w:hAnsi="Times New Roman" w:cs="Times New Roman"/>
            <w:sz w:val="24"/>
            <w:szCs w:val="24"/>
          </w:rPr>
          <w:t xml:space="preserve">Atmos </w:t>
        </w:r>
        <w:r>
          <w:rPr>
            <w:rFonts w:ascii="Times New Roman" w:hAnsi="Times New Roman" w:cs="Times New Roman"/>
            <w:sz w:val="24"/>
            <w:szCs w:val="24"/>
          </w:rPr>
          <w:t>E</w:t>
        </w:r>
        <w:r w:rsidRPr="00EF1C6F">
          <w:rPr>
            <w:rFonts w:ascii="Times New Roman" w:hAnsi="Times New Roman" w:cs="Times New Roman"/>
            <w:sz w:val="24"/>
            <w:szCs w:val="24"/>
          </w:rPr>
          <w:t>nviron</w:t>
        </w:r>
        <w:r>
          <w:rPr>
            <w:rFonts w:ascii="Times New Roman" w:hAnsi="Times New Roman" w:cs="Times New Roman" w:hint="eastAsia"/>
            <w:sz w:val="24"/>
            <w:szCs w:val="24"/>
          </w:rPr>
          <w:t xml:space="preserve"> 41(40</w:t>
        </w:r>
      </w:ins>
      <w:ins w:id="177" w:author="만든 이" w:date="2018-11-29T01:31:00Z">
        <w:r>
          <w:rPr>
            <w:rFonts w:ascii="Times New Roman" w:hAnsi="Times New Roman" w:cs="Times New Roman" w:hint="eastAsia"/>
            <w:sz w:val="24"/>
            <w:szCs w:val="24"/>
          </w:rPr>
          <w:t>):9324-9340</w:t>
        </w:r>
      </w:ins>
    </w:p>
    <w:p w14:paraId="664AD6B3" w14:textId="28C32D11" w:rsidR="00346A32" w:rsidRPr="00346A32" w:rsidRDefault="00346A32" w:rsidP="00717ED1">
      <w:pPr>
        <w:wordWrap/>
        <w:spacing w:after="120" w:line="360" w:lineRule="auto"/>
        <w:ind w:left="240" w:hangingChars="100" w:hanging="240"/>
        <w:rPr>
          <w:rFonts w:ascii="Times New Roman" w:hAnsi="Times New Roman" w:cs="Times New Roman"/>
          <w:sz w:val="24"/>
          <w:szCs w:val="24"/>
        </w:rPr>
      </w:pPr>
      <w:r w:rsidRPr="00346A32">
        <w:rPr>
          <w:rFonts w:ascii="Times New Roman" w:hAnsi="Times New Roman" w:cs="Times New Roman"/>
          <w:sz w:val="24"/>
          <w:szCs w:val="24"/>
        </w:rPr>
        <w:t>Sicard M, Pérez</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C</w:t>
      </w:r>
      <w:r w:rsidRPr="00346A32">
        <w:rPr>
          <w:rFonts w:ascii="Times New Roman" w:hAnsi="Times New Roman" w:cs="Times New Roman"/>
          <w:sz w:val="24"/>
          <w:szCs w:val="24"/>
        </w:rPr>
        <w:t>, Rocadenbosch</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F</w:t>
      </w:r>
      <w:r w:rsidRPr="00346A32">
        <w:rPr>
          <w:rFonts w:ascii="Times New Roman" w:hAnsi="Times New Roman" w:cs="Times New Roman"/>
          <w:sz w:val="24"/>
          <w:szCs w:val="24"/>
        </w:rPr>
        <w:t>, Baldasano</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JM</w:t>
      </w:r>
      <w:r w:rsidRPr="00346A32">
        <w:rPr>
          <w:rFonts w:ascii="Times New Roman" w:hAnsi="Times New Roman" w:cs="Times New Roman"/>
          <w:sz w:val="24"/>
          <w:szCs w:val="24"/>
        </w:rPr>
        <w:t>, García-Vizcaino</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D</w:t>
      </w:r>
      <w:r w:rsidRPr="00346A32">
        <w:rPr>
          <w:rFonts w:ascii="Times New Roman" w:hAnsi="Times New Roman" w:cs="Times New Roman"/>
          <w:sz w:val="24"/>
          <w:szCs w:val="24"/>
        </w:rPr>
        <w:t xml:space="preserve"> (2006) Mixed-layer depth determination in the Barcelona coastal area from regular lidar measurements: Methods, results and limitations</w:t>
      </w:r>
      <w:r w:rsidR="00481380">
        <w:rPr>
          <w:rFonts w:ascii="Times New Roman" w:hAnsi="Times New Roman" w:cs="Times New Roman"/>
          <w:sz w:val="24"/>
          <w:szCs w:val="24"/>
        </w:rPr>
        <w:t>.</w:t>
      </w:r>
      <w:r w:rsidRPr="00346A32">
        <w:rPr>
          <w:rFonts w:ascii="Times New Roman" w:hAnsi="Times New Roman" w:cs="Times New Roman"/>
          <w:i/>
          <w:sz w:val="24"/>
          <w:szCs w:val="24"/>
        </w:rPr>
        <w:t xml:space="preserve"> </w:t>
      </w:r>
      <w:bookmarkStart w:id="178" w:name="OLE_LINK1"/>
      <w:r w:rsidRPr="00EF1C6F">
        <w:rPr>
          <w:rFonts w:ascii="Times New Roman" w:hAnsi="Times New Roman" w:cs="Times New Roman"/>
          <w:sz w:val="24"/>
          <w:szCs w:val="24"/>
        </w:rPr>
        <w:t>Bound</w:t>
      </w:r>
      <w:r w:rsidR="00481380" w:rsidRPr="00EF1C6F">
        <w:rPr>
          <w:rFonts w:ascii="Times New Roman" w:hAnsi="Times New Roman" w:cs="Times New Roman"/>
          <w:sz w:val="24"/>
          <w:szCs w:val="24"/>
        </w:rPr>
        <w:t>ary</w:t>
      </w:r>
      <w:r w:rsidRPr="00EF1C6F">
        <w:rPr>
          <w:rFonts w:ascii="Times New Roman" w:hAnsi="Times New Roman" w:cs="Times New Roman"/>
          <w:sz w:val="24"/>
          <w:szCs w:val="24"/>
        </w:rPr>
        <w:t>-Layer Meteor</w:t>
      </w:r>
      <w:r w:rsidR="00481380" w:rsidRPr="00EF1C6F">
        <w:rPr>
          <w:rFonts w:ascii="Times New Roman" w:hAnsi="Times New Roman" w:cs="Times New Roman"/>
          <w:sz w:val="24"/>
          <w:szCs w:val="24"/>
        </w:rPr>
        <w:t>ol</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119</w:t>
      </w:r>
      <w:r w:rsidR="00481380">
        <w:rPr>
          <w:rFonts w:ascii="Times New Roman" w:hAnsi="Times New Roman" w:cs="Times New Roman"/>
          <w:sz w:val="24"/>
          <w:szCs w:val="24"/>
        </w:rPr>
        <w:t>:</w:t>
      </w:r>
      <w:r w:rsidRPr="00346A32">
        <w:rPr>
          <w:rFonts w:ascii="Times New Roman" w:hAnsi="Times New Roman" w:cs="Times New Roman"/>
          <w:sz w:val="24"/>
          <w:szCs w:val="24"/>
        </w:rPr>
        <w:t>135-157</w:t>
      </w:r>
      <w:bookmarkEnd w:id="178"/>
    </w:p>
    <w:p w14:paraId="601B859D" w14:textId="2071587D" w:rsidR="00346A32" w:rsidRPr="00346A32" w:rsidRDefault="00346A32" w:rsidP="00717ED1">
      <w:pPr>
        <w:wordWrap/>
        <w:spacing w:after="120" w:line="360" w:lineRule="auto"/>
        <w:ind w:left="240" w:hangingChars="100" w:hanging="240"/>
        <w:rPr>
          <w:rFonts w:ascii="Times New Roman" w:hAnsi="Times New Roman" w:cs="Times New Roman"/>
          <w:sz w:val="24"/>
          <w:szCs w:val="24"/>
        </w:rPr>
      </w:pPr>
      <w:r w:rsidRPr="00346A32">
        <w:rPr>
          <w:rFonts w:ascii="Times New Roman" w:hAnsi="Times New Roman" w:cs="Times New Roman"/>
          <w:sz w:val="24"/>
          <w:szCs w:val="24"/>
        </w:rPr>
        <w:t>Sokół P, Stachlewska</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IS</w:t>
      </w:r>
      <w:r w:rsidRPr="00346A32">
        <w:rPr>
          <w:rFonts w:ascii="Times New Roman" w:hAnsi="Times New Roman" w:cs="Times New Roman"/>
          <w:sz w:val="24"/>
          <w:szCs w:val="24"/>
        </w:rPr>
        <w:t>, Ungureanu</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I</w:t>
      </w:r>
      <w:r w:rsidRPr="00346A32">
        <w:rPr>
          <w:rFonts w:ascii="Times New Roman" w:hAnsi="Times New Roman" w:cs="Times New Roman"/>
          <w:sz w:val="24"/>
          <w:szCs w:val="24"/>
        </w:rPr>
        <w:t>, Stefan</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S</w:t>
      </w:r>
      <w:r w:rsidRPr="00346A32">
        <w:rPr>
          <w:rFonts w:ascii="Times New Roman" w:hAnsi="Times New Roman" w:cs="Times New Roman"/>
          <w:sz w:val="24"/>
          <w:szCs w:val="24"/>
        </w:rPr>
        <w:t xml:space="preserve"> (2014) Evaluation of the boundary layer morning transition using the CL-31 ceilometer signals</w:t>
      </w:r>
      <w:r w:rsidR="00481380">
        <w:rPr>
          <w:rFonts w:ascii="Times New Roman" w:hAnsi="Times New Roman" w:cs="Times New Roman"/>
          <w:sz w:val="24"/>
          <w:szCs w:val="24"/>
        </w:rPr>
        <w:t>.</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 xml:space="preserve">Acta </w:t>
      </w:r>
      <w:r w:rsidRPr="003121CE">
        <w:rPr>
          <w:rFonts w:ascii="Times New Roman" w:hAnsi="Times New Roman" w:cs="Times New Roman"/>
          <w:noProof/>
          <w:sz w:val="24"/>
          <w:szCs w:val="24"/>
        </w:rPr>
        <w:t>Geophy</w:t>
      </w:r>
      <w:r w:rsidR="003121CE" w:rsidRPr="00B07C21">
        <w:rPr>
          <w:rFonts w:ascii="Times New Roman" w:hAnsi="Times New Roman" w:cs="Times New Roman"/>
          <w:noProof/>
          <w:sz w:val="24"/>
          <w:szCs w:val="24"/>
        </w:rPr>
        <w:t>s</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62</w:t>
      </w:r>
      <w:r w:rsidR="00481380">
        <w:rPr>
          <w:rFonts w:ascii="Times New Roman" w:hAnsi="Times New Roman" w:cs="Times New Roman"/>
          <w:sz w:val="24"/>
          <w:szCs w:val="24"/>
        </w:rPr>
        <w:t>:</w:t>
      </w:r>
      <w:r w:rsidRPr="00346A32">
        <w:rPr>
          <w:rFonts w:ascii="Times New Roman" w:hAnsi="Times New Roman" w:cs="Times New Roman"/>
          <w:sz w:val="24"/>
          <w:szCs w:val="24"/>
        </w:rPr>
        <w:t>367-380</w:t>
      </w:r>
    </w:p>
    <w:p w14:paraId="1AE1CA27" w14:textId="47CC5F6E" w:rsidR="00346A32" w:rsidRPr="00346A32" w:rsidRDefault="00346A32" w:rsidP="00717ED1">
      <w:pPr>
        <w:wordWrap/>
        <w:spacing w:after="120" w:line="360" w:lineRule="auto"/>
        <w:ind w:left="240" w:hangingChars="100" w:hanging="240"/>
        <w:rPr>
          <w:rFonts w:ascii="Times New Roman" w:hAnsi="Times New Roman" w:cs="Times New Roman"/>
          <w:sz w:val="24"/>
          <w:szCs w:val="24"/>
        </w:rPr>
      </w:pPr>
      <w:r w:rsidRPr="00346A32">
        <w:rPr>
          <w:rFonts w:ascii="Times New Roman" w:hAnsi="Times New Roman" w:cs="Times New Roman"/>
          <w:sz w:val="24"/>
          <w:szCs w:val="24"/>
        </w:rPr>
        <w:t>Steyn DG, Baldi</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M</w:t>
      </w:r>
      <w:r w:rsidRPr="00346A32">
        <w:rPr>
          <w:rFonts w:ascii="Times New Roman" w:hAnsi="Times New Roman" w:cs="Times New Roman"/>
          <w:sz w:val="24"/>
          <w:szCs w:val="24"/>
        </w:rPr>
        <w:t>, Hoff</w:t>
      </w:r>
      <w:r w:rsidR="005456A8" w:rsidRPr="005456A8">
        <w:rPr>
          <w:rFonts w:ascii="Times New Roman" w:hAnsi="Times New Roman" w:cs="Times New Roman"/>
          <w:sz w:val="24"/>
          <w:szCs w:val="24"/>
        </w:rPr>
        <w:t xml:space="preserve"> </w:t>
      </w:r>
      <w:r w:rsidR="005456A8" w:rsidRPr="00346A32">
        <w:rPr>
          <w:rFonts w:ascii="Times New Roman" w:hAnsi="Times New Roman" w:cs="Times New Roman"/>
          <w:sz w:val="24"/>
          <w:szCs w:val="24"/>
        </w:rPr>
        <w:t>RM</w:t>
      </w:r>
      <w:r w:rsidRPr="00346A32">
        <w:rPr>
          <w:rFonts w:ascii="Times New Roman" w:hAnsi="Times New Roman" w:cs="Times New Roman"/>
          <w:sz w:val="24"/>
          <w:szCs w:val="24"/>
        </w:rPr>
        <w:t xml:space="preserve"> (1999) The detection of mixed layer depth and entrainment zone thickness from lidar backscatter profiles</w:t>
      </w:r>
      <w:r w:rsidR="00481380">
        <w:rPr>
          <w:rFonts w:ascii="Times New Roman" w:hAnsi="Times New Roman" w:cs="Times New Roman"/>
          <w:sz w:val="24"/>
          <w:szCs w:val="24"/>
        </w:rPr>
        <w:t>.</w:t>
      </w:r>
      <w:r w:rsidRPr="00346A32">
        <w:rPr>
          <w:rFonts w:ascii="Times New Roman" w:hAnsi="Times New Roman" w:cs="Times New Roman"/>
          <w:sz w:val="24"/>
          <w:szCs w:val="24"/>
        </w:rPr>
        <w:t xml:space="preserve"> </w:t>
      </w:r>
      <w:bookmarkStart w:id="179" w:name="OLE_LINK2"/>
      <w:bookmarkStart w:id="180" w:name="OLE_LINK3"/>
      <w:bookmarkStart w:id="181" w:name="OLE_LINK4"/>
      <w:r w:rsidRPr="00EF1C6F">
        <w:rPr>
          <w:rFonts w:ascii="Times New Roman" w:hAnsi="Times New Roman" w:cs="Times New Roman"/>
          <w:sz w:val="24"/>
          <w:szCs w:val="24"/>
        </w:rPr>
        <w:t>J Atmos Ocean Technol</w:t>
      </w:r>
      <w:bookmarkEnd w:id="179"/>
      <w:bookmarkEnd w:id="180"/>
      <w:bookmarkEnd w:id="181"/>
      <w:r w:rsidRPr="00346A32">
        <w:rPr>
          <w:rFonts w:ascii="Times New Roman" w:hAnsi="Times New Roman" w:cs="Times New Roman"/>
          <w:sz w:val="24"/>
          <w:szCs w:val="24"/>
        </w:rPr>
        <w:t xml:space="preserve"> </w:t>
      </w:r>
      <w:r w:rsidRPr="00EF1C6F">
        <w:rPr>
          <w:rFonts w:ascii="Times New Roman" w:hAnsi="Times New Roman" w:cs="Times New Roman"/>
          <w:sz w:val="24"/>
          <w:szCs w:val="24"/>
        </w:rPr>
        <w:t>16</w:t>
      </w:r>
      <w:r w:rsidR="00481380">
        <w:rPr>
          <w:rFonts w:ascii="Times New Roman" w:hAnsi="Times New Roman" w:cs="Times New Roman"/>
          <w:sz w:val="24"/>
          <w:szCs w:val="24"/>
        </w:rPr>
        <w:t>:</w:t>
      </w:r>
      <w:r w:rsidRPr="00346A32">
        <w:rPr>
          <w:rFonts w:ascii="Times New Roman" w:hAnsi="Times New Roman" w:cs="Times New Roman"/>
          <w:sz w:val="24"/>
          <w:szCs w:val="24"/>
        </w:rPr>
        <w:t>953-959</w:t>
      </w:r>
    </w:p>
    <w:p w14:paraId="38999A53" w14:textId="6511495C" w:rsidR="00346A32" w:rsidRPr="00346A32" w:rsidRDefault="00346A32" w:rsidP="00717ED1">
      <w:pPr>
        <w:wordWrap/>
        <w:spacing w:after="120" w:line="360" w:lineRule="auto"/>
        <w:ind w:left="240" w:hangingChars="100" w:hanging="240"/>
        <w:rPr>
          <w:rFonts w:ascii="Times New Roman" w:hAnsi="Times New Roman" w:cs="Times New Roman"/>
          <w:sz w:val="24"/>
          <w:szCs w:val="24"/>
        </w:rPr>
      </w:pPr>
      <w:r w:rsidRPr="00346A32">
        <w:rPr>
          <w:rFonts w:ascii="Times New Roman" w:hAnsi="Times New Roman" w:cs="Times New Roman"/>
          <w:sz w:val="24"/>
          <w:szCs w:val="24"/>
        </w:rPr>
        <w:t xml:space="preserve">Stull RB (2012) </w:t>
      </w:r>
      <w:r w:rsidRPr="00EF1C6F">
        <w:rPr>
          <w:rFonts w:ascii="Times New Roman" w:hAnsi="Times New Roman" w:cs="Times New Roman"/>
          <w:sz w:val="24"/>
          <w:szCs w:val="24"/>
        </w:rPr>
        <w:t>An introduction to boundary layer meteorology</w:t>
      </w:r>
      <w:r w:rsidR="00481380">
        <w:rPr>
          <w:rFonts w:ascii="Times New Roman" w:hAnsi="Times New Roman" w:cs="Times New Roman"/>
          <w:sz w:val="24"/>
          <w:szCs w:val="24"/>
        </w:rPr>
        <w:t>.</w:t>
      </w:r>
      <w:r w:rsidRPr="00346A32">
        <w:rPr>
          <w:rFonts w:ascii="Times New Roman" w:hAnsi="Times New Roman" w:cs="Times New Roman"/>
          <w:sz w:val="24"/>
          <w:szCs w:val="24"/>
        </w:rPr>
        <w:t xml:space="preserve"> </w:t>
      </w:r>
      <w:r w:rsidR="002B2503" w:rsidRPr="00792652">
        <w:rPr>
          <w:rFonts w:ascii="Times New Roman" w:hAnsi="Times New Roman" w:cs="Times New Roman"/>
          <w:sz w:val="24"/>
          <w:szCs w:val="24"/>
        </w:rPr>
        <w:t xml:space="preserve">Kluwer, </w:t>
      </w:r>
      <w:r w:rsidR="00B3052D">
        <w:rPr>
          <w:rFonts w:ascii="Times New Roman" w:hAnsi="Times New Roman" w:cs="Times New Roman"/>
          <w:sz w:val="24"/>
          <w:szCs w:val="24"/>
        </w:rPr>
        <w:t>Netherlands</w:t>
      </w:r>
    </w:p>
    <w:p w14:paraId="669ACF24" w14:textId="50BAE3A2" w:rsidR="00346A32" w:rsidRDefault="00346A32" w:rsidP="00717ED1">
      <w:pPr>
        <w:wordWrap/>
        <w:spacing w:after="120" w:line="360" w:lineRule="auto"/>
        <w:ind w:left="240" w:hangingChars="100" w:hanging="240"/>
        <w:rPr>
          <w:rFonts w:ascii="Times New Roman" w:hAnsi="Times New Roman" w:cs="Times New Roman"/>
          <w:sz w:val="24"/>
          <w:szCs w:val="24"/>
        </w:rPr>
      </w:pPr>
      <w:r w:rsidRPr="00346A32">
        <w:rPr>
          <w:rFonts w:ascii="Times New Roman" w:hAnsi="Times New Roman" w:cs="Times New Roman"/>
          <w:sz w:val="24"/>
          <w:szCs w:val="24"/>
        </w:rPr>
        <w:t>Tang G</w:t>
      </w:r>
      <w:r w:rsidR="007A7DB8">
        <w:rPr>
          <w:rFonts w:ascii="Times New Roman" w:hAnsi="Times New Roman" w:cs="Times New Roman"/>
          <w:sz w:val="24"/>
          <w:szCs w:val="24"/>
        </w:rPr>
        <w:t>, Zhang</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J</w:t>
      </w:r>
      <w:r w:rsidR="007A7DB8">
        <w:rPr>
          <w:rFonts w:ascii="Times New Roman" w:hAnsi="Times New Roman" w:cs="Times New Roman"/>
          <w:sz w:val="24"/>
          <w:szCs w:val="24"/>
        </w:rPr>
        <w:t>, Zhu</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X</w:t>
      </w:r>
      <w:r w:rsidR="007A7DB8">
        <w:rPr>
          <w:rFonts w:ascii="Times New Roman" w:hAnsi="Times New Roman" w:cs="Times New Roman"/>
          <w:sz w:val="24"/>
          <w:szCs w:val="24"/>
        </w:rPr>
        <w:t>, Song</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T</w:t>
      </w:r>
      <w:r w:rsidR="007A7DB8">
        <w:rPr>
          <w:rFonts w:ascii="Times New Roman" w:hAnsi="Times New Roman" w:cs="Times New Roman"/>
          <w:sz w:val="24"/>
          <w:szCs w:val="24"/>
        </w:rPr>
        <w:t xml:space="preserve">, </w:t>
      </w:r>
      <w:r w:rsidR="007A7DB8" w:rsidRPr="009469D4">
        <w:rPr>
          <w:rFonts w:ascii="Times New Roman" w:hAnsi="Times New Roman" w:cs="Times New Roman"/>
          <w:sz w:val="24"/>
          <w:szCs w:val="24"/>
        </w:rPr>
        <w:t>Münkel</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C</w:t>
      </w:r>
      <w:r w:rsidR="007A7DB8">
        <w:rPr>
          <w:rFonts w:ascii="Times New Roman" w:hAnsi="Times New Roman" w:cs="Times New Roman"/>
          <w:sz w:val="24"/>
          <w:szCs w:val="24"/>
        </w:rPr>
        <w:t>, Hu</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B</w:t>
      </w:r>
      <w:r w:rsidR="007A7DB8">
        <w:rPr>
          <w:rFonts w:ascii="Times New Roman" w:hAnsi="Times New Roman" w:cs="Times New Roman"/>
          <w:sz w:val="24"/>
          <w:szCs w:val="24"/>
        </w:rPr>
        <w:t xml:space="preserve">, </w:t>
      </w:r>
      <w:r w:rsidR="007A7DB8" w:rsidRPr="00346A32">
        <w:rPr>
          <w:rFonts w:ascii="Times New Roman" w:hAnsi="Times New Roman" w:cs="Times New Roman"/>
          <w:sz w:val="24"/>
          <w:szCs w:val="24"/>
        </w:rPr>
        <w:t>Schäfer</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K</w:t>
      </w:r>
      <w:r w:rsidR="007A7DB8">
        <w:rPr>
          <w:rFonts w:ascii="Times New Roman" w:hAnsi="Times New Roman" w:cs="Times New Roman"/>
          <w:sz w:val="24"/>
          <w:szCs w:val="24"/>
        </w:rPr>
        <w:t>, Liu</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Z</w:t>
      </w:r>
      <w:r w:rsidR="007A7DB8">
        <w:rPr>
          <w:rFonts w:ascii="Times New Roman" w:hAnsi="Times New Roman" w:cs="Times New Roman"/>
          <w:sz w:val="24"/>
          <w:szCs w:val="24"/>
        </w:rPr>
        <w:t>, Zhang</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J</w:t>
      </w:r>
      <w:r w:rsidR="007A7DB8">
        <w:rPr>
          <w:rFonts w:ascii="Times New Roman" w:hAnsi="Times New Roman" w:cs="Times New Roman"/>
          <w:sz w:val="24"/>
          <w:szCs w:val="24"/>
        </w:rPr>
        <w:t>, Wang</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L</w:t>
      </w:r>
      <w:r w:rsidR="007A7DB8">
        <w:rPr>
          <w:rFonts w:ascii="Times New Roman" w:hAnsi="Times New Roman" w:cs="Times New Roman"/>
          <w:sz w:val="24"/>
          <w:szCs w:val="24"/>
        </w:rPr>
        <w:t>, Xin</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J</w:t>
      </w:r>
      <w:r w:rsidR="007A7DB8">
        <w:rPr>
          <w:rFonts w:ascii="Times New Roman" w:hAnsi="Times New Roman" w:cs="Times New Roman"/>
          <w:sz w:val="24"/>
          <w:szCs w:val="24"/>
        </w:rPr>
        <w:t>, Suppan</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P</w:t>
      </w:r>
      <w:r w:rsidR="007A7DB8">
        <w:rPr>
          <w:rFonts w:ascii="Times New Roman" w:hAnsi="Times New Roman" w:cs="Times New Roman"/>
          <w:sz w:val="24"/>
          <w:szCs w:val="24"/>
        </w:rPr>
        <w:t>, Wang</w:t>
      </w:r>
      <w:r w:rsidR="005456A8" w:rsidRPr="005456A8">
        <w:rPr>
          <w:rFonts w:ascii="Times New Roman" w:hAnsi="Times New Roman" w:cs="Times New Roman"/>
          <w:sz w:val="24"/>
          <w:szCs w:val="24"/>
        </w:rPr>
        <w:t xml:space="preserve"> </w:t>
      </w:r>
      <w:r w:rsidR="005456A8">
        <w:rPr>
          <w:rFonts w:ascii="Times New Roman" w:hAnsi="Times New Roman" w:cs="Times New Roman"/>
          <w:sz w:val="24"/>
          <w:szCs w:val="24"/>
        </w:rPr>
        <w:t>Y</w:t>
      </w:r>
      <w:r w:rsidRPr="00346A32">
        <w:rPr>
          <w:rFonts w:ascii="Times New Roman" w:hAnsi="Times New Roman" w:cs="Times New Roman"/>
          <w:sz w:val="24"/>
          <w:szCs w:val="24"/>
        </w:rPr>
        <w:t xml:space="preserve"> (2016) Mixing layer height and its implications for air pollution over Beijing, China</w:t>
      </w:r>
      <w:r w:rsidR="00B3052D">
        <w:rPr>
          <w:rFonts w:ascii="Times New Roman" w:hAnsi="Times New Roman" w:cs="Times New Roman"/>
          <w:sz w:val="24"/>
          <w:szCs w:val="24"/>
        </w:rPr>
        <w:t>.</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Atmos Chem Phys</w:t>
      </w:r>
      <w:r w:rsidRPr="00346A32">
        <w:rPr>
          <w:rFonts w:ascii="Times New Roman" w:hAnsi="Times New Roman" w:cs="Times New Roman"/>
          <w:sz w:val="24"/>
          <w:szCs w:val="24"/>
        </w:rPr>
        <w:t xml:space="preserve"> </w:t>
      </w:r>
      <w:r w:rsidRPr="00EF1C6F">
        <w:rPr>
          <w:rFonts w:ascii="Times New Roman" w:hAnsi="Times New Roman" w:cs="Times New Roman"/>
          <w:sz w:val="24"/>
          <w:szCs w:val="24"/>
        </w:rPr>
        <w:t>16</w:t>
      </w:r>
      <w:r w:rsidR="00B3052D">
        <w:rPr>
          <w:rFonts w:ascii="Times New Roman" w:hAnsi="Times New Roman" w:cs="Times New Roman"/>
          <w:sz w:val="24"/>
          <w:szCs w:val="24"/>
        </w:rPr>
        <w:t>:</w:t>
      </w:r>
      <w:r w:rsidRPr="00346A32">
        <w:rPr>
          <w:rFonts w:ascii="Times New Roman" w:hAnsi="Times New Roman" w:cs="Times New Roman"/>
          <w:sz w:val="24"/>
          <w:szCs w:val="24"/>
        </w:rPr>
        <w:t>2459-2475</w:t>
      </w:r>
    </w:p>
    <w:p w14:paraId="63897ECC" w14:textId="4BE8C679" w:rsidR="000269AA" w:rsidRDefault="000269AA" w:rsidP="00717ED1">
      <w:pPr>
        <w:wordWrap/>
        <w:spacing w:after="120" w:line="360" w:lineRule="auto"/>
        <w:ind w:left="240" w:hangingChars="100" w:hanging="240"/>
        <w:rPr>
          <w:rFonts w:ascii="Times New Roman" w:hAnsi="Times New Roman" w:cs="Times New Roman"/>
          <w:sz w:val="24"/>
          <w:szCs w:val="24"/>
        </w:rPr>
      </w:pPr>
      <w:r w:rsidRPr="000269AA">
        <w:rPr>
          <w:rFonts w:ascii="Times New Roman" w:hAnsi="Times New Roman" w:cs="Times New Roman"/>
          <w:sz w:val="24"/>
          <w:szCs w:val="24"/>
        </w:rPr>
        <w:t>Tang W, Arellano</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A</w:t>
      </w:r>
      <w:r w:rsidRPr="000269AA">
        <w:rPr>
          <w:rFonts w:ascii="Times New Roman" w:hAnsi="Times New Roman" w:cs="Times New Roman"/>
          <w:sz w:val="24"/>
          <w:szCs w:val="24"/>
        </w:rPr>
        <w:t>, DiGangi</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J</w:t>
      </w:r>
      <w:r w:rsidRPr="000269AA">
        <w:rPr>
          <w:rFonts w:ascii="Times New Roman" w:hAnsi="Times New Roman" w:cs="Times New Roman"/>
          <w:sz w:val="24"/>
          <w:szCs w:val="24"/>
        </w:rPr>
        <w:t>, Choi</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Y</w:t>
      </w:r>
      <w:r w:rsidRPr="000269AA">
        <w:rPr>
          <w:rFonts w:ascii="Times New Roman" w:hAnsi="Times New Roman" w:cs="Times New Roman"/>
          <w:sz w:val="24"/>
          <w:szCs w:val="24"/>
        </w:rPr>
        <w:t>, Diskin</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G</w:t>
      </w:r>
      <w:r w:rsidRPr="000269AA">
        <w:rPr>
          <w:rFonts w:ascii="Times New Roman" w:hAnsi="Times New Roman" w:cs="Times New Roman"/>
          <w:sz w:val="24"/>
          <w:szCs w:val="24"/>
        </w:rPr>
        <w:t>, Agustí-Panareda</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A</w:t>
      </w:r>
      <w:r w:rsidRPr="000269AA">
        <w:rPr>
          <w:rFonts w:ascii="Times New Roman" w:hAnsi="Times New Roman" w:cs="Times New Roman"/>
          <w:sz w:val="24"/>
          <w:szCs w:val="24"/>
        </w:rPr>
        <w:t>, Parrington</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M</w:t>
      </w:r>
      <w:r w:rsidRPr="000269AA">
        <w:rPr>
          <w:rFonts w:ascii="Times New Roman" w:hAnsi="Times New Roman" w:cs="Times New Roman"/>
          <w:sz w:val="24"/>
          <w:szCs w:val="24"/>
        </w:rPr>
        <w:t>, Massart</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S</w:t>
      </w:r>
      <w:r w:rsidRPr="000269AA">
        <w:rPr>
          <w:rFonts w:ascii="Times New Roman" w:hAnsi="Times New Roman" w:cs="Times New Roman"/>
          <w:sz w:val="24"/>
          <w:szCs w:val="24"/>
        </w:rPr>
        <w:t>, Gaubert</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B</w:t>
      </w:r>
      <w:r w:rsidRPr="000269AA">
        <w:rPr>
          <w:rFonts w:ascii="Times New Roman" w:hAnsi="Times New Roman" w:cs="Times New Roman"/>
          <w:sz w:val="24"/>
          <w:szCs w:val="24"/>
        </w:rPr>
        <w:t>, Lee</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Y</w:t>
      </w:r>
      <w:r w:rsidRPr="000269AA">
        <w:rPr>
          <w:rFonts w:ascii="Times New Roman" w:hAnsi="Times New Roman" w:cs="Times New Roman"/>
          <w:sz w:val="24"/>
          <w:szCs w:val="24"/>
        </w:rPr>
        <w:t>, Kim</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D</w:t>
      </w:r>
      <w:r w:rsidRPr="000269AA">
        <w:rPr>
          <w:rFonts w:ascii="Times New Roman" w:hAnsi="Times New Roman" w:cs="Times New Roman"/>
          <w:sz w:val="24"/>
          <w:szCs w:val="24"/>
        </w:rPr>
        <w:t>, Jung</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J</w:t>
      </w:r>
      <w:r w:rsidRPr="000269AA">
        <w:rPr>
          <w:rFonts w:ascii="Times New Roman" w:hAnsi="Times New Roman" w:cs="Times New Roman"/>
          <w:sz w:val="24"/>
          <w:szCs w:val="24"/>
        </w:rPr>
        <w:t>, Hong</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J</w:t>
      </w:r>
      <w:r w:rsidRPr="000269AA">
        <w:rPr>
          <w:rFonts w:ascii="Times New Roman" w:hAnsi="Times New Roman" w:cs="Times New Roman"/>
          <w:sz w:val="24"/>
          <w:szCs w:val="24"/>
        </w:rPr>
        <w:t>, Hong</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JW</w:t>
      </w:r>
      <w:r w:rsidRPr="000269AA">
        <w:rPr>
          <w:rFonts w:ascii="Times New Roman" w:hAnsi="Times New Roman" w:cs="Times New Roman"/>
          <w:sz w:val="24"/>
          <w:szCs w:val="24"/>
        </w:rPr>
        <w:t>, Kanaya</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Y</w:t>
      </w:r>
      <w:r w:rsidRPr="000269AA">
        <w:rPr>
          <w:rFonts w:ascii="Times New Roman" w:hAnsi="Times New Roman" w:cs="Times New Roman"/>
          <w:sz w:val="24"/>
          <w:szCs w:val="24"/>
        </w:rPr>
        <w:t>, Lee</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M</w:t>
      </w:r>
      <w:r w:rsidRPr="000269AA">
        <w:rPr>
          <w:rFonts w:ascii="Times New Roman" w:hAnsi="Times New Roman" w:cs="Times New Roman"/>
          <w:sz w:val="24"/>
          <w:szCs w:val="24"/>
        </w:rPr>
        <w:t>, Stauffer</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R</w:t>
      </w:r>
      <w:r w:rsidRPr="000269AA">
        <w:rPr>
          <w:rFonts w:ascii="Times New Roman" w:hAnsi="Times New Roman" w:cs="Times New Roman"/>
          <w:sz w:val="24"/>
          <w:szCs w:val="24"/>
        </w:rPr>
        <w:t>, Thompson</w:t>
      </w:r>
      <w:r w:rsidR="005456A8" w:rsidRPr="005456A8">
        <w:rPr>
          <w:rFonts w:ascii="Times New Roman" w:hAnsi="Times New Roman" w:cs="Times New Roman"/>
          <w:sz w:val="24"/>
          <w:szCs w:val="24"/>
        </w:rPr>
        <w:t xml:space="preserve"> </w:t>
      </w:r>
      <w:r w:rsidR="00B3052D">
        <w:rPr>
          <w:rFonts w:ascii="Times New Roman" w:hAnsi="Times New Roman" w:cs="Times New Roman"/>
          <w:sz w:val="24"/>
          <w:szCs w:val="24"/>
        </w:rPr>
        <w:t>A</w:t>
      </w:r>
      <w:r w:rsidRPr="000269AA">
        <w:rPr>
          <w:rFonts w:ascii="Times New Roman" w:hAnsi="Times New Roman" w:cs="Times New Roman"/>
          <w:sz w:val="24"/>
          <w:szCs w:val="24"/>
        </w:rPr>
        <w:t>, Flynn</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J</w:t>
      </w:r>
      <w:r w:rsidRPr="000269AA">
        <w:rPr>
          <w:rFonts w:ascii="Times New Roman" w:hAnsi="Times New Roman" w:cs="Times New Roman"/>
          <w:sz w:val="24"/>
          <w:szCs w:val="24"/>
        </w:rPr>
        <w:t>, Woo</w:t>
      </w:r>
      <w:r w:rsidR="005456A8" w:rsidRPr="005456A8">
        <w:rPr>
          <w:rFonts w:ascii="Times New Roman" w:hAnsi="Times New Roman" w:cs="Times New Roman"/>
          <w:sz w:val="24"/>
          <w:szCs w:val="24"/>
        </w:rPr>
        <w:t xml:space="preserve"> </w:t>
      </w:r>
      <w:r w:rsidR="005456A8" w:rsidRPr="000269AA">
        <w:rPr>
          <w:rFonts w:ascii="Times New Roman" w:hAnsi="Times New Roman" w:cs="Times New Roman"/>
          <w:sz w:val="24"/>
          <w:szCs w:val="24"/>
        </w:rPr>
        <w:t>J</w:t>
      </w:r>
      <w:r w:rsidRPr="000269AA">
        <w:rPr>
          <w:rFonts w:ascii="Times New Roman" w:hAnsi="Times New Roman" w:cs="Times New Roman"/>
          <w:sz w:val="24"/>
          <w:szCs w:val="24"/>
        </w:rPr>
        <w:t xml:space="preserve"> (2018) Evaluating High-Resolution Forecasts of Atmospheric CO and CO</w:t>
      </w:r>
      <w:r w:rsidRPr="000269AA">
        <w:rPr>
          <w:rFonts w:ascii="Times New Roman" w:hAnsi="Times New Roman" w:cs="Times New Roman"/>
          <w:sz w:val="24"/>
          <w:szCs w:val="24"/>
          <w:vertAlign w:val="subscript"/>
        </w:rPr>
        <w:t>2</w:t>
      </w:r>
      <w:r w:rsidRPr="000269AA">
        <w:rPr>
          <w:rFonts w:ascii="Times New Roman" w:hAnsi="Times New Roman" w:cs="Times New Roman"/>
          <w:sz w:val="24"/>
          <w:szCs w:val="24"/>
        </w:rPr>
        <w:t> from a Global Prediction System during KORUS-AQ Field Campaign</w:t>
      </w:r>
      <w:r w:rsidR="00B3052D">
        <w:rPr>
          <w:rFonts w:ascii="Times New Roman" w:hAnsi="Times New Roman" w:cs="Times New Roman"/>
          <w:sz w:val="24"/>
          <w:szCs w:val="24"/>
        </w:rPr>
        <w:t>.</w:t>
      </w:r>
      <w:r w:rsidRPr="00AE125B">
        <w:rPr>
          <w:rFonts w:ascii="Times New Roman" w:hAnsi="Times New Roman" w:cs="Times New Roman"/>
          <w:sz w:val="24"/>
          <w:szCs w:val="24"/>
        </w:rPr>
        <w:t> </w:t>
      </w:r>
      <w:r w:rsidRPr="00EF1C6F">
        <w:rPr>
          <w:rFonts w:ascii="Times New Roman" w:hAnsi="Times New Roman" w:cs="Times New Roman"/>
          <w:iCs/>
          <w:sz w:val="24"/>
          <w:szCs w:val="24"/>
        </w:rPr>
        <w:t>Atmos Chem Phys Discuss</w:t>
      </w:r>
      <w:r w:rsidR="00B3052D" w:rsidRPr="00EF1C6F">
        <w:rPr>
          <w:rFonts w:ascii="Times New Roman" w:hAnsi="Times New Roman" w:cs="Times New Roman"/>
          <w:iCs/>
          <w:sz w:val="24"/>
          <w:szCs w:val="24"/>
        </w:rPr>
        <w:t>.</w:t>
      </w:r>
      <w:r w:rsidRPr="000269AA">
        <w:rPr>
          <w:rFonts w:ascii="Times New Roman" w:hAnsi="Times New Roman" w:cs="Times New Roman"/>
          <w:i/>
          <w:iCs/>
          <w:sz w:val="24"/>
          <w:szCs w:val="24"/>
        </w:rPr>
        <w:t xml:space="preserve"> </w:t>
      </w:r>
      <w:r w:rsidRPr="008A5CBC">
        <w:rPr>
          <w:rFonts w:ascii="Times New Roman" w:hAnsi="Times New Roman" w:cs="Times New Roman"/>
          <w:iCs/>
          <w:sz w:val="24"/>
          <w:szCs w:val="24"/>
        </w:rPr>
        <w:t>https://doi.org/10.5194/acp-2018-71</w:t>
      </w:r>
    </w:p>
    <w:p w14:paraId="1540E570" w14:textId="4FF2ACEC" w:rsidR="002025C7" w:rsidRDefault="00605BF8" w:rsidP="00717ED1">
      <w:pPr>
        <w:wordWrap/>
        <w:spacing w:after="120" w:line="360" w:lineRule="auto"/>
        <w:ind w:left="240" w:hangingChars="100" w:hanging="240"/>
      </w:pPr>
      <w:r>
        <w:rPr>
          <w:rFonts w:ascii="Times New Roman" w:hAnsi="Times New Roman" w:cs="Times New Roman"/>
          <w:sz w:val="24"/>
          <w:szCs w:val="24"/>
        </w:rPr>
        <w:t xml:space="preserve">Vaisala Oyj (2011) </w:t>
      </w:r>
      <w:r w:rsidRPr="00EF1C6F">
        <w:rPr>
          <w:rFonts w:ascii="Times New Roman" w:hAnsi="Times New Roman" w:cs="Times New Roman"/>
          <w:sz w:val="24"/>
          <w:szCs w:val="24"/>
        </w:rPr>
        <w:t>BL-Matlab User’s Guide v0.98</w:t>
      </w:r>
      <w:r w:rsidR="005D7F7C">
        <w:rPr>
          <w:rFonts w:ascii="Times New Roman" w:hAnsi="Times New Roman" w:cs="Times New Roman"/>
          <w:sz w:val="24"/>
          <w:szCs w:val="24"/>
        </w:rPr>
        <w:t>.</w:t>
      </w:r>
      <w:r>
        <w:rPr>
          <w:rFonts w:ascii="Times New Roman" w:hAnsi="Times New Roman" w:cs="Times New Roman"/>
          <w:sz w:val="24"/>
          <w:szCs w:val="24"/>
        </w:rPr>
        <w:t xml:space="preserve"> Vaisala Oyj, Finland</w:t>
      </w:r>
    </w:p>
    <w:p w14:paraId="633CB22A" w14:textId="0AC6DE94" w:rsidR="00605BF8" w:rsidRDefault="002025C7" w:rsidP="00717ED1">
      <w:pPr>
        <w:wordWrap/>
        <w:spacing w:after="120" w:line="360" w:lineRule="auto"/>
        <w:ind w:left="240" w:hangingChars="100" w:hanging="240"/>
        <w:rPr>
          <w:ins w:id="182" w:author="만든 이" w:date="2018-11-29T01:24:00Z"/>
          <w:rFonts w:ascii="Times New Roman" w:hAnsi="Times New Roman" w:cs="Times New Roman"/>
          <w:sz w:val="24"/>
          <w:szCs w:val="24"/>
        </w:rPr>
      </w:pPr>
      <w:r w:rsidRPr="002025C7">
        <w:rPr>
          <w:rFonts w:ascii="Times New Roman" w:hAnsi="Times New Roman" w:cs="Times New Roman"/>
          <w:sz w:val="24"/>
          <w:szCs w:val="24"/>
        </w:rPr>
        <w:t xml:space="preserve">Vellingiri K, Kim KH, Jeon JY, Brown RJ, Jung MC (2015) Changes in </w:t>
      </w:r>
      <w:r w:rsidRPr="007C284D">
        <w:rPr>
          <w:rFonts w:ascii="Times New Roman" w:hAnsi="Times New Roman" w:cs="Times New Roman"/>
          <w:sz w:val="24"/>
          <w:szCs w:val="24"/>
        </w:rPr>
        <w:t>NOx and O</w:t>
      </w:r>
      <w:r w:rsidRPr="007C284D">
        <w:rPr>
          <w:rFonts w:ascii="Times New Roman" w:hAnsi="Times New Roman" w:cs="Times New Roman"/>
          <w:sz w:val="24"/>
          <w:szCs w:val="24"/>
          <w:vertAlign w:val="subscript"/>
        </w:rPr>
        <w:t>3</w:t>
      </w:r>
      <w:r w:rsidRPr="007C284D">
        <w:rPr>
          <w:rFonts w:ascii="Times New Roman" w:hAnsi="Times New Roman" w:cs="Times New Roman"/>
          <w:sz w:val="24"/>
          <w:szCs w:val="24"/>
        </w:rPr>
        <w:t xml:space="preserve"> concentrations over a decade at a central urban area of Seoul, Korea</w:t>
      </w:r>
      <w:r w:rsidRPr="002025C7">
        <w:rPr>
          <w:rFonts w:ascii="Times New Roman" w:hAnsi="Times New Roman" w:cs="Times New Roman"/>
          <w:sz w:val="24"/>
          <w:szCs w:val="24"/>
        </w:rPr>
        <w:t xml:space="preserve">. </w:t>
      </w:r>
      <w:r w:rsidRPr="00EF1C6F">
        <w:rPr>
          <w:rFonts w:ascii="Times New Roman" w:hAnsi="Times New Roman" w:cs="Times New Roman"/>
          <w:iCs/>
          <w:sz w:val="24"/>
          <w:szCs w:val="24"/>
        </w:rPr>
        <w:t>Atmos Environ</w:t>
      </w:r>
      <w:r w:rsidRPr="002025C7">
        <w:rPr>
          <w:rFonts w:ascii="Times New Roman" w:hAnsi="Times New Roman" w:cs="Times New Roman"/>
          <w:sz w:val="24"/>
          <w:szCs w:val="24"/>
        </w:rPr>
        <w:t xml:space="preserve"> </w:t>
      </w:r>
      <w:r w:rsidRPr="00EF1C6F">
        <w:rPr>
          <w:rFonts w:ascii="Times New Roman" w:hAnsi="Times New Roman" w:cs="Times New Roman"/>
          <w:iCs/>
          <w:sz w:val="24"/>
          <w:szCs w:val="24"/>
        </w:rPr>
        <w:t>112</w:t>
      </w:r>
      <w:r w:rsidR="00541903">
        <w:rPr>
          <w:rFonts w:ascii="Times New Roman" w:hAnsi="Times New Roman" w:cs="Times New Roman"/>
          <w:sz w:val="24"/>
          <w:szCs w:val="24"/>
        </w:rPr>
        <w:t>:</w:t>
      </w:r>
      <w:r w:rsidRPr="002025C7">
        <w:rPr>
          <w:rFonts w:ascii="Times New Roman" w:hAnsi="Times New Roman" w:cs="Times New Roman"/>
          <w:sz w:val="24"/>
          <w:szCs w:val="24"/>
        </w:rPr>
        <w:t>116-125</w:t>
      </w:r>
    </w:p>
    <w:p w14:paraId="6563F15F" w14:textId="6CA5BF1E" w:rsidR="002D0752" w:rsidRPr="002025C7" w:rsidRDefault="002D0752" w:rsidP="00717ED1">
      <w:pPr>
        <w:wordWrap/>
        <w:spacing w:after="120" w:line="360" w:lineRule="auto"/>
        <w:ind w:left="240" w:hangingChars="100" w:hanging="240"/>
        <w:rPr>
          <w:rFonts w:ascii="Times New Roman" w:hAnsi="Times New Roman" w:cs="Times New Roman"/>
          <w:sz w:val="24"/>
          <w:szCs w:val="24"/>
        </w:rPr>
      </w:pPr>
      <w:ins w:id="183" w:author="만든 이" w:date="2018-11-29T01:24:00Z">
        <w:r>
          <w:rPr>
            <w:rFonts w:ascii="Times New Roman" w:hAnsi="Times New Roman" w:cs="Times New Roman" w:hint="eastAsia"/>
            <w:sz w:val="24"/>
            <w:szCs w:val="24"/>
          </w:rPr>
          <w:t xml:space="preserve">Zhang J, Rao </w:t>
        </w:r>
      </w:ins>
      <w:ins w:id="184" w:author="만든 이" w:date="2018-11-29T01:25:00Z">
        <w:r>
          <w:rPr>
            <w:rFonts w:ascii="Times New Roman" w:hAnsi="Times New Roman" w:cs="Times New Roman" w:hint="eastAsia"/>
            <w:sz w:val="24"/>
            <w:szCs w:val="24"/>
          </w:rPr>
          <w:t xml:space="preserve">T (1999) The role of vertical mixing in the temporal evolution of gound-level ozone concentrations. </w:t>
        </w:r>
      </w:ins>
      <w:ins w:id="185" w:author="만든 이" w:date="2018-11-29T01:26:00Z">
        <w:r w:rsidRPr="00EF1C6F">
          <w:rPr>
            <w:rFonts w:ascii="Times New Roman" w:hAnsi="Times New Roman" w:cs="Times New Roman"/>
            <w:sz w:val="24"/>
            <w:szCs w:val="24"/>
          </w:rPr>
          <w:t>J Appl Meteor</w:t>
        </w:r>
        <w:r>
          <w:rPr>
            <w:rFonts w:ascii="Times New Roman" w:hAnsi="Times New Roman" w:cs="Times New Roman"/>
            <w:sz w:val="24"/>
            <w:szCs w:val="24"/>
          </w:rPr>
          <w:t>ol</w:t>
        </w:r>
        <w:r>
          <w:rPr>
            <w:rFonts w:ascii="Times New Roman" w:hAnsi="Times New Roman" w:cs="Times New Roman" w:hint="eastAsia"/>
            <w:sz w:val="24"/>
            <w:szCs w:val="24"/>
          </w:rPr>
          <w:t xml:space="preserve"> 38(12):</w:t>
        </w:r>
      </w:ins>
      <w:ins w:id="186" w:author="만든 이" w:date="2018-11-29T01:27:00Z">
        <w:r>
          <w:rPr>
            <w:rFonts w:ascii="Times New Roman" w:hAnsi="Times New Roman" w:cs="Times New Roman" w:hint="eastAsia"/>
            <w:sz w:val="24"/>
            <w:szCs w:val="24"/>
          </w:rPr>
          <w:t>1674-1691</w:t>
        </w:r>
      </w:ins>
    </w:p>
    <w:bookmarkEnd w:id="163"/>
    <w:bookmarkEnd w:id="164"/>
    <w:p w14:paraId="28FD9484" w14:textId="77FF947D" w:rsidR="004656B6" w:rsidRDefault="004656B6">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7175AEC1" w14:textId="1C6B0D01" w:rsidR="00776BC0" w:rsidRDefault="00942EA0" w:rsidP="00E000B5">
      <w:pPr>
        <w:widowControl/>
        <w:wordWrap/>
        <w:autoSpaceDE/>
        <w:autoSpaceDN/>
        <w:spacing w:after="120" w:line="360" w:lineRule="auto"/>
        <w:ind w:left="799" w:hanging="799"/>
        <w:outlineLvl w:val="0"/>
        <w:rPr>
          <w:rFonts w:ascii="Times New Roman" w:hAnsi="Times New Roman" w:cs="Times New Roman"/>
          <w:b/>
          <w:sz w:val="24"/>
          <w:szCs w:val="24"/>
        </w:rPr>
      </w:pPr>
      <w:r w:rsidRPr="00792652">
        <w:rPr>
          <w:rFonts w:ascii="Times New Roman" w:hAnsi="Times New Roman" w:cs="Times New Roman"/>
          <w:sz w:val="24"/>
          <w:szCs w:val="18"/>
        </w:rPr>
        <w:lastRenderedPageBreak/>
        <w:t>Table 1</w:t>
      </w:r>
      <w:r w:rsidR="00DA7618">
        <w:rPr>
          <w:rFonts w:ascii="Times New Roman" w:hAnsi="Times New Roman" w:cs="Times New Roman"/>
          <w:sz w:val="24"/>
          <w:szCs w:val="18"/>
        </w:rPr>
        <w:t>:</w:t>
      </w:r>
      <w:r w:rsidR="00DA7618" w:rsidRPr="00792652">
        <w:rPr>
          <w:rFonts w:ascii="Times New Roman" w:hAnsi="Times New Roman" w:cs="Times New Roman"/>
          <w:sz w:val="24"/>
          <w:szCs w:val="18"/>
        </w:rPr>
        <w:t xml:space="preserve"> </w:t>
      </w:r>
      <w:r w:rsidRPr="00792652">
        <w:rPr>
          <w:rFonts w:ascii="Times New Roman" w:hAnsi="Times New Roman" w:cs="Times New Roman"/>
          <w:sz w:val="24"/>
          <w:szCs w:val="18"/>
        </w:rPr>
        <w:t xml:space="preserve">Algorithms </w:t>
      </w:r>
      <w:r w:rsidR="001B74FC">
        <w:rPr>
          <w:rFonts w:ascii="Times New Roman" w:hAnsi="Times New Roman" w:cs="Times New Roman"/>
          <w:sz w:val="24"/>
          <w:szCs w:val="18"/>
        </w:rPr>
        <w:t xml:space="preserve">based on the gradient method evaluated in this study to retrieve the </w:t>
      </w:r>
      <w:r w:rsidR="001B74FC"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1B74FC" w:rsidRPr="0000493B">
        <w:rPr>
          <w:rFonts w:ascii="Times New Roman" w:hAnsi="Times New Roman" w:cs="Times New Roman"/>
          <w:sz w:val="24"/>
          <w:szCs w:val="24"/>
          <w:vertAlign w:val="subscript"/>
        </w:rPr>
        <w:t>L</w:t>
      </w:r>
      <w:r w:rsidR="001B74FC">
        <w:rPr>
          <w:rFonts w:ascii="Times New Roman" w:hAnsi="Times New Roman" w:cs="Times New Roman"/>
          <w:sz w:val="24"/>
          <w:szCs w:val="24"/>
        </w:rPr>
        <w:t xml:space="preserve"> from</w:t>
      </w:r>
      <w:ins w:id="187" w:author="만든 이" w:date="2018-11-29T08:42:00Z">
        <w:r w:rsidR="00A86081">
          <w:rPr>
            <w:rFonts w:ascii="Times New Roman" w:hAnsi="Times New Roman" w:cs="Times New Roman"/>
            <w:sz w:val="24"/>
            <w:szCs w:val="24"/>
          </w:rPr>
          <w:t xml:space="preserve"> attenuated</w:t>
        </w:r>
      </w:ins>
      <w:r w:rsidR="001B74FC">
        <w:rPr>
          <w:rFonts w:ascii="Times New Roman" w:hAnsi="Times New Roman" w:cs="Times New Roman"/>
          <w:sz w:val="24"/>
          <w:szCs w:val="24"/>
        </w:rPr>
        <w:t xml:space="preserve"> aerosol backscatter</w:t>
      </w:r>
      <w:r w:rsidR="00523B84">
        <w:rPr>
          <w:rFonts w:ascii="Times New Roman" w:hAnsi="Times New Roman" w:cs="Times New Roman"/>
          <w:sz w:val="24"/>
          <w:szCs w:val="24"/>
        </w:rPr>
        <w:t xml:space="preserve"> </w:t>
      </w:r>
      <w:r w:rsidR="001B74FC">
        <w:rPr>
          <w:rFonts w:ascii="Times New Roman" w:hAnsi="Times New Roman" w:cs="Times New Roman"/>
          <w:sz w:val="24"/>
          <w:szCs w:val="24"/>
        </w:rPr>
        <w:t xml:space="preserve">profiles measured by a commercial ceilometer. The parameters and conditions </w:t>
      </w:r>
      <w:r w:rsidR="001B1F23">
        <w:rPr>
          <w:rFonts w:ascii="Times New Roman" w:hAnsi="Times New Roman" w:cs="Times New Roman"/>
          <w:sz w:val="24"/>
          <w:szCs w:val="24"/>
        </w:rPr>
        <w:t>to optimize and</w:t>
      </w:r>
      <w:r w:rsidR="001B74FC">
        <w:rPr>
          <w:rFonts w:ascii="Times New Roman" w:hAnsi="Times New Roman" w:cs="Times New Roman"/>
          <w:sz w:val="24"/>
          <w:szCs w:val="24"/>
        </w:rPr>
        <w:t xml:space="preserve"> determine the </w:t>
      </w:r>
      <w:r w:rsidR="003A1004" w:rsidRPr="003F01CF">
        <w:rPr>
          <w:rFonts w:ascii="Times New Roman" w:hAnsi="Times New Roman" w:cs="Times New Roman"/>
          <w:i/>
          <w:sz w:val="24"/>
          <w:szCs w:val="24"/>
        </w:rPr>
        <w:t>Z</w:t>
      </w:r>
      <w:r w:rsidR="003A1004">
        <w:rPr>
          <w:rFonts w:ascii="Times New Roman" w:hAnsi="Times New Roman" w:cs="Times New Roman"/>
          <w:sz w:val="24"/>
          <w:szCs w:val="24"/>
          <w:vertAlign w:val="subscript"/>
        </w:rPr>
        <w:t>M</w:t>
      </w:r>
      <w:r w:rsidR="003A1004" w:rsidRPr="0000493B">
        <w:rPr>
          <w:rFonts w:ascii="Times New Roman" w:hAnsi="Times New Roman" w:cs="Times New Roman"/>
          <w:sz w:val="24"/>
          <w:szCs w:val="24"/>
          <w:vertAlign w:val="subscript"/>
        </w:rPr>
        <w:t>L</w:t>
      </w:r>
      <w:r w:rsidR="003A1004">
        <w:rPr>
          <w:rFonts w:ascii="Times New Roman" w:hAnsi="Times New Roman" w:cs="Times New Roman"/>
          <w:sz w:val="24"/>
          <w:szCs w:val="24"/>
        </w:rPr>
        <w:t xml:space="preserve"> </w:t>
      </w:r>
      <w:r w:rsidR="001B74FC">
        <w:rPr>
          <w:rFonts w:ascii="Times New Roman" w:hAnsi="Times New Roman" w:cs="Times New Roman"/>
          <w:sz w:val="24"/>
          <w:szCs w:val="24"/>
        </w:rPr>
        <w:t xml:space="preserve">in each algorithm are </w:t>
      </w:r>
      <w:r w:rsidR="001B1F23">
        <w:rPr>
          <w:rFonts w:ascii="Times New Roman" w:hAnsi="Times New Roman" w:cs="Times New Roman"/>
          <w:sz w:val="24"/>
          <w:szCs w:val="24"/>
        </w:rPr>
        <w:t>listed</w:t>
      </w:r>
      <w:r w:rsidR="001B74FC">
        <w:rPr>
          <w:rFonts w:ascii="Times New Roman" w:hAnsi="Times New Roman" w:cs="Times New Roman"/>
          <w:sz w:val="24"/>
          <w:szCs w:val="24"/>
        </w:rPr>
        <w:t>.</w:t>
      </w:r>
    </w:p>
    <w:tbl>
      <w:tblPr>
        <w:tblStyle w:val="ab"/>
        <w:tblW w:w="0" w:type="auto"/>
        <w:jc w:val="center"/>
        <w:tblLook w:val="04A0" w:firstRow="1" w:lastRow="0" w:firstColumn="1" w:lastColumn="0" w:noHBand="0" w:noVBand="1"/>
      </w:tblPr>
      <w:tblGrid>
        <w:gridCol w:w="1523"/>
        <w:gridCol w:w="6059"/>
        <w:gridCol w:w="1434"/>
      </w:tblGrid>
      <w:tr w:rsidR="001B74FC" w14:paraId="7BB92D0E" w14:textId="77777777" w:rsidTr="001B1F23">
        <w:trPr>
          <w:jc w:val="center"/>
        </w:trPr>
        <w:tc>
          <w:tcPr>
            <w:tcW w:w="1523" w:type="dxa"/>
          </w:tcPr>
          <w:p w14:paraId="276784F7" w14:textId="71DBE009" w:rsidR="001B74FC" w:rsidRPr="00F573D4" w:rsidRDefault="001B74FC" w:rsidP="00F573D4">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ethod</w:t>
            </w:r>
          </w:p>
        </w:tc>
        <w:tc>
          <w:tcPr>
            <w:tcW w:w="8733" w:type="dxa"/>
          </w:tcPr>
          <w:p w14:paraId="4964B9E4" w14:textId="0C8C7AB7" w:rsidR="001B74FC" w:rsidRPr="00F573D4" w:rsidRDefault="001B74FC" w:rsidP="00F573D4">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24"/>
              </w:rPr>
              <w:t>A</w:t>
            </w:r>
            <w:r w:rsidRPr="00F573D4">
              <w:rPr>
                <w:rFonts w:ascii="Times New Roman" w:hAnsi="Times New Roman" w:cs="Times New Roman" w:hint="eastAsia"/>
                <w:sz w:val="24"/>
                <w:szCs w:val="24"/>
              </w:rPr>
              <w:t>lgorithm</w:t>
            </w:r>
          </w:p>
        </w:tc>
        <w:tc>
          <w:tcPr>
            <w:tcW w:w="1537" w:type="dxa"/>
          </w:tcPr>
          <w:p w14:paraId="383C4894" w14:textId="046E1983" w:rsidR="001B74FC" w:rsidRPr="00F573D4" w:rsidRDefault="001B74FC" w:rsidP="00F573D4">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24"/>
              </w:rPr>
              <w:t xml:space="preserve">Adjustable </w:t>
            </w:r>
            <w:r w:rsidRPr="00F573D4">
              <w:rPr>
                <w:rFonts w:ascii="Times New Roman" w:hAnsi="Times New Roman" w:cs="Times New Roman" w:hint="eastAsia"/>
                <w:sz w:val="24"/>
                <w:szCs w:val="24"/>
              </w:rPr>
              <w:t>parameters</w:t>
            </w:r>
          </w:p>
        </w:tc>
      </w:tr>
      <w:tr w:rsidR="001B74FC" w14:paraId="0C2EEEB3" w14:textId="77777777" w:rsidTr="001B1F23">
        <w:trPr>
          <w:trHeight w:val="389"/>
          <w:jc w:val="center"/>
        </w:trPr>
        <w:tc>
          <w:tcPr>
            <w:tcW w:w="1523" w:type="dxa"/>
            <w:vAlign w:val="center"/>
          </w:tcPr>
          <w:p w14:paraId="0A026362" w14:textId="00AF7CE6" w:rsidR="001B74FC" w:rsidRPr="00F573D4" w:rsidRDefault="008543FA" w:rsidP="009464AB">
            <w:pPr>
              <w:widowControl/>
              <w:wordWrap/>
              <w:autoSpaceDE/>
              <w:autoSpaceDN/>
              <w:jc w:val="center"/>
              <w:rPr>
                <w:rFonts w:ascii="Times New Roman" w:hAnsi="Times New Roman" w:cs="Times New Roman"/>
                <w:sz w:val="24"/>
                <w:szCs w:val="24"/>
              </w:rPr>
            </w:pPr>
            <w:r w:rsidRPr="00C5680F">
              <w:rPr>
                <w:rFonts w:ascii="Times New Roman" w:hAnsi="Times New Roman" w:cs="Times New Roman"/>
                <w:noProof/>
                <w:sz w:val="24"/>
                <w:szCs w:val="18"/>
              </w:rPr>
              <w:t>F</w:t>
            </w:r>
            <w:r w:rsidR="001B74FC" w:rsidRPr="00C5680F">
              <w:rPr>
                <w:rFonts w:ascii="Times New Roman" w:hAnsi="Times New Roman" w:cs="Times New Roman"/>
                <w:noProof/>
                <w:sz w:val="24"/>
                <w:szCs w:val="18"/>
              </w:rPr>
              <w:t>irst</w:t>
            </w:r>
            <w:r w:rsidR="001B74FC" w:rsidRPr="00792652">
              <w:rPr>
                <w:rFonts w:ascii="Times New Roman" w:hAnsi="Times New Roman" w:cs="Times New Roman"/>
                <w:sz w:val="24"/>
                <w:szCs w:val="18"/>
              </w:rPr>
              <w:t xml:space="preserve"> derivative </w:t>
            </w:r>
            <w:r w:rsidR="001B74FC">
              <w:rPr>
                <w:rFonts w:ascii="Times New Roman" w:hAnsi="Times New Roman" w:cs="Times New Roman"/>
                <w:sz w:val="24"/>
                <w:szCs w:val="18"/>
              </w:rPr>
              <w:t>(</w:t>
            </w:r>
            <w:r w:rsidR="001B74FC" w:rsidRPr="00F573D4">
              <w:rPr>
                <w:rFonts w:ascii="Times New Roman" w:hAnsi="Times New Roman" w:cs="Times New Roman" w:hint="eastAsia"/>
                <w:sz w:val="24"/>
                <w:szCs w:val="24"/>
              </w:rPr>
              <w:t>FIR</w:t>
            </w:r>
            <w:r w:rsidR="001B74FC">
              <w:rPr>
                <w:rFonts w:ascii="Times New Roman" w:hAnsi="Times New Roman" w:cs="Times New Roman"/>
                <w:sz w:val="24"/>
                <w:szCs w:val="24"/>
              </w:rPr>
              <w:t>)</w:t>
            </w:r>
          </w:p>
        </w:tc>
        <w:tc>
          <w:tcPr>
            <w:tcW w:w="8733" w:type="dxa"/>
          </w:tcPr>
          <w:p w14:paraId="3B9F3A14" w14:textId="01D9AB68" w:rsidR="001B74FC" w:rsidRPr="000D34B1" w:rsidRDefault="001B74FC" w:rsidP="000E4C6E">
            <w:pPr>
              <w:rPr>
                <w:rFonts w:ascii="Times New Roman" w:hAnsi="Times New Roman" w:cs="Times New Roman"/>
                <w:sz w:val="22"/>
              </w:rPr>
            </w:pPr>
            <w:r w:rsidRPr="000D34B1">
              <w:rPr>
                <w:rFonts w:ascii="Times New Roman" w:hAnsi="Times New Roman" w:cs="Times New Roman"/>
                <w:sz w:val="22"/>
              </w:rPr>
              <w:t>1. Temporal/vertical moving average</w:t>
            </w:r>
          </w:p>
          <w:p w14:paraId="18AB4C4B" w14:textId="7E5A119D" w:rsidR="001B74FC" w:rsidRPr="000D34B1" w:rsidRDefault="001B74FC">
            <w:pPr>
              <w:widowControl/>
              <w:wordWrap/>
              <w:autoSpaceDE/>
              <w:autoSpaceDN/>
              <w:rPr>
                <w:rFonts w:ascii="Times New Roman" w:hAnsi="Times New Roman" w:cs="Times New Roman"/>
                <w:sz w:val="22"/>
                <w:szCs w:val="24"/>
              </w:rPr>
            </w:pPr>
            <w:r w:rsidRPr="000D34B1">
              <w:rPr>
                <w:rFonts w:ascii="Times New Roman" w:hAnsi="Times New Roman" w:cs="Times New Roman"/>
                <w:sz w:val="22"/>
              </w:rPr>
              <w:t xml:space="preserve">2.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r>
                <w:rPr>
                  <w:rFonts w:ascii="Cambria Math" w:hAnsi="Cambria Math" w:cs="Times New Roman"/>
                  <w:sz w:val="22"/>
                </w:rPr>
                <m:t>=z</m:t>
              </m:r>
            </m:oMath>
            <w:r>
              <w:rPr>
                <w:rFonts w:ascii="Times New Roman" w:hAnsi="Times New Roman" w:cs="Times New Roman" w:hint="eastAsia"/>
                <w:sz w:val="22"/>
              </w:rPr>
              <w:t xml:space="preserve"> where </w:t>
            </w:r>
            <m:oMath>
              <m:f>
                <m:fPr>
                  <m:ctrlPr>
                    <w:rPr>
                      <w:rFonts w:ascii="Cambria Math" w:hAnsi="Cambria Math" w:cs="Times New Roman"/>
                      <w:i/>
                      <w:sz w:val="22"/>
                    </w:rPr>
                  </m:ctrlPr>
                </m:fPr>
                <m:num>
                  <m:r>
                    <w:rPr>
                      <w:rFonts w:ascii="Cambria Math" w:hAnsi="Cambria Math" w:cs="Times New Roman"/>
                      <w:sz w:val="22"/>
                    </w:rPr>
                    <m:t>∂B</m:t>
                  </m:r>
                </m:num>
                <m:den>
                  <m:r>
                    <w:rPr>
                      <w:rFonts w:ascii="Cambria Math" w:hAnsi="Cambria Math" w:cs="Times New Roman"/>
                      <w:sz w:val="22"/>
                    </w:rPr>
                    <m:t>∂z</m:t>
                  </m:r>
                </m:den>
              </m:f>
            </m:oMath>
            <w:r>
              <w:rPr>
                <w:rFonts w:ascii="Times New Roman" w:hAnsi="Times New Roman" w:cs="Times New Roman" w:hint="eastAsia"/>
                <w:sz w:val="22"/>
              </w:rPr>
              <w:t xml:space="preserve"> is the minimum</w:t>
            </w:r>
          </w:p>
        </w:tc>
        <w:tc>
          <w:tcPr>
            <w:tcW w:w="1537" w:type="dxa"/>
            <w:vAlign w:val="center"/>
          </w:tcPr>
          <w:p w14:paraId="7E9A9ABB" w14:textId="2D728E83" w:rsidR="001B74FC" w:rsidRPr="00F573D4" w:rsidRDefault="00772A9E" w:rsidP="00BB5712">
            <w:pPr>
              <w:widowControl/>
              <w:wordWrap/>
              <w:autoSpaceDE/>
              <w:autoSpaceDN/>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1B74FC" w:rsidRPr="00BC05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1B74FC" w:rsidRPr="00BC0504">
              <w:rPr>
                <w:rFonts w:ascii="Times New Roman" w:hAnsi="Times New Roman" w:cs="Times New Roman"/>
                <w:sz w:val="24"/>
                <w:szCs w:val="24"/>
              </w:rPr>
              <w:t xml:space="preserve">, and </w:t>
            </w:r>
            <m:oMath>
              <m:r>
                <w:rPr>
                  <w:rFonts w:ascii="Cambria Math" w:hAnsi="Cambria Math" w:cs="Times New Roman"/>
                  <w:sz w:val="24"/>
                  <w:szCs w:val="24"/>
                </w:rPr>
                <m:t>∆z</m:t>
              </m:r>
            </m:oMath>
          </w:p>
        </w:tc>
      </w:tr>
      <w:tr w:rsidR="001B74FC" w14:paraId="168547FC" w14:textId="77777777" w:rsidTr="001B1F23">
        <w:trPr>
          <w:trHeight w:val="299"/>
          <w:jc w:val="center"/>
        </w:trPr>
        <w:tc>
          <w:tcPr>
            <w:tcW w:w="1523" w:type="dxa"/>
            <w:vAlign w:val="center"/>
          </w:tcPr>
          <w:p w14:paraId="6744A916" w14:textId="675726D8" w:rsidR="001B74FC" w:rsidRDefault="008543FA" w:rsidP="00317346">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18"/>
              </w:rPr>
              <w:t>S</w:t>
            </w:r>
            <w:r w:rsidR="001B74FC" w:rsidRPr="00792652">
              <w:rPr>
                <w:rFonts w:ascii="Times New Roman" w:hAnsi="Times New Roman" w:cs="Times New Roman"/>
                <w:sz w:val="24"/>
                <w:szCs w:val="18"/>
              </w:rPr>
              <w:t>econd derivative</w:t>
            </w:r>
          </w:p>
          <w:p w14:paraId="7F87F8C1" w14:textId="6DD50277" w:rsidR="001B74FC" w:rsidRPr="00F573D4" w:rsidRDefault="001B74FC" w:rsidP="00317346">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24"/>
              </w:rPr>
              <w:t>(</w:t>
            </w:r>
            <w:r w:rsidRPr="00F573D4">
              <w:rPr>
                <w:rFonts w:ascii="Times New Roman" w:hAnsi="Times New Roman" w:cs="Times New Roman" w:hint="eastAsia"/>
                <w:sz w:val="24"/>
                <w:szCs w:val="24"/>
              </w:rPr>
              <w:t>SEC</w:t>
            </w:r>
            <w:r>
              <w:rPr>
                <w:rFonts w:ascii="Times New Roman" w:hAnsi="Times New Roman" w:cs="Times New Roman"/>
                <w:sz w:val="24"/>
                <w:szCs w:val="24"/>
              </w:rPr>
              <w:t>)</w:t>
            </w:r>
          </w:p>
        </w:tc>
        <w:tc>
          <w:tcPr>
            <w:tcW w:w="8733" w:type="dxa"/>
          </w:tcPr>
          <w:p w14:paraId="7D24D106" w14:textId="638D3B52" w:rsidR="001B74FC" w:rsidRPr="000D34B1" w:rsidRDefault="001B74FC" w:rsidP="000E4C6E">
            <w:pPr>
              <w:rPr>
                <w:rFonts w:ascii="Times New Roman" w:hAnsi="Times New Roman" w:cs="Times New Roman"/>
                <w:sz w:val="22"/>
              </w:rPr>
            </w:pPr>
            <w:r w:rsidRPr="000D34B1">
              <w:rPr>
                <w:rFonts w:ascii="Times New Roman" w:hAnsi="Times New Roman" w:cs="Times New Roman"/>
                <w:sz w:val="22"/>
              </w:rPr>
              <w:t>1. Temporal/vertical moving average</w:t>
            </w:r>
          </w:p>
          <w:p w14:paraId="1E5EF901" w14:textId="1744B299" w:rsidR="001B74FC" w:rsidRPr="000D34B1" w:rsidRDefault="001B74FC">
            <w:pPr>
              <w:rPr>
                <w:rFonts w:ascii="Times New Roman" w:hAnsi="Times New Roman" w:cs="Times New Roman"/>
                <w:sz w:val="22"/>
              </w:rPr>
            </w:pPr>
            <w:r w:rsidRPr="000D34B1">
              <w:rPr>
                <w:rFonts w:ascii="Times New Roman" w:hAnsi="Times New Roman" w:cs="Times New Roman"/>
                <w:sz w:val="22"/>
              </w:rPr>
              <w:t xml:space="preserve">2.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r>
                <w:rPr>
                  <w:rFonts w:ascii="Cambria Math" w:hAnsi="Cambria Math" w:cs="Times New Roman"/>
                  <w:sz w:val="22"/>
                </w:rPr>
                <m:t>=z</m:t>
              </m:r>
            </m:oMath>
            <w:r>
              <w:rPr>
                <w:rFonts w:ascii="Times New Roman" w:hAnsi="Times New Roman" w:cs="Times New Roman" w:hint="eastAsia"/>
                <w:sz w:val="22"/>
              </w:rPr>
              <w:t xml:space="preserve"> where </w:t>
            </w:r>
            <m:oMath>
              <m:f>
                <m:fPr>
                  <m:ctrlPr>
                    <w:rPr>
                      <w:rFonts w:ascii="Cambria Math" w:hAnsi="Cambria Math" w:cs="Times New Roman"/>
                      <w:i/>
                      <w:sz w:val="22"/>
                    </w:rPr>
                  </m:ctrlPr>
                </m:fPr>
                <m:num>
                  <m:sSup>
                    <m:sSupPr>
                      <m:ctrlPr>
                        <w:rPr>
                          <w:rFonts w:ascii="Cambria Math" w:hAnsi="Cambria Math" w:cs="Times New Roman"/>
                          <w:i/>
                          <w:sz w:val="22"/>
                        </w:rPr>
                      </m:ctrlPr>
                    </m:sSupPr>
                    <m:e>
                      <m:r>
                        <w:rPr>
                          <w:rFonts w:ascii="Cambria Math" w:hAnsi="Cambria Math" w:cs="Times New Roman"/>
                          <w:sz w:val="22"/>
                        </w:rPr>
                        <m:t>∂</m:t>
                      </m:r>
                    </m:e>
                    <m:sup>
                      <m:r>
                        <w:rPr>
                          <w:rFonts w:ascii="Cambria Math" w:hAnsi="Cambria Math" w:cs="Times New Roman"/>
                          <w:sz w:val="22"/>
                        </w:rPr>
                        <m:t>2</m:t>
                      </m:r>
                    </m:sup>
                  </m:sSup>
                  <m:r>
                    <w:rPr>
                      <w:rFonts w:ascii="Cambria Math" w:hAnsi="Cambria Math" w:cs="Times New Roman"/>
                      <w:sz w:val="22"/>
                    </w:rPr>
                    <m:t>B</m:t>
                  </m:r>
                </m:num>
                <m:den>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2</m:t>
                      </m:r>
                    </m:sup>
                  </m:sSup>
                </m:den>
              </m:f>
            </m:oMath>
            <w:r>
              <w:rPr>
                <w:rFonts w:ascii="Times New Roman" w:hAnsi="Times New Roman" w:cs="Times New Roman" w:hint="eastAsia"/>
                <w:sz w:val="22"/>
              </w:rPr>
              <w:t xml:space="preserve"> is the minimum</w:t>
            </w:r>
          </w:p>
        </w:tc>
        <w:tc>
          <w:tcPr>
            <w:tcW w:w="1537" w:type="dxa"/>
            <w:vAlign w:val="center"/>
          </w:tcPr>
          <w:p w14:paraId="3C835CA0" w14:textId="3C0FDF5B" w:rsidR="001B74FC" w:rsidRPr="00F573D4" w:rsidRDefault="00772A9E" w:rsidP="00BB5712">
            <w:pPr>
              <w:widowControl/>
              <w:wordWrap/>
              <w:autoSpaceDE/>
              <w:autoSpaceDN/>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1B74FC" w:rsidRPr="00BC05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1B74FC" w:rsidRPr="00BC0504">
              <w:rPr>
                <w:rFonts w:ascii="Times New Roman" w:hAnsi="Times New Roman" w:cs="Times New Roman"/>
                <w:sz w:val="24"/>
                <w:szCs w:val="24"/>
              </w:rPr>
              <w:t xml:space="preserve">, and </w:t>
            </w:r>
            <m:oMath>
              <m:r>
                <w:rPr>
                  <w:rFonts w:ascii="Cambria Math" w:hAnsi="Cambria Math" w:cs="Times New Roman"/>
                  <w:sz w:val="24"/>
                  <w:szCs w:val="24"/>
                </w:rPr>
                <m:t>∆z</m:t>
              </m:r>
            </m:oMath>
          </w:p>
        </w:tc>
      </w:tr>
      <w:tr w:rsidR="001B74FC" w14:paraId="0773ECD6" w14:textId="77777777" w:rsidTr="001B1F23">
        <w:trPr>
          <w:trHeight w:val="196"/>
          <w:jc w:val="center"/>
        </w:trPr>
        <w:tc>
          <w:tcPr>
            <w:tcW w:w="1523" w:type="dxa"/>
            <w:vAlign w:val="center"/>
          </w:tcPr>
          <w:p w14:paraId="12274A91" w14:textId="157A1B84" w:rsidR="001B74FC" w:rsidRPr="00F573D4" w:rsidRDefault="008543FA" w:rsidP="009464AB">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18"/>
              </w:rPr>
              <w:t>L</w:t>
            </w:r>
            <w:r w:rsidR="001B74FC" w:rsidRPr="00792652">
              <w:rPr>
                <w:rFonts w:ascii="Times New Roman" w:hAnsi="Times New Roman" w:cs="Times New Roman"/>
                <w:sz w:val="24"/>
                <w:szCs w:val="18"/>
              </w:rPr>
              <w:t xml:space="preserve">ogarithmic derivative </w:t>
            </w:r>
            <w:r w:rsidR="001B74FC">
              <w:rPr>
                <w:rFonts w:ascii="Times New Roman" w:hAnsi="Times New Roman" w:cs="Times New Roman"/>
                <w:sz w:val="24"/>
                <w:szCs w:val="18"/>
              </w:rPr>
              <w:t>(</w:t>
            </w:r>
            <w:r w:rsidR="001B74FC" w:rsidRPr="00F573D4">
              <w:rPr>
                <w:rFonts w:ascii="Times New Roman" w:hAnsi="Times New Roman" w:cs="Times New Roman" w:hint="eastAsia"/>
                <w:sz w:val="24"/>
                <w:szCs w:val="24"/>
              </w:rPr>
              <w:t>LOG</w:t>
            </w:r>
            <w:r w:rsidR="001B74FC">
              <w:rPr>
                <w:rFonts w:ascii="Times New Roman" w:hAnsi="Times New Roman" w:cs="Times New Roman"/>
                <w:sz w:val="24"/>
                <w:szCs w:val="24"/>
              </w:rPr>
              <w:t>)</w:t>
            </w:r>
          </w:p>
        </w:tc>
        <w:tc>
          <w:tcPr>
            <w:tcW w:w="8733" w:type="dxa"/>
          </w:tcPr>
          <w:p w14:paraId="551E44D1" w14:textId="25ADF0D6" w:rsidR="001B74FC" w:rsidRPr="000D34B1" w:rsidRDefault="001B74FC" w:rsidP="000E4C6E">
            <w:pPr>
              <w:rPr>
                <w:rFonts w:ascii="Times New Roman" w:hAnsi="Times New Roman" w:cs="Times New Roman"/>
                <w:sz w:val="22"/>
              </w:rPr>
            </w:pPr>
            <w:r w:rsidRPr="000D34B1">
              <w:rPr>
                <w:rFonts w:ascii="Times New Roman" w:hAnsi="Times New Roman" w:cs="Times New Roman"/>
                <w:sz w:val="22"/>
              </w:rPr>
              <w:t>1. Temporal/vertical moving average</w:t>
            </w:r>
          </w:p>
          <w:p w14:paraId="0864631D" w14:textId="41846163" w:rsidR="001B74FC" w:rsidRPr="000D34B1" w:rsidRDefault="001B74FC">
            <w:pPr>
              <w:widowControl/>
              <w:wordWrap/>
              <w:autoSpaceDE/>
              <w:autoSpaceDN/>
              <w:rPr>
                <w:rFonts w:ascii="Times New Roman" w:hAnsi="Times New Roman" w:cs="Times New Roman"/>
                <w:sz w:val="22"/>
                <w:szCs w:val="24"/>
              </w:rPr>
            </w:pPr>
            <w:r w:rsidRPr="000D34B1">
              <w:rPr>
                <w:rFonts w:ascii="Times New Roman" w:hAnsi="Times New Roman" w:cs="Times New Roman"/>
                <w:sz w:val="22"/>
              </w:rPr>
              <w:t xml:space="preserve">2.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r>
                <w:rPr>
                  <w:rFonts w:ascii="Cambria Math" w:hAnsi="Cambria Math" w:cs="Times New Roman"/>
                  <w:sz w:val="22"/>
                </w:rPr>
                <m:t>=z</m:t>
              </m:r>
            </m:oMath>
            <w:r>
              <w:rPr>
                <w:rFonts w:ascii="Times New Roman" w:hAnsi="Times New Roman" w:cs="Times New Roman" w:hint="eastAsia"/>
                <w:sz w:val="22"/>
              </w:rPr>
              <w:t xml:space="preserve"> where </w:t>
            </w:r>
            <m:oMath>
              <m:f>
                <m:fPr>
                  <m:ctrlPr>
                    <w:rPr>
                      <w:rFonts w:ascii="Cambria Math" w:hAnsi="Cambria Math" w:cs="Times New Roman"/>
                      <w:i/>
                      <w:sz w:val="22"/>
                    </w:rPr>
                  </m:ctrlPr>
                </m:fPr>
                <m:num>
                  <m:r>
                    <w:rPr>
                      <w:rFonts w:ascii="Cambria Math" w:hAnsi="Cambria Math" w:cs="Times New Roman"/>
                      <w:sz w:val="22"/>
                    </w:rPr>
                    <m:t>∂lnB</m:t>
                  </m:r>
                </m:num>
                <m:den>
                  <m:r>
                    <w:rPr>
                      <w:rFonts w:ascii="Cambria Math" w:hAnsi="Cambria Math" w:cs="Times New Roman"/>
                      <w:sz w:val="22"/>
                    </w:rPr>
                    <m:t>∂z</m:t>
                  </m:r>
                </m:den>
              </m:f>
            </m:oMath>
            <w:r>
              <w:rPr>
                <w:rFonts w:ascii="Times New Roman" w:hAnsi="Times New Roman" w:cs="Times New Roman" w:hint="eastAsia"/>
                <w:sz w:val="22"/>
              </w:rPr>
              <w:t xml:space="preserve"> is the minimum</w:t>
            </w:r>
          </w:p>
        </w:tc>
        <w:tc>
          <w:tcPr>
            <w:tcW w:w="1537" w:type="dxa"/>
            <w:vAlign w:val="center"/>
          </w:tcPr>
          <w:p w14:paraId="0E3AF920" w14:textId="68F65D0E" w:rsidR="001B74FC" w:rsidRPr="00F573D4" w:rsidRDefault="00772A9E" w:rsidP="00BB5712">
            <w:pPr>
              <w:widowControl/>
              <w:wordWrap/>
              <w:autoSpaceDE/>
              <w:autoSpaceDN/>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1B74FC" w:rsidRPr="00BC05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1B74FC" w:rsidRPr="00BC0504">
              <w:rPr>
                <w:rFonts w:ascii="Times New Roman" w:hAnsi="Times New Roman" w:cs="Times New Roman"/>
                <w:sz w:val="24"/>
                <w:szCs w:val="24"/>
              </w:rPr>
              <w:t xml:space="preserve">, and </w:t>
            </w:r>
            <m:oMath>
              <m:r>
                <w:rPr>
                  <w:rFonts w:ascii="Cambria Math" w:hAnsi="Cambria Math" w:cs="Times New Roman"/>
                  <w:sz w:val="24"/>
                  <w:szCs w:val="24"/>
                </w:rPr>
                <m:t>∆z</m:t>
              </m:r>
            </m:oMath>
          </w:p>
        </w:tc>
      </w:tr>
      <w:tr w:rsidR="001B74FC" w14:paraId="5A837321" w14:textId="77777777" w:rsidTr="001B1F23">
        <w:trPr>
          <w:trHeight w:val="390"/>
          <w:jc w:val="center"/>
        </w:trPr>
        <w:tc>
          <w:tcPr>
            <w:tcW w:w="1523" w:type="dxa"/>
            <w:vAlign w:val="center"/>
          </w:tcPr>
          <w:p w14:paraId="1753B05F" w14:textId="72CBAF2B" w:rsidR="001B74FC" w:rsidRDefault="001B74FC" w:rsidP="009464AB">
            <w:pPr>
              <w:widowControl/>
              <w:wordWrap/>
              <w:autoSpaceDE/>
              <w:autoSpaceDN/>
              <w:jc w:val="center"/>
              <w:rPr>
                <w:rFonts w:ascii="Times New Roman" w:hAnsi="Times New Roman" w:cs="Times New Roman"/>
                <w:sz w:val="24"/>
                <w:szCs w:val="18"/>
              </w:rPr>
            </w:pPr>
            <w:r w:rsidRPr="00792652">
              <w:rPr>
                <w:rFonts w:ascii="Times New Roman" w:hAnsi="Times New Roman" w:cs="Times New Roman"/>
                <w:sz w:val="24"/>
                <w:szCs w:val="18"/>
              </w:rPr>
              <w:t xml:space="preserve">Emeis et al. </w:t>
            </w:r>
            <w:r w:rsidR="007F1EE3">
              <w:rPr>
                <w:rFonts w:ascii="Times New Roman" w:hAnsi="Times New Roman" w:cs="Times New Roman"/>
                <w:sz w:val="24"/>
                <w:szCs w:val="18"/>
              </w:rPr>
              <w:t>(</w:t>
            </w:r>
            <w:r w:rsidRPr="00792652">
              <w:rPr>
                <w:rFonts w:ascii="Times New Roman" w:hAnsi="Times New Roman" w:cs="Times New Roman"/>
                <w:sz w:val="24"/>
                <w:szCs w:val="18"/>
              </w:rPr>
              <w:t>200</w:t>
            </w:r>
            <w:r w:rsidR="0033055D">
              <w:rPr>
                <w:rFonts w:ascii="Times New Roman" w:hAnsi="Times New Roman" w:cs="Times New Roman"/>
                <w:sz w:val="24"/>
                <w:szCs w:val="18"/>
              </w:rPr>
              <w:t>7</w:t>
            </w:r>
            <w:r w:rsidR="007F1EE3">
              <w:rPr>
                <w:rFonts w:ascii="Times New Roman" w:hAnsi="Times New Roman" w:cs="Times New Roman"/>
                <w:sz w:val="24"/>
                <w:szCs w:val="18"/>
              </w:rPr>
              <w:t>)</w:t>
            </w:r>
          </w:p>
          <w:p w14:paraId="055187AA" w14:textId="60ABC4C7" w:rsidR="001B74FC" w:rsidRPr="00F573D4" w:rsidRDefault="001B74FC" w:rsidP="009464AB">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18"/>
              </w:rPr>
              <w:t>(</w:t>
            </w:r>
            <w:r w:rsidR="0033055D">
              <w:rPr>
                <w:rFonts w:ascii="Times New Roman" w:hAnsi="Times New Roman" w:cs="Times New Roman"/>
                <w:sz w:val="24"/>
                <w:szCs w:val="24"/>
              </w:rPr>
              <w:t>E07</w:t>
            </w:r>
            <w:r>
              <w:rPr>
                <w:rFonts w:ascii="Times New Roman" w:hAnsi="Times New Roman" w:cs="Times New Roman"/>
                <w:sz w:val="24"/>
                <w:szCs w:val="24"/>
              </w:rPr>
              <w:t>)</w:t>
            </w:r>
          </w:p>
        </w:tc>
        <w:tc>
          <w:tcPr>
            <w:tcW w:w="8733" w:type="dxa"/>
          </w:tcPr>
          <w:p w14:paraId="62C15A1E" w14:textId="351AD4AC" w:rsidR="001B74FC" w:rsidRPr="000D34B1" w:rsidRDefault="001B74FC" w:rsidP="000E4C6E">
            <w:pPr>
              <w:rPr>
                <w:rFonts w:ascii="Times New Roman" w:hAnsi="Times New Roman" w:cs="Times New Roman"/>
                <w:sz w:val="22"/>
              </w:rPr>
            </w:pPr>
            <w:r w:rsidRPr="000D34B1">
              <w:rPr>
                <w:rFonts w:ascii="Times New Roman" w:hAnsi="Times New Roman" w:cs="Times New Roman"/>
                <w:sz w:val="22"/>
              </w:rPr>
              <w:t>1. Temporal/vertical moving average</w:t>
            </w:r>
          </w:p>
          <w:p w14:paraId="23CE47E5" w14:textId="1B45D212" w:rsidR="001B74FC" w:rsidRPr="000D34B1" w:rsidRDefault="001B74FC">
            <w:pPr>
              <w:widowControl/>
              <w:wordWrap/>
              <w:autoSpaceDE/>
              <w:autoSpaceDN/>
              <w:rPr>
                <w:rFonts w:ascii="Times New Roman" w:hAnsi="Times New Roman" w:cs="Times New Roman"/>
                <w:sz w:val="22"/>
                <w:szCs w:val="24"/>
              </w:rPr>
            </w:pPr>
            <w:r w:rsidRPr="000D34B1">
              <w:rPr>
                <w:rFonts w:ascii="Times New Roman" w:hAnsi="Times New Roman" w:cs="Times New Roman"/>
                <w:sz w:val="22"/>
              </w:rPr>
              <w:t xml:space="preserve">2.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r>
                <w:rPr>
                  <w:rFonts w:ascii="Cambria Math" w:hAnsi="Cambria Math" w:cs="Times New Roman"/>
                  <w:sz w:val="22"/>
                </w:rPr>
                <m:t>=</m:t>
              </m:r>
            </m:oMath>
            <w:r w:rsidRPr="000D34B1">
              <w:rPr>
                <w:rFonts w:ascii="Times New Roman" w:hAnsi="Times New Roman" w:cs="Times New Roman"/>
                <w:sz w:val="22"/>
              </w:rPr>
              <w:t xml:space="preserve"> </w:t>
            </w:r>
            <w:r w:rsidRPr="000D34B1">
              <w:rPr>
                <w:rFonts w:ascii="Times New Roman" w:hAnsi="Times New Roman" w:cs="Times New Roman" w:hint="eastAsia"/>
                <w:sz w:val="22"/>
              </w:rPr>
              <w:t>the lowes</w:t>
            </w:r>
            <w:r w:rsidRPr="000D34B1">
              <w:rPr>
                <w:rFonts w:ascii="Times New Roman" w:hAnsi="Times New Roman" w:cs="Times New Roman"/>
                <w:sz w:val="22"/>
              </w:rPr>
              <w:t xml:space="preserve">t z where </w:t>
            </w:r>
            <m:oMath>
              <m:f>
                <m:fPr>
                  <m:ctrlPr>
                    <w:rPr>
                      <w:rFonts w:ascii="Cambria Math" w:hAnsi="Cambria Math" w:cs="Times New Roman"/>
                      <w:i/>
                      <w:sz w:val="22"/>
                    </w:rPr>
                  </m:ctrlPr>
                </m:fPr>
                <m:num>
                  <m:sSup>
                    <m:sSupPr>
                      <m:ctrlPr>
                        <w:rPr>
                          <w:rFonts w:ascii="Cambria Math" w:hAnsi="Cambria Math" w:cs="Times New Roman"/>
                          <w:i/>
                          <w:sz w:val="22"/>
                        </w:rPr>
                      </m:ctrlPr>
                    </m:sSupPr>
                    <m:e>
                      <m:r>
                        <w:rPr>
                          <w:rFonts w:ascii="Cambria Math" w:hAnsi="Cambria Math" w:cs="Times New Roman"/>
                          <w:sz w:val="22"/>
                        </w:rPr>
                        <m:t>∂</m:t>
                      </m:r>
                    </m:e>
                    <m:sup>
                      <m:r>
                        <w:rPr>
                          <w:rFonts w:ascii="Cambria Math" w:hAnsi="Cambria Math" w:cs="Times New Roman"/>
                          <w:sz w:val="22"/>
                        </w:rPr>
                        <m:t>2</m:t>
                      </m:r>
                    </m:sup>
                  </m:sSup>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z-1</m:t>
                      </m:r>
                    </m:e>
                  </m:d>
                </m:num>
                <m:den>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2</m:t>
                      </m:r>
                    </m:sup>
                  </m:sSup>
                </m:den>
              </m:f>
              <m:r>
                <w:rPr>
                  <w:rFonts w:ascii="Cambria Math" w:hAnsi="Cambria Math" w:cs="Times New Roman"/>
                  <w:sz w:val="22"/>
                </w:rPr>
                <m:t>≤0</m:t>
              </m:r>
              <m:r>
                <m:rPr>
                  <m:sty m:val="p"/>
                </m:rPr>
                <w:rPr>
                  <w:rFonts w:ascii="Cambria Math" w:hAnsi="Cambria Math" w:cs="Times New Roman"/>
                  <w:sz w:val="22"/>
                </w:rPr>
                <m:t>,</m:t>
              </m:r>
              <m:r>
                <w:rPr>
                  <w:rFonts w:ascii="Cambria Math" w:hAnsi="Cambria Math" w:cs="Times New Roman"/>
                  <w:sz w:val="22"/>
                </w:rPr>
                <m:t xml:space="preserve"> </m:t>
              </m:r>
              <m:f>
                <m:fPr>
                  <m:ctrlPr>
                    <w:rPr>
                      <w:rFonts w:ascii="Cambria Math" w:hAnsi="Cambria Math" w:cs="Times New Roman"/>
                      <w:i/>
                      <w:sz w:val="22"/>
                    </w:rPr>
                  </m:ctrlPr>
                </m:fPr>
                <m:num>
                  <m:sSup>
                    <m:sSupPr>
                      <m:ctrlPr>
                        <w:rPr>
                          <w:rFonts w:ascii="Cambria Math" w:hAnsi="Cambria Math" w:cs="Times New Roman"/>
                          <w:i/>
                          <w:sz w:val="22"/>
                        </w:rPr>
                      </m:ctrlPr>
                    </m:sSupPr>
                    <m:e>
                      <m:r>
                        <w:rPr>
                          <w:rFonts w:ascii="Cambria Math" w:hAnsi="Cambria Math" w:cs="Times New Roman"/>
                          <w:sz w:val="22"/>
                        </w:rPr>
                        <m:t>∂</m:t>
                      </m:r>
                    </m:e>
                    <m:sup>
                      <m:r>
                        <w:rPr>
                          <w:rFonts w:ascii="Cambria Math" w:hAnsi="Cambria Math" w:cs="Times New Roman"/>
                          <w:sz w:val="22"/>
                        </w:rPr>
                        <m:t>2</m:t>
                      </m:r>
                    </m:sup>
                  </m:sSup>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z</m:t>
                      </m:r>
                    </m:e>
                  </m:d>
                </m:num>
                <m:den>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2</m:t>
                      </m:r>
                    </m:sup>
                  </m:sSup>
                </m:den>
              </m:f>
              <m:r>
                <w:rPr>
                  <w:rFonts w:ascii="Cambria Math" w:hAnsi="Cambria Math" w:cs="Times New Roman"/>
                  <w:sz w:val="22"/>
                </w:rPr>
                <m:t>&gt;0,  B</m:t>
              </m:r>
              <m:d>
                <m:dPr>
                  <m:ctrlPr>
                    <w:rPr>
                      <w:rFonts w:ascii="Cambria Math" w:hAnsi="Cambria Math" w:cs="Times New Roman"/>
                      <w:i/>
                      <w:sz w:val="22"/>
                    </w:rPr>
                  </m:ctrlPr>
                </m:dPr>
                <m:e>
                  <m:r>
                    <w:rPr>
                      <w:rFonts w:ascii="Cambria Math" w:hAnsi="Cambria Math" w:cs="Times New Roman"/>
                      <w:sz w:val="22"/>
                    </w:rPr>
                    <m:t>z-</m:t>
                  </m:r>
                  <m:f>
                    <m:fPr>
                      <m:ctrlPr>
                        <w:rPr>
                          <w:rFonts w:ascii="Cambria Math" w:hAnsi="Cambria Math" w:cs="Times New Roman"/>
                          <w:i/>
                          <w:sz w:val="22"/>
                        </w:rPr>
                      </m:ctrlPr>
                    </m:fPr>
                    <m:num>
                      <m:r>
                        <w:rPr>
                          <w:rFonts w:ascii="Cambria Math" w:hAnsi="Cambria Math" w:cs="Times New Roman"/>
                          <w:sz w:val="22"/>
                        </w:rPr>
                        <m:t>∆z</m:t>
                      </m:r>
                    </m:num>
                    <m:den>
                      <m:r>
                        <w:rPr>
                          <w:rFonts w:ascii="Cambria Math" w:hAnsi="Cambria Math" w:cs="Times New Roman"/>
                          <w:sz w:val="22"/>
                        </w:rPr>
                        <m:t>2</m:t>
                      </m:r>
                    </m:den>
                  </m:f>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min</m:t>
                  </m:r>
                </m:sub>
              </m:sSub>
              <m:r>
                <w:rPr>
                  <w:rFonts w:ascii="Cambria Math" w:hAnsi="Cambria Math" w:cs="Times New Roman"/>
                  <w:sz w:val="22"/>
                </w:rPr>
                <m:t>,</m:t>
              </m:r>
              <m:r>
                <m:rPr>
                  <m:sty m:val="p"/>
                </m:rPr>
                <w:rPr>
                  <w:rFonts w:ascii="Cambria Math" w:hAnsi="Cambria Math" w:cs="Times New Roman"/>
                  <w:sz w:val="22"/>
                </w:rPr>
                <m:t xml:space="preserve"> </m:t>
              </m:r>
              <m:r>
                <w:rPr>
                  <w:rFonts w:ascii="Cambria Math" w:hAnsi="Cambria Math" w:cs="Times New Roman"/>
                  <w:sz w:val="22"/>
                </w:rPr>
                <m:t xml:space="preserve">and </m:t>
              </m:r>
              <m:f>
                <m:fPr>
                  <m:ctrlPr>
                    <w:rPr>
                      <w:rFonts w:ascii="Cambria Math" w:hAnsi="Cambria Math" w:cs="Times New Roman"/>
                      <w:i/>
                      <w:sz w:val="22"/>
                    </w:rPr>
                  </m:ctrlPr>
                </m:fPr>
                <m:num>
                  <m:r>
                    <w:rPr>
                      <w:rFonts w:ascii="Cambria Math" w:hAnsi="Cambria Math" w:cs="Times New Roman"/>
                      <w:sz w:val="22"/>
                    </w:rPr>
                    <m:t>∂B</m:t>
                  </m:r>
                </m:num>
                <m:den>
                  <m:r>
                    <w:rPr>
                      <w:rFonts w:ascii="Cambria Math" w:hAnsi="Cambria Math" w:cs="Times New Roman"/>
                      <w:sz w:val="22"/>
                    </w:rPr>
                    <m:t>∂z</m:t>
                  </m:r>
                </m:den>
              </m:f>
              <m:r>
                <w:rPr>
                  <w:rFonts w:ascii="Cambria Math" w:hAnsi="Cambria Math" w:cs="Times New Roman"/>
                  <w:sz w:val="22"/>
                </w:rPr>
                <m:t>≤</m:t>
              </m:r>
              <m:sSub>
                <m:sSubPr>
                  <m:ctrlPr>
                    <w:rPr>
                      <w:rFonts w:ascii="Cambria Math" w:hAnsi="Cambria Math" w:cs="Times New Roman"/>
                      <w:i/>
                      <w:sz w:val="22"/>
                    </w:rPr>
                  </m:ctrlPr>
                </m:sSubPr>
                <m:e>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∂B</m:t>
                          </m:r>
                        </m:num>
                        <m:den>
                          <m:r>
                            <w:rPr>
                              <w:rFonts w:ascii="Cambria Math" w:hAnsi="Cambria Math" w:cs="Times New Roman"/>
                              <w:sz w:val="22"/>
                            </w:rPr>
                            <m:t>∂z</m:t>
                          </m:r>
                        </m:den>
                      </m:f>
                    </m:e>
                  </m:d>
                </m:e>
                <m:sub>
                  <m:r>
                    <w:rPr>
                      <w:rFonts w:ascii="Cambria Math" w:hAnsi="Cambria Math" w:cs="Times New Roman"/>
                      <w:sz w:val="22"/>
                    </w:rPr>
                    <m:t>max</m:t>
                  </m:r>
                </m:sub>
              </m:sSub>
            </m:oMath>
          </w:p>
        </w:tc>
        <w:tc>
          <w:tcPr>
            <w:tcW w:w="1537" w:type="dxa"/>
            <w:vAlign w:val="center"/>
          </w:tcPr>
          <w:p w14:paraId="3BA8EC71" w14:textId="381C8AB8" w:rsidR="001B74FC" w:rsidRPr="00F573D4" w:rsidRDefault="00772A9E">
            <w:pPr>
              <w:widowControl/>
              <w:wordWrap/>
              <w:autoSpaceDE/>
              <w:autoSpaceDN/>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1B74FC" w:rsidRPr="00BC05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1B74FC" w:rsidRPr="00BC0504">
              <w:rPr>
                <w:rFonts w:ascii="Times New Roman" w:hAnsi="Times New Roman" w:cs="Times New Roman"/>
                <w:sz w:val="24"/>
                <w:szCs w:val="24"/>
              </w:rPr>
              <w:t xml:space="preserve">, </w:t>
            </w:r>
            <m:oMath>
              <m:r>
                <w:rPr>
                  <w:rFonts w:ascii="Cambria Math" w:hAnsi="Cambria Math" w:cs="Times New Roman"/>
                  <w:sz w:val="24"/>
                  <w:szCs w:val="24"/>
                </w:rPr>
                <m:t>∆z</m:t>
              </m:r>
            </m:oMath>
            <w:r w:rsidR="001B74FC">
              <w:rPr>
                <w:rFonts w:ascii="Times New Roman" w:hAnsi="Times New Roman" w:cs="Times New Roman" w:hint="eastAsia"/>
                <w:sz w:val="24"/>
                <w:szCs w:val="24"/>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min</m:t>
                  </m:r>
                </m:sub>
              </m:sSub>
            </m:oMath>
            <w:r w:rsidR="001B74FC" w:rsidRPr="00A01140">
              <w:rPr>
                <w:rFonts w:ascii="Times New Roman" w:hAnsi="Times New Roman" w:cs="Times New Roman"/>
              </w:rPr>
              <w:t>,</w:t>
            </w:r>
            <w:r w:rsidR="001B74FC">
              <w:rPr>
                <w:rFonts w:ascii="Times New Roman" w:hAnsi="Times New Roman" w:cs="Times New Roman"/>
              </w:rPr>
              <w:t xml:space="preserve"> and</w:t>
            </w:r>
            <w:r w:rsidR="001B74FC" w:rsidRPr="00A01140">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rPr>
                      </m:ctrlPr>
                    </m:fPr>
                    <m:num>
                      <m:r>
                        <w:rPr>
                          <w:rFonts w:ascii="Cambria Math" w:hAnsi="Cambria Math" w:cs="Times New Roman"/>
                        </w:rPr>
                        <m:t>∂B</m:t>
                      </m:r>
                    </m:num>
                    <m:den>
                      <m:r>
                        <w:rPr>
                          <w:rFonts w:ascii="Cambria Math" w:hAnsi="Cambria Math" w:cs="Times New Roman"/>
                        </w:rPr>
                        <m:t>∂z</m:t>
                      </m:r>
                    </m:den>
                  </m:f>
                </m:e>
                <m:sub>
                  <m:r>
                    <w:rPr>
                      <w:rFonts w:ascii="Cambria Math" w:hAnsi="Cambria Math" w:cs="Times New Roman"/>
                    </w:rPr>
                    <m:t>max</m:t>
                  </m:r>
                </m:sub>
              </m:sSub>
            </m:oMath>
          </w:p>
        </w:tc>
      </w:tr>
      <w:tr w:rsidR="001B74FC" w14:paraId="3BC42664" w14:textId="77777777" w:rsidTr="001B1F23">
        <w:trPr>
          <w:trHeight w:val="244"/>
          <w:jc w:val="center"/>
        </w:trPr>
        <w:tc>
          <w:tcPr>
            <w:tcW w:w="1523" w:type="dxa"/>
            <w:vAlign w:val="center"/>
          </w:tcPr>
          <w:p w14:paraId="63171664" w14:textId="4595CE03" w:rsidR="001B74FC" w:rsidRDefault="001B74FC" w:rsidP="009464AB">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18"/>
              </w:rPr>
              <w:t>Manufacturer software</w:t>
            </w:r>
          </w:p>
          <w:p w14:paraId="7FE4AF26" w14:textId="788BAE2D" w:rsidR="001B74FC" w:rsidRPr="00F573D4" w:rsidRDefault="001B74FC" w:rsidP="009464AB">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24"/>
              </w:rPr>
              <w:t>(</w:t>
            </w:r>
            <w:r w:rsidRPr="00F573D4">
              <w:rPr>
                <w:rFonts w:ascii="Times New Roman" w:hAnsi="Times New Roman" w:cs="Times New Roman" w:hint="eastAsia"/>
                <w:sz w:val="24"/>
                <w:szCs w:val="24"/>
              </w:rPr>
              <w:t>VAI</w:t>
            </w:r>
            <w:r>
              <w:rPr>
                <w:rFonts w:ascii="Times New Roman" w:hAnsi="Times New Roman" w:cs="Times New Roman"/>
                <w:sz w:val="24"/>
                <w:szCs w:val="24"/>
              </w:rPr>
              <w:t>)</w:t>
            </w:r>
          </w:p>
        </w:tc>
        <w:tc>
          <w:tcPr>
            <w:tcW w:w="8733" w:type="dxa"/>
          </w:tcPr>
          <w:p w14:paraId="20ACC4DD" w14:textId="5FC67DB6" w:rsidR="001B74FC" w:rsidRDefault="001B74FC" w:rsidP="000E4C6E">
            <w:pPr>
              <w:rPr>
                <w:rFonts w:ascii="Times New Roman" w:hAnsi="Times New Roman" w:cs="Times New Roman"/>
                <w:sz w:val="22"/>
              </w:rPr>
            </w:pPr>
            <w:r w:rsidRPr="000D34B1">
              <w:rPr>
                <w:rFonts w:ascii="Times New Roman" w:hAnsi="Times New Roman" w:cs="Times New Roman"/>
                <w:sz w:val="22"/>
              </w:rPr>
              <w:t>1. Temporal/vertical moving average</w:t>
            </w:r>
          </w:p>
          <w:p w14:paraId="03202FCE" w14:textId="48E76C91" w:rsidR="001B74FC" w:rsidRPr="000D34B1" w:rsidRDefault="001B74FC" w:rsidP="00740CF2">
            <w:pPr>
              <w:rPr>
                <w:rFonts w:ascii="Times New Roman" w:hAnsi="Times New Roman" w:cs="Times New Roman"/>
                <w:sz w:val="22"/>
                <w:szCs w:val="24"/>
              </w:rPr>
            </w:pPr>
            <w:r w:rsidRPr="000D34B1">
              <w:rPr>
                <w:rFonts w:ascii="Times New Roman" w:hAnsi="Times New Roman" w:cs="Times New Roman"/>
                <w:sz w:val="22"/>
              </w:rPr>
              <w:t>2.</w:t>
            </w:r>
            <w:r>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r>
                <w:rPr>
                  <w:rFonts w:ascii="Cambria Math" w:hAnsi="Cambria Math" w:cs="Times New Roman"/>
                  <w:sz w:val="22"/>
                </w:rPr>
                <m:t>=</m:t>
              </m:r>
            </m:oMath>
            <w:r>
              <w:rPr>
                <w:rFonts w:ascii="Times New Roman" w:hAnsi="Times New Roman" w:cs="Times New Roman" w:hint="eastAsia"/>
                <w:sz w:val="22"/>
              </w:rPr>
              <w:t xml:space="preserve"> </w:t>
            </w:r>
            <w:r>
              <w:rPr>
                <w:rFonts w:ascii="Times New Roman" w:hAnsi="Times New Roman" w:cs="Times New Roman"/>
                <w:sz w:val="22"/>
              </w:rPr>
              <w:t xml:space="preserve">the lowest z </w:t>
            </w:r>
            <w:r>
              <w:rPr>
                <w:rFonts w:ascii="Times New Roman" w:hAnsi="Times New Roman" w:cs="Times New Roman" w:hint="eastAsia"/>
                <w:sz w:val="22"/>
              </w:rPr>
              <w:t xml:space="preserve">where </w:t>
            </w:r>
            <m:oMath>
              <m:f>
                <m:fPr>
                  <m:ctrlPr>
                    <w:rPr>
                      <w:rFonts w:ascii="Cambria Math" w:hAnsi="Cambria Math" w:cs="Times New Roman"/>
                      <w:i/>
                      <w:sz w:val="22"/>
                    </w:rPr>
                  </m:ctrlPr>
                </m:fPr>
                <m:num>
                  <m:r>
                    <w:rPr>
                      <w:rFonts w:ascii="Cambria Math" w:hAnsi="Cambria Math" w:cs="Times New Roman"/>
                      <w:sz w:val="22"/>
                    </w:rPr>
                    <m:t>∂B</m:t>
                  </m:r>
                </m:num>
                <m:den>
                  <m:r>
                    <w:rPr>
                      <w:rFonts w:ascii="Cambria Math" w:hAnsi="Cambria Math" w:cs="Times New Roman"/>
                      <w:sz w:val="22"/>
                    </w:rPr>
                    <m:t>∂z</m:t>
                  </m:r>
                </m:den>
              </m:f>
            </m:oMath>
            <w:r>
              <w:rPr>
                <w:rFonts w:ascii="Times New Roman" w:hAnsi="Times New Roman" w:cs="Times New Roman" w:hint="eastAsia"/>
                <w:sz w:val="22"/>
              </w:rPr>
              <w:t xml:space="preserve"> is the minimum, </w:t>
            </w:r>
            <m:oMath>
              <m:f>
                <m:fPr>
                  <m:ctrlPr>
                    <w:ins w:id="188" w:author="만든 이" w:date="2018-11-29T10:44:00Z">
                      <w:rPr>
                        <w:rFonts w:ascii="Cambria Math" w:hAnsi="Cambria Math" w:cs="Times New Roman"/>
                        <w:i/>
                        <w:sz w:val="22"/>
                      </w:rPr>
                    </w:ins>
                  </m:ctrlPr>
                </m:fPr>
                <m:num>
                  <m:r>
                    <w:ins w:id="189" w:author="만든 이" w:date="2018-11-29T10:44:00Z">
                      <w:rPr>
                        <w:rFonts w:ascii="Cambria Math" w:hAnsi="Cambria Math" w:cs="Times New Roman"/>
                        <w:sz w:val="22"/>
                      </w:rPr>
                      <m:t>∂B</m:t>
                    </w:ins>
                  </m:r>
                </m:num>
                <m:den>
                  <m:r>
                    <w:ins w:id="190" w:author="만든 이" w:date="2018-11-29T10:44:00Z">
                      <w:rPr>
                        <w:rFonts w:ascii="Cambria Math" w:hAnsi="Cambria Math" w:cs="Times New Roman"/>
                        <w:sz w:val="22"/>
                      </w:rPr>
                      <m:t>∂z</m:t>
                    </w:ins>
                  </m:r>
                </m:den>
              </m:f>
              <m:r>
                <w:ins w:id="191" w:author="만든 이" w:date="2018-11-29T10:44:00Z">
                  <w:rPr>
                    <w:rFonts w:ascii="Cambria Math" w:hAnsi="Cambria Math" w:cs="Times New Roman"/>
                    <w:sz w:val="22"/>
                  </w:rPr>
                  <m:t>≤</m:t>
                </w:ins>
              </m:r>
              <m:sSub>
                <m:sSubPr>
                  <m:ctrlPr>
                    <w:ins w:id="192" w:author="만든 이" w:date="2018-11-29T10:44:00Z">
                      <w:rPr>
                        <w:rFonts w:ascii="Cambria Math" w:hAnsi="Cambria Math" w:cs="Times New Roman"/>
                        <w:i/>
                        <w:sz w:val="22"/>
                      </w:rPr>
                    </w:ins>
                  </m:ctrlPr>
                </m:sSubPr>
                <m:e>
                  <m:d>
                    <m:dPr>
                      <m:ctrlPr>
                        <w:ins w:id="193" w:author="만든 이" w:date="2018-11-29T10:44:00Z">
                          <w:rPr>
                            <w:rFonts w:ascii="Cambria Math" w:hAnsi="Cambria Math" w:cs="Times New Roman"/>
                            <w:i/>
                            <w:sz w:val="22"/>
                          </w:rPr>
                        </w:ins>
                      </m:ctrlPr>
                    </m:dPr>
                    <m:e>
                      <m:f>
                        <m:fPr>
                          <m:ctrlPr>
                            <w:ins w:id="194" w:author="만든 이" w:date="2018-11-29T10:44:00Z">
                              <w:rPr>
                                <w:rFonts w:ascii="Cambria Math" w:hAnsi="Cambria Math" w:cs="Times New Roman"/>
                                <w:i/>
                                <w:sz w:val="22"/>
                              </w:rPr>
                            </w:ins>
                          </m:ctrlPr>
                        </m:fPr>
                        <m:num>
                          <m:r>
                            <w:ins w:id="195" w:author="만든 이" w:date="2018-11-29T10:44:00Z">
                              <w:rPr>
                                <w:rFonts w:ascii="Cambria Math" w:hAnsi="Cambria Math" w:cs="Times New Roman"/>
                                <w:sz w:val="22"/>
                              </w:rPr>
                              <m:t>∂B</m:t>
                            </w:ins>
                          </m:r>
                        </m:num>
                        <m:den>
                          <m:r>
                            <w:ins w:id="196" w:author="만든 이" w:date="2018-11-29T10:44:00Z">
                              <w:rPr>
                                <w:rFonts w:ascii="Cambria Math" w:hAnsi="Cambria Math" w:cs="Times New Roman"/>
                                <w:sz w:val="22"/>
                              </w:rPr>
                              <m:t>∂z</m:t>
                            </w:ins>
                          </m:r>
                        </m:den>
                      </m:f>
                    </m:e>
                  </m:d>
                </m:e>
                <m:sub>
                  <m:r>
                    <w:ins w:id="197" w:author="만든 이" w:date="2018-11-29T10:44:00Z">
                      <w:rPr>
                        <w:rFonts w:ascii="Cambria Math" w:hAnsi="Cambria Math" w:cs="Times New Roman"/>
                        <w:sz w:val="22"/>
                      </w:rPr>
                      <m:t>max</m:t>
                    </w:ins>
                  </m:r>
                </m:sub>
              </m:sSub>
              <m:r>
                <w:del w:id="198" w:author="만든 이" w:date="2018-11-29T10:44:00Z">
                  <w:rPr>
                    <w:rFonts w:ascii="Cambria Math" w:hAnsi="Cambria Math" w:cs="Times New Roman"/>
                    <w:sz w:val="22"/>
                  </w:rPr>
                  <m:t>B</m:t>
                </w:del>
              </m:r>
              <m:d>
                <m:dPr>
                  <m:ctrlPr>
                    <w:del w:id="199" w:author="만든 이" w:date="2018-11-29T10:44:00Z">
                      <w:rPr>
                        <w:rFonts w:ascii="Cambria Math" w:hAnsi="Cambria Math" w:cs="Times New Roman"/>
                        <w:i/>
                        <w:sz w:val="22"/>
                      </w:rPr>
                    </w:del>
                  </m:ctrlPr>
                </m:dPr>
                <m:e>
                  <m:r>
                    <w:del w:id="200" w:author="만든 이" w:date="2018-11-29T10:44:00Z">
                      <w:rPr>
                        <w:rFonts w:ascii="Cambria Math" w:hAnsi="Cambria Math" w:cs="Times New Roman"/>
                        <w:sz w:val="22"/>
                      </w:rPr>
                      <m:t>z</m:t>
                    </w:del>
                  </m:r>
                </m:e>
              </m:d>
              <m:r>
                <w:del w:id="201" w:author="만든 이" w:date="2018-11-29T10:44:00Z">
                  <w:rPr>
                    <w:rFonts w:ascii="Cambria Math" w:hAnsi="Cambria Math" w:cs="Times New Roman"/>
                    <w:sz w:val="22"/>
                  </w:rPr>
                  <m:t>≤</m:t>
                </w:del>
              </m:r>
              <m:sSub>
                <m:sSubPr>
                  <m:ctrlPr>
                    <w:del w:id="202" w:author="만든 이" w:date="2018-11-29T10:44:00Z">
                      <w:rPr>
                        <w:rFonts w:ascii="Cambria Math" w:hAnsi="Cambria Math" w:cs="Times New Roman"/>
                        <w:i/>
                        <w:sz w:val="22"/>
                      </w:rPr>
                    </w:del>
                  </m:ctrlPr>
                </m:sSubPr>
                <m:e>
                  <m:r>
                    <w:del w:id="203" w:author="만든 이" w:date="2018-11-29T10:44:00Z">
                      <w:rPr>
                        <w:rFonts w:ascii="Cambria Math" w:hAnsi="Cambria Math" w:cs="Times New Roman"/>
                        <w:sz w:val="22"/>
                      </w:rPr>
                      <m:t>B</m:t>
                    </w:del>
                  </m:r>
                </m:e>
                <m:sub>
                  <m:r>
                    <w:del w:id="204" w:author="만든 이" w:date="2018-11-29T10:44:00Z">
                      <w:rPr>
                        <w:rFonts w:ascii="Cambria Math" w:hAnsi="Cambria Math" w:cs="Times New Roman"/>
                        <w:sz w:val="22"/>
                      </w:rPr>
                      <m:t>m</m:t>
                    </w:del>
                  </m:r>
                  <m:r>
                    <w:del w:id="205" w:author="만든 이" w:date="2018-11-29T10:38:00Z">
                      <w:rPr>
                        <w:rFonts w:ascii="Cambria Math" w:hAnsi="Cambria Math" w:cs="Times New Roman"/>
                        <w:sz w:val="22"/>
                      </w:rPr>
                      <m:t>in</m:t>
                    </w:del>
                  </m:r>
                </m:sub>
              </m:sSub>
            </m:oMath>
          </w:p>
        </w:tc>
        <w:tc>
          <w:tcPr>
            <w:tcW w:w="1537" w:type="dxa"/>
            <w:vAlign w:val="center"/>
          </w:tcPr>
          <w:p w14:paraId="2923BF11" w14:textId="77777777" w:rsidR="001B74FC" w:rsidRDefault="00772A9E">
            <w:pPr>
              <w:widowControl/>
              <w:wordWrap/>
              <w:autoSpaceDE/>
              <w:autoSpaceDN/>
              <w:jc w:val="center"/>
              <w:rPr>
                <w:rFonts w:ascii="Times New Roman" w:hAnsi="Times New Roman" w:cs="Times New Roman"/>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1B74FC" w:rsidRPr="00BC05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1B74FC" w:rsidRPr="00BC0504">
              <w:rPr>
                <w:rFonts w:ascii="Times New Roman" w:hAnsi="Times New Roman" w:cs="Times New Roman"/>
                <w:sz w:val="24"/>
                <w:szCs w:val="24"/>
              </w:rPr>
              <w:t xml:space="preserve">, </w:t>
            </w:r>
            <m:oMath>
              <m:r>
                <w:rPr>
                  <w:rFonts w:ascii="Cambria Math" w:hAnsi="Cambria Math" w:cs="Times New Roman"/>
                  <w:sz w:val="24"/>
                  <w:szCs w:val="24"/>
                </w:rPr>
                <m:t>∆z</m:t>
              </m:r>
            </m:oMath>
            <w:r w:rsidR="001B74FC">
              <w:rPr>
                <w:rFonts w:ascii="Times New Roman" w:hAnsi="Times New Roman" w:cs="Times New Roman" w:hint="eastAsia"/>
                <w:sz w:val="24"/>
                <w:szCs w:val="24"/>
              </w:rPr>
              <w:t xml:space="preserve">, </w:t>
            </w:r>
            <w:r w:rsidR="001B74FC">
              <w:rPr>
                <w:rFonts w:ascii="Times New Roman" w:hAnsi="Times New Roman" w:cs="Times New Roman"/>
                <w:sz w:val="24"/>
                <w:szCs w:val="24"/>
              </w:rPr>
              <w:t xml:space="preserve">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min</m:t>
                  </m:r>
                </m:sub>
              </m:sSub>
            </m:oMath>
          </w:p>
          <w:p w14:paraId="04D6B400" w14:textId="6603A7FE" w:rsidR="00C048E1" w:rsidRPr="00F573D4" w:rsidRDefault="00C048E1">
            <w:pPr>
              <w:widowControl/>
              <w:wordWrap/>
              <w:autoSpaceDE/>
              <w:autoSpaceDN/>
              <w:jc w:val="center"/>
              <w:rPr>
                <w:rFonts w:ascii="Times New Roman" w:hAnsi="Times New Roman" w:cs="Times New Roman"/>
                <w:sz w:val="24"/>
                <w:szCs w:val="24"/>
              </w:rPr>
            </w:pPr>
            <w:bookmarkStart w:id="206" w:name="OLE_LINK28"/>
            <w:bookmarkStart w:id="207" w:name="OLE_LINK29"/>
            <w:r>
              <w:rPr>
                <w:rFonts w:ascii="Times New Roman" w:hAnsi="Times New Roman" w:cs="Times New Roman" w:hint="eastAsia"/>
                <w:sz w:val="22"/>
              </w:rPr>
              <w:t>(*The parameter of VAI cannot be modified)</w:t>
            </w:r>
            <w:bookmarkEnd w:id="206"/>
            <w:bookmarkEnd w:id="207"/>
          </w:p>
        </w:tc>
      </w:tr>
      <w:tr w:rsidR="001B74FC" w14:paraId="0EE8161E" w14:textId="77777777" w:rsidTr="001B1F23">
        <w:trPr>
          <w:trHeight w:val="577"/>
          <w:jc w:val="center"/>
        </w:trPr>
        <w:tc>
          <w:tcPr>
            <w:tcW w:w="1523" w:type="dxa"/>
            <w:vAlign w:val="center"/>
          </w:tcPr>
          <w:p w14:paraId="3EB6DA37" w14:textId="3AD2ECD2" w:rsidR="001B74FC" w:rsidRDefault="001B74FC" w:rsidP="009464AB">
            <w:pPr>
              <w:widowControl/>
              <w:wordWrap/>
              <w:autoSpaceDE/>
              <w:autoSpaceDN/>
              <w:jc w:val="center"/>
              <w:rPr>
                <w:rFonts w:ascii="Times New Roman" w:hAnsi="Times New Roman" w:cs="Times New Roman"/>
                <w:sz w:val="24"/>
                <w:szCs w:val="18"/>
              </w:rPr>
            </w:pPr>
            <w:r>
              <w:rPr>
                <w:rFonts w:ascii="Times New Roman" w:hAnsi="Times New Roman" w:cs="Times New Roman"/>
                <w:sz w:val="24"/>
                <w:szCs w:val="18"/>
              </w:rPr>
              <w:t>E</w:t>
            </w:r>
            <w:r w:rsidRPr="00792652">
              <w:rPr>
                <w:rFonts w:ascii="Times New Roman" w:hAnsi="Times New Roman" w:cs="Times New Roman"/>
                <w:sz w:val="24"/>
                <w:szCs w:val="18"/>
              </w:rPr>
              <w:t>xtended</w:t>
            </w:r>
            <w:r w:rsidR="00DB36B4">
              <w:rPr>
                <w:rFonts w:ascii="Times New Roman" w:hAnsi="Times New Roman" w:cs="Times New Roman"/>
                <w:sz w:val="24"/>
                <w:szCs w:val="18"/>
              </w:rPr>
              <w:t xml:space="preserve"> </w:t>
            </w:r>
            <w:r w:rsidR="0033055D">
              <w:rPr>
                <w:rFonts w:ascii="Times New Roman" w:hAnsi="Times New Roman" w:cs="Times New Roman"/>
                <w:sz w:val="24"/>
                <w:szCs w:val="18"/>
              </w:rPr>
              <w:t>E07</w:t>
            </w:r>
          </w:p>
          <w:p w14:paraId="6F01923F" w14:textId="25634907" w:rsidR="001B74FC" w:rsidRPr="00F573D4" w:rsidRDefault="001B74FC" w:rsidP="0033055D">
            <w:pPr>
              <w:widowControl/>
              <w:wordWrap/>
              <w:autoSpaceDE/>
              <w:autoSpaceDN/>
              <w:jc w:val="center"/>
              <w:rPr>
                <w:rFonts w:ascii="Times New Roman" w:hAnsi="Times New Roman" w:cs="Times New Roman"/>
                <w:sz w:val="24"/>
                <w:szCs w:val="24"/>
              </w:rPr>
            </w:pPr>
            <w:r>
              <w:rPr>
                <w:rFonts w:ascii="Times New Roman" w:hAnsi="Times New Roman" w:cs="Times New Roman"/>
                <w:sz w:val="24"/>
                <w:szCs w:val="18"/>
              </w:rPr>
              <w:t>(</w:t>
            </w:r>
            <w:r w:rsidR="0033055D">
              <w:rPr>
                <w:rFonts w:ascii="Times New Roman" w:hAnsi="Times New Roman" w:cs="Times New Roman"/>
                <w:sz w:val="24"/>
                <w:szCs w:val="24"/>
              </w:rPr>
              <w:t>EE07</w:t>
            </w:r>
            <w:r>
              <w:rPr>
                <w:rFonts w:ascii="Times New Roman" w:hAnsi="Times New Roman" w:cs="Times New Roman"/>
                <w:sz w:val="24"/>
                <w:szCs w:val="24"/>
              </w:rPr>
              <w:t>)</w:t>
            </w:r>
          </w:p>
        </w:tc>
        <w:tc>
          <w:tcPr>
            <w:tcW w:w="8733" w:type="dxa"/>
          </w:tcPr>
          <w:p w14:paraId="25586AB6" w14:textId="709C2CDA" w:rsidR="001B74FC" w:rsidRPr="000D34B1" w:rsidRDefault="001B74FC" w:rsidP="000E4C6E">
            <w:pPr>
              <w:rPr>
                <w:rFonts w:ascii="Times New Roman" w:hAnsi="Times New Roman" w:cs="Times New Roman"/>
                <w:sz w:val="22"/>
              </w:rPr>
            </w:pPr>
            <w:r w:rsidRPr="000D34B1">
              <w:rPr>
                <w:rFonts w:ascii="Times New Roman" w:hAnsi="Times New Roman" w:cs="Times New Roman"/>
                <w:sz w:val="22"/>
              </w:rPr>
              <w:t>1. Temporal/vertical moving average</w:t>
            </w:r>
          </w:p>
          <w:p w14:paraId="00FF7464" w14:textId="48D40210" w:rsidR="001B74FC" w:rsidRPr="000D34B1" w:rsidRDefault="001B74FC" w:rsidP="000E4C6E">
            <w:pPr>
              <w:rPr>
                <w:rFonts w:ascii="Times New Roman" w:hAnsi="Times New Roman" w:cs="Times New Roman"/>
                <w:sz w:val="22"/>
              </w:rPr>
            </w:pPr>
            <w:r w:rsidRPr="000D34B1">
              <w:rPr>
                <w:rFonts w:ascii="Times New Roman" w:hAnsi="Times New Roman" w:cs="Times New Roman"/>
                <w:sz w:val="22"/>
              </w:rPr>
              <w:t xml:space="preserve">2. </w:t>
            </w:r>
            <w:r w:rsidR="004D2232">
              <w:rPr>
                <w:rFonts w:ascii="Times New Roman" w:hAnsi="Times New Roman" w:cs="Times New Roman" w:hint="eastAsia"/>
                <w:sz w:val="22"/>
              </w:rPr>
              <w:t>three</w:t>
            </w:r>
            <w:r w:rsidRPr="000D34B1">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oMath>
            <w:r w:rsidRPr="000D34B1">
              <w:rPr>
                <w:rFonts w:ascii="Times New Roman" w:hAnsi="Times New Roman" w:cs="Times New Roman"/>
                <w:sz w:val="22"/>
              </w:rPr>
              <w:t xml:space="preserve"> candidates = </w:t>
            </w:r>
            <w:r w:rsidR="004D2232">
              <w:rPr>
                <w:rFonts w:ascii="Times New Roman" w:hAnsi="Times New Roman" w:cs="Times New Roman" w:hint="eastAsia"/>
                <w:sz w:val="22"/>
              </w:rPr>
              <w:t xml:space="preserve">lowest </w:t>
            </w:r>
            <w:r w:rsidRPr="004D2232">
              <w:rPr>
                <w:rFonts w:ascii="Times New Roman" w:hAnsi="Times New Roman" w:cs="Times New Roman"/>
                <w:sz w:val="22"/>
              </w:rPr>
              <w:t>z</w:t>
            </w:r>
            <w:r w:rsidRPr="000D34B1">
              <w:rPr>
                <w:rFonts w:ascii="Times New Roman" w:hAnsi="Times New Roman" w:cs="Times New Roman"/>
                <w:sz w:val="22"/>
              </w:rPr>
              <w:t xml:space="preserve"> where </w:t>
            </w:r>
            <m:oMath>
              <m:f>
                <m:fPr>
                  <m:ctrlPr>
                    <w:rPr>
                      <w:rFonts w:ascii="Cambria Math" w:hAnsi="Cambria Math" w:cs="Times New Roman"/>
                      <w:i/>
                      <w:sz w:val="22"/>
                    </w:rPr>
                  </m:ctrlPr>
                </m:fPr>
                <m:num>
                  <m:sSup>
                    <m:sSupPr>
                      <m:ctrlPr>
                        <w:rPr>
                          <w:rFonts w:ascii="Cambria Math" w:hAnsi="Cambria Math" w:cs="Times New Roman"/>
                          <w:i/>
                          <w:sz w:val="22"/>
                        </w:rPr>
                      </m:ctrlPr>
                    </m:sSupPr>
                    <m:e>
                      <m:r>
                        <w:rPr>
                          <w:rFonts w:ascii="Cambria Math" w:hAnsi="Cambria Math" w:cs="Times New Roman"/>
                          <w:sz w:val="22"/>
                        </w:rPr>
                        <m:t>∂</m:t>
                      </m:r>
                    </m:e>
                    <m:sup>
                      <m:r>
                        <w:rPr>
                          <w:rFonts w:ascii="Cambria Math" w:hAnsi="Cambria Math" w:cs="Times New Roman"/>
                          <w:sz w:val="22"/>
                        </w:rPr>
                        <m:t>2</m:t>
                      </m:r>
                    </m:sup>
                  </m:sSup>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z-1</m:t>
                      </m:r>
                    </m:e>
                  </m:d>
                </m:num>
                <m:den>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2</m:t>
                      </m:r>
                    </m:sup>
                  </m:sSup>
                </m:den>
              </m:f>
              <m:r>
                <w:rPr>
                  <w:rFonts w:ascii="Cambria Math" w:hAnsi="Cambria Math" w:cs="Times New Roman"/>
                  <w:sz w:val="22"/>
                </w:rPr>
                <m:t>≤0</m:t>
              </m:r>
              <m:r>
                <m:rPr>
                  <m:sty m:val="p"/>
                </m:rPr>
                <w:rPr>
                  <w:rFonts w:ascii="Cambria Math" w:hAnsi="Cambria Math" w:cs="Times New Roman"/>
                  <w:sz w:val="22"/>
                </w:rPr>
                <m:t>,</m:t>
              </m:r>
              <m:r>
                <w:rPr>
                  <w:rFonts w:ascii="Cambria Math" w:hAnsi="Cambria Math" w:cs="Times New Roman"/>
                  <w:sz w:val="22"/>
                </w:rPr>
                <m:t xml:space="preserve"> </m:t>
              </m:r>
              <m:f>
                <m:fPr>
                  <m:ctrlPr>
                    <w:rPr>
                      <w:rFonts w:ascii="Cambria Math" w:hAnsi="Cambria Math" w:cs="Times New Roman"/>
                      <w:i/>
                      <w:sz w:val="22"/>
                    </w:rPr>
                  </m:ctrlPr>
                </m:fPr>
                <m:num>
                  <m:sSup>
                    <m:sSupPr>
                      <m:ctrlPr>
                        <w:rPr>
                          <w:rFonts w:ascii="Cambria Math" w:hAnsi="Cambria Math" w:cs="Times New Roman"/>
                          <w:i/>
                          <w:sz w:val="22"/>
                        </w:rPr>
                      </m:ctrlPr>
                    </m:sSupPr>
                    <m:e>
                      <m:r>
                        <w:rPr>
                          <w:rFonts w:ascii="Cambria Math" w:hAnsi="Cambria Math" w:cs="Times New Roman"/>
                          <w:sz w:val="22"/>
                        </w:rPr>
                        <m:t>∂</m:t>
                      </m:r>
                    </m:e>
                    <m:sup>
                      <m:r>
                        <w:rPr>
                          <w:rFonts w:ascii="Cambria Math" w:hAnsi="Cambria Math" w:cs="Times New Roman"/>
                          <w:sz w:val="22"/>
                        </w:rPr>
                        <m:t>2</m:t>
                      </m:r>
                    </m:sup>
                  </m:sSup>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z</m:t>
                      </m:r>
                    </m:e>
                  </m:d>
                </m:num>
                <m:den>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2</m:t>
                      </m:r>
                    </m:sup>
                  </m:sSup>
                </m:den>
              </m:f>
              <m:r>
                <w:rPr>
                  <w:rFonts w:ascii="Cambria Math" w:hAnsi="Cambria Math" w:cs="Times New Roman"/>
                  <w:sz w:val="22"/>
                </w:rPr>
                <m:t>&gt;0</m:t>
              </m:r>
              <m:r>
                <m:rPr>
                  <m:sty m:val="p"/>
                </m:rPr>
                <w:rPr>
                  <w:rFonts w:ascii="Cambria Math" w:hAnsi="Cambria Math" w:cs="Times New Roman"/>
                  <w:sz w:val="22"/>
                </w:rPr>
                <m:t>,</m:t>
              </m:r>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∂B</m:t>
                  </m:r>
                </m:num>
                <m:den>
                  <m:r>
                    <w:rPr>
                      <w:rFonts w:ascii="Cambria Math" w:hAnsi="Cambria Math" w:cs="Times New Roman"/>
                      <w:sz w:val="22"/>
                    </w:rPr>
                    <m:t>∂z</m:t>
                  </m:r>
                </m:den>
              </m:f>
              <m:r>
                <w:rPr>
                  <w:rFonts w:ascii="Cambria Math" w:hAnsi="Cambria Math" w:cs="Times New Roman"/>
                  <w:sz w:val="22"/>
                </w:rPr>
                <m:t>&lt;0</m:t>
              </m:r>
              <m:r>
                <m:rPr>
                  <m:sty m:val="p"/>
                </m:rPr>
                <w:rPr>
                  <w:rFonts w:ascii="Cambria Math" w:hAnsi="Cambria Math" w:cs="Times New Roman"/>
                  <w:sz w:val="22"/>
                </w:rPr>
                <m:t xml:space="preserve">, </m:t>
              </m:r>
              <m:r>
                <w:rPr>
                  <w:rFonts w:ascii="Cambria Math" w:hAnsi="Cambria Math" w:cs="Times New Roman"/>
                  <w:sz w:val="22"/>
                </w:rPr>
                <m:t>B</m:t>
              </m:r>
              <m:d>
                <m:dPr>
                  <m:ctrlPr>
                    <w:rPr>
                      <w:rFonts w:ascii="Cambria Math" w:hAnsi="Cambria Math" w:cs="Times New Roman"/>
                      <w:i/>
                      <w:sz w:val="22"/>
                    </w:rPr>
                  </m:ctrlPr>
                </m:dPr>
                <m:e>
                  <m:r>
                    <w:rPr>
                      <w:rFonts w:ascii="Cambria Math" w:hAnsi="Cambria Math" w:cs="Times New Roman"/>
                      <w:sz w:val="22"/>
                    </w:rPr>
                    <m:t>z</m:t>
                  </m:r>
                </m:e>
              </m:d>
              <m:r>
                <m:rPr>
                  <m:sty m:val="p"/>
                </m:rPr>
                <w:rPr>
                  <w:rFonts w:ascii="Cambria Math" w:hAnsi="Cambria Math" w:cs="Times New Roman"/>
                  <w:sz w:val="22"/>
                </w:rPr>
                <m:t>&gt;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min</m:t>
                  </m:r>
                </m:sub>
              </m:sSub>
            </m:oMath>
          </w:p>
          <w:p w14:paraId="2A547A31" w14:textId="08600E7C" w:rsidR="001B74FC" w:rsidRPr="000D34B1" w:rsidRDefault="001B74FC" w:rsidP="004D2232">
            <w:pPr>
              <w:widowControl/>
              <w:wordWrap/>
              <w:autoSpaceDE/>
              <w:autoSpaceDN/>
              <w:rPr>
                <w:rFonts w:ascii="Times New Roman" w:hAnsi="Times New Roman" w:cs="Times New Roman"/>
                <w:sz w:val="22"/>
                <w:szCs w:val="24"/>
              </w:rPr>
            </w:pPr>
            <w:r w:rsidRPr="000D34B1">
              <w:rPr>
                <w:rFonts w:ascii="Times New Roman" w:hAnsi="Times New Roman" w:cs="Times New Roman"/>
                <w:sz w:val="22"/>
              </w:rPr>
              <w:t xml:space="preserve">3. </w:t>
            </w:r>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ML</m:t>
                  </m:r>
                </m:sub>
              </m:sSub>
              <m:r>
                <w:rPr>
                  <w:rFonts w:ascii="Cambria Math" w:hAnsi="Cambria Math" w:cs="Times New Roman"/>
                  <w:sz w:val="22"/>
                </w:rPr>
                <m:t>=z</m:t>
              </m:r>
            </m:oMath>
            <w:r w:rsidRPr="000D34B1">
              <w:rPr>
                <w:rFonts w:ascii="Times New Roman" w:hAnsi="Times New Roman" w:cs="Times New Roman"/>
                <w:sz w:val="22"/>
              </w:rPr>
              <w:t xml:space="preserve"> </w:t>
            </w:r>
            <w:r w:rsidR="004D2232">
              <w:rPr>
                <w:rFonts w:ascii="Times New Roman" w:hAnsi="Times New Roman" w:cs="Times New Roman" w:hint="eastAsia"/>
                <w:sz w:val="22"/>
              </w:rPr>
              <w:t xml:space="preserve">where </w:t>
            </w:r>
            <m:oMath>
              <m:f>
                <m:fPr>
                  <m:ctrlPr>
                    <w:rPr>
                      <w:rFonts w:ascii="Cambria Math" w:hAnsi="Cambria Math" w:cs="Times New Roman"/>
                      <w:i/>
                      <w:sz w:val="22"/>
                    </w:rPr>
                  </m:ctrlPr>
                </m:fPr>
                <m:num>
                  <m:r>
                    <w:rPr>
                      <w:rFonts w:ascii="Cambria Math" w:hAnsi="Cambria Math" w:cs="Times New Roman"/>
                      <w:sz w:val="22"/>
                    </w:rPr>
                    <m:t>∂B</m:t>
                  </m:r>
                </m:num>
                <m:den>
                  <m:r>
                    <w:rPr>
                      <w:rFonts w:ascii="Cambria Math" w:hAnsi="Cambria Math" w:cs="Times New Roman"/>
                      <w:sz w:val="22"/>
                    </w:rPr>
                    <m:t>∂z</m:t>
                  </m:r>
                </m:den>
              </m:f>
            </m:oMath>
            <w:r w:rsidR="004D2232">
              <w:rPr>
                <w:rFonts w:ascii="Times New Roman" w:hAnsi="Times New Roman" w:cs="Times New Roman" w:hint="eastAsia"/>
                <w:sz w:val="22"/>
              </w:rPr>
              <w:t xml:space="preserve"> is </w:t>
            </w:r>
            <w:r w:rsidR="004D2232">
              <w:rPr>
                <w:rFonts w:ascii="Times New Roman" w:hAnsi="Times New Roman" w:cs="Times New Roman"/>
                <w:sz w:val="22"/>
              </w:rPr>
              <w:t>minimu</w:t>
            </w:r>
            <w:r w:rsidR="004D2232">
              <w:rPr>
                <w:rFonts w:ascii="Times New Roman" w:hAnsi="Times New Roman" w:cs="Times New Roman" w:hint="eastAsia"/>
                <w:sz w:val="22"/>
              </w:rPr>
              <w:t>m between three</w:t>
            </w:r>
            <w:r w:rsidRPr="000D34B1">
              <w:rPr>
                <w:rFonts w:ascii="Times New Roman" w:hAnsi="Times New Roman" w:cs="Times New Roman"/>
                <w:sz w:val="22"/>
              </w:rPr>
              <w:t xml:space="preserve"> candidates</w:t>
            </w:r>
            <m:oMath>
              <m:r>
                <w:rPr>
                  <w:rFonts w:ascii="Cambria Math" w:hAnsi="Cambria Math" w:cs="Times New Roman"/>
                  <w:sz w:val="22"/>
                </w:rPr>
                <m:t xml:space="preserve"> </m:t>
              </m:r>
            </m:oMath>
          </w:p>
        </w:tc>
        <w:tc>
          <w:tcPr>
            <w:tcW w:w="1537" w:type="dxa"/>
            <w:vAlign w:val="center"/>
          </w:tcPr>
          <w:p w14:paraId="05E074A8" w14:textId="17349F2F" w:rsidR="001B74FC" w:rsidRPr="00F573D4" w:rsidRDefault="00772A9E" w:rsidP="00BB5712">
            <w:pPr>
              <w:widowControl/>
              <w:wordWrap/>
              <w:autoSpaceDE/>
              <w:autoSpaceDN/>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1B74FC" w:rsidRPr="00BC05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1B74FC" w:rsidRPr="00BC0504">
              <w:rPr>
                <w:rFonts w:ascii="Times New Roman" w:hAnsi="Times New Roman" w:cs="Times New Roman"/>
                <w:sz w:val="24"/>
                <w:szCs w:val="24"/>
              </w:rPr>
              <w:t xml:space="preserve">, and </w:t>
            </w:r>
            <m:oMath>
              <m:r>
                <w:rPr>
                  <w:rFonts w:ascii="Cambria Math" w:hAnsi="Cambria Math" w:cs="Times New Roman"/>
                  <w:sz w:val="24"/>
                  <w:szCs w:val="24"/>
                </w:rPr>
                <m:t>∆z</m:t>
              </m:r>
            </m:oMath>
          </w:p>
        </w:tc>
      </w:tr>
    </w:tbl>
    <w:p w14:paraId="121E558A" w14:textId="222EA513" w:rsidR="00792652" w:rsidRDefault="00792652" w:rsidP="00792652">
      <w:pPr>
        <w:widowControl/>
        <w:wordWrap/>
        <w:autoSpaceDE/>
        <w:autoSpaceDN/>
        <w:rPr>
          <w:rFonts w:ascii="Times New Roman" w:hAnsi="Times New Roman" w:cs="Times New Roman"/>
          <w:b/>
          <w:sz w:val="24"/>
          <w:szCs w:val="24"/>
        </w:rPr>
        <w:sectPr w:rsidR="00792652" w:rsidSect="006D3CBC">
          <w:pgSz w:w="11906" w:h="16838"/>
          <w:pgMar w:top="1701" w:right="1440" w:bottom="1440" w:left="1440" w:header="851" w:footer="992" w:gutter="0"/>
          <w:lnNumType w:countBy="1" w:restart="continuous"/>
          <w:cols w:space="425"/>
          <w:docGrid w:linePitch="360"/>
        </w:sectPr>
      </w:pPr>
    </w:p>
    <w:p w14:paraId="796E2112" w14:textId="78C71B02" w:rsidR="00942EA0" w:rsidRPr="00A25376" w:rsidRDefault="00942EA0" w:rsidP="00E000B5">
      <w:pPr>
        <w:widowControl/>
        <w:wordWrap/>
        <w:autoSpaceDE/>
        <w:autoSpaceDN/>
        <w:spacing w:after="120" w:line="360" w:lineRule="auto"/>
        <w:ind w:left="799" w:hanging="799"/>
        <w:outlineLvl w:val="0"/>
        <w:rPr>
          <w:rFonts w:ascii="Times New Roman" w:hAnsi="Times New Roman" w:cs="Times New Roman"/>
          <w:sz w:val="24"/>
          <w:szCs w:val="24"/>
        </w:rPr>
      </w:pPr>
      <w:r w:rsidRPr="00A25376">
        <w:rPr>
          <w:rFonts w:ascii="Times New Roman" w:hAnsi="Times New Roman" w:cs="Times New Roman"/>
          <w:sz w:val="24"/>
          <w:szCs w:val="24"/>
        </w:rPr>
        <w:lastRenderedPageBreak/>
        <w:t xml:space="preserve">Table </w:t>
      </w:r>
      <w:r w:rsidR="00E95399">
        <w:rPr>
          <w:rFonts w:ascii="Times New Roman" w:hAnsi="Times New Roman" w:cs="Times New Roman"/>
          <w:sz w:val="24"/>
          <w:szCs w:val="24"/>
        </w:rPr>
        <w:t>2</w:t>
      </w:r>
      <w:r w:rsidR="00DA7618">
        <w:rPr>
          <w:rFonts w:ascii="Times New Roman" w:hAnsi="Times New Roman" w:cs="Times New Roman"/>
          <w:sz w:val="24"/>
          <w:szCs w:val="24"/>
        </w:rPr>
        <w:t xml:space="preserve">: </w:t>
      </w:r>
      <w:r w:rsidR="001B1F23">
        <w:rPr>
          <w:rFonts w:ascii="Times New Roman" w:hAnsi="Times New Roman" w:cs="Times New Roman"/>
          <w:sz w:val="24"/>
          <w:szCs w:val="24"/>
        </w:rPr>
        <w:t>Optimized parameters and skill scores</w:t>
      </w:r>
      <w:r w:rsidR="00FD23AD">
        <w:rPr>
          <w:rFonts w:ascii="Times New Roman" w:hAnsi="Times New Roman" w:cs="Times New Roman"/>
          <w:sz w:val="24"/>
          <w:szCs w:val="24"/>
        </w:rPr>
        <w:t xml:space="preserve"> obtained for each retrieval algorithm evaluated against </w:t>
      </w:r>
      <w:r w:rsidR="00FD23AD" w:rsidRPr="00792652">
        <w:rPr>
          <w:rFonts w:ascii="Times New Roman" w:hAnsi="Times New Roman" w:cs="Times New Roman"/>
          <w:sz w:val="24"/>
          <w:szCs w:val="24"/>
        </w:rPr>
        <w:t>radiosonde observations</w:t>
      </w:r>
      <w:r w:rsidR="004A7329">
        <w:rPr>
          <w:rFonts w:ascii="Times New Roman" w:hAnsi="Times New Roman" w:cs="Times New Roman" w:hint="eastAsia"/>
          <w:sz w:val="24"/>
          <w:szCs w:val="24"/>
        </w:rPr>
        <w:t xml:space="preserve"> </w:t>
      </w:r>
      <w:r w:rsidR="004A7329" w:rsidRPr="00305303">
        <w:rPr>
          <w:rFonts w:ascii="Times New Roman" w:hAnsi="Times New Roman" w:cs="Times New Roman"/>
          <w:sz w:val="24"/>
          <w:szCs w:val="24"/>
        </w:rPr>
        <w:t>launched on 29 December 2016</w:t>
      </w:r>
      <w:r w:rsidR="001B1F23">
        <w:rPr>
          <w:rFonts w:ascii="Times New Roman" w:hAnsi="Times New Roman" w:cs="Times New Roman"/>
          <w:sz w:val="24"/>
          <w:szCs w:val="24"/>
        </w:rPr>
        <w:t xml:space="preserve">. </w:t>
      </w:r>
      <w:del w:id="208" w:author="만든 이" w:date="2018-11-29T12:29:00Z">
        <w:r w:rsidR="003E2022" w:rsidDel="00320DC1">
          <w:rPr>
            <w:rFonts w:ascii="Times New Roman" w:hAnsi="Times New Roman" w:cs="Times New Roman"/>
            <w:sz w:val="24"/>
            <w:szCs w:val="24"/>
          </w:rPr>
          <w:delText xml:space="preserve">The correlation coefficients </w:delText>
        </w:r>
        <w:r w:rsidR="003E2022" w:rsidRPr="00C5680F" w:rsidDel="00320DC1">
          <w:rPr>
            <w:rFonts w:ascii="Times New Roman" w:hAnsi="Times New Roman" w:cs="Times New Roman"/>
            <w:noProof/>
            <w:sz w:val="24"/>
            <w:szCs w:val="24"/>
          </w:rPr>
          <w:delText>correspond</w:delText>
        </w:r>
      </w:del>
      <w:ins w:id="209" w:author="만든 이" w:date="2018-11-29T09:58:00Z">
        <w:del w:id="210" w:author="만든 이" w:date="2018-11-29T12:29:00Z">
          <w:r w:rsidR="009F7F8A" w:rsidDel="00320DC1">
            <w:rPr>
              <w:rFonts w:ascii="Times New Roman" w:hAnsi="Times New Roman" w:cs="Times New Roman"/>
              <w:noProof/>
              <w:sz w:val="24"/>
              <w:szCs w:val="24"/>
            </w:rPr>
            <w:delText>ing</w:delText>
          </w:r>
        </w:del>
      </w:ins>
      <w:del w:id="211" w:author="만든 이" w:date="2018-11-29T12:29:00Z">
        <w:r w:rsidR="003E2022" w:rsidDel="00320DC1">
          <w:rPr>
            <w:rFonts w:ascii="Times New Roman" w:hAnsi="Times New Roman" w:cs="Times New Roman"/>
            <w:sz w:val="24"/>
            <w:szCs w:val="24"/>
          </w:rPr>
          <w:delText xml:space="preserve"> to the linear regressions between </w:delText>
        </w:r>
        <w:r w:rsidR="001667F5" w:rsidRPr="003E2022" w:rsidDel="00320DC1">
          <w:rPr>
            <w:rFonts w:ascii="Times New Roman" w:hAnsi="Times New Roman" w:cs="Times New Roman"/>
            <w:i/>
            <w:sz w:val="24"/>
            <w:szCs w:val="24"/>
          </w:rPr>
          <w:delText>Z</w:delText>
        </w:r>
        <w:r w:rsidR="001667F5" w:rsidDel="00320DC1">
          <w:rPr>
            <w:rFonts w:ascii="Times New Roman" w:hAnsi="Times New Roman" w:cs="Times New Roman"/>
            <w:sz w:val="24"/>
            <w:szCs w:val="24"/>
            <w:vertAlign w:val="subscript"/>
          </w:rPr>
          <w:delText>M</w:delText>
        </w:r>
        <w:r w:rsidR="001667F5" w:rsidRPr="003E2022" w:rsidDel="00320DC1">
          <w:rPr>
            <w:rFonts w:ascii="Times New Roman" w:hAnsi="Times New Roman" w:cs="Times New Roman"/>
            <w:sz w:val="24"/>
            <w:szCs w:val="24"/>
            <w:vertAlign w:val="subscript"/>
          </w:rPr>
          <w:delText>L</w:delText>
        </w:r>
        <w:r w:rsidR="001667F5" w:rsidDel="00320DC1">
          <w:rPr>
            <w:rFonts w:ascii="Times New Roman" w:hAnsi="Times New Roman" w:cs="Times New Roman"/>
            <w:sz w:val="24"/>
            <w:szCs w:val="24"/>
          </w:rPr>
          <w:delText xml:space="preserve"> and </w:delText>
        </w:r>
        <w:r w:rsidR="001667F5" w:rsidRPr="00EC63C5" w:rsidDel="00320DC1">
          <w:rPr>
            <w:rFonts w:ascii="Times New Roman" w:hAnsi="Times New Roman" w:cs="Times New Roman"/>
            <w:i/>
            <w:sz w:val="24"/>
            <w:szCs w:val="24"/>
          </w:rPr>
          <w:delText>Z</w:delText>
        </w:r>
        <w:r w:rsidR="001667F5" w:rsidRPr="00EC63C5" w:rsidDel="00320DC1">
          <w:rPr>
            <w:rFonts w:ascii="Cambria Math" w:eastAsia="맑은 고딕" w:hAnsi="Cambria Math" w:cs="Cambria Math"/>
            <w:sz w:val="24"/>
            <w:szCs w:val="24"/>
            <w:vertAlign w:val="subscript"/>
          </w:rPr>
          <w:delText>△</w:delText>
        </w:r>
        <w:r w:rsidR="001667F5" w:rsidRPr="00EC63C5" w:rsidDel="00320DC1">
          <w:rPr>
            <w:rFonts w:ascii="Times New Roman" w:hAnsi="Times New Roman" w:cs="Times New Roman"/>
            <w:sz w:val="24"/>
            <w:szCs w:val="24"/>
            <w:vertAlign w:val="subscript"/>
          </w:rPr>
          <w:delText>T</w:delText>
        </w:r>
        <w:r w:rsidR="001667F5" w:rsidDel="00320DC1">
          <w:rPr>
            <w:rFonts w:ascii="Times New Roman" w:hAnsi="Times New Roman" w:cs="Times New Roman"/>
            <w:sz w:val="24"/>
            <w:szCs w:val="24"/>
          </w:rPr>
          <w:delText xml:space="preserve"> </w:delText>
        </w:r>
        <w:r w:rsidR="003E2022" w:rsidDel="00320DC1">
          <w:rPr>
            <w:rFonts w:ascii="Times New Roman" w:hAnsi="Times New Roman" w:cs="Times New Roman"/>
            <w:sz w:val="24"/>
            <w:szCs w:val="24"/>
          </w:rPr>
          <w:delText xml:space="preserve">retrieved from </w:delText>
        </w:r>
      </w:del>
      <w:ins w:id="212" w:author="만든 이" w:date="2018-11-29T08:42:00Z">
        <w:del w:id="213" w:author="만든 이" w:date="2018-11-29T12:29:00Z">
          <w:r w:rsidR="00A86081" w:rsidDel="00320DC1">
            <w:rPr>
              <w:rFonts w:ascii="Times New Roman" w:hAnsi="Times New Roman" w:cs="Times New Roman"/>
              <w:sz w:val="24"/>
              <w:szCs w:val="24"/>
            </w:rPr>
            <w:delText xml:space="preserve">attenuated </w:delText>
          </w:r>
        </w:del>
      </w:ins>
      <w:del w:id="214" w:author="만든 이" w:date="2018-11-29T12:29:00Z">
        <w:r w:rsidR="003E2022" w:rsidDel="00320DC1">
          <w:rPr>
            <w:rFonts w:ascii="Times New Roman" w:hAnsi="Times New Roman" w:cs="Times New Roman"/>
            <w:sz w:val="24"/>
            <w:szCs w:val="24"/>
          </w:rPr>
          <w:delText xml:space="preserve">aerosol backscatter profiles and radiosondes observations. </w:delText>
        </w:r>
      </w:del>
      <w:r w:rsidR="00D44C00">
        <w:rPr>
          <w:rFonts w:ascii="Times New Roman" w:hAnsi="Times New Roman" w:cs="Times New Roman"/>
          <w:sz w:val="24"/>
          <w:szCs w:val="24"/>
        </w:rPr>
        <w:t>P</w:t>
      </w:r>
      <w:r w:rsidR="001B1F23">
        <w:rPr>
          <w:rFonts w:ascii="Times New Roman" w:hAnsi="Times New Roman" w:cs="Times New Roman"/>
          <w:sz w:val="24"/>
          <w:szCs w:val="24"/>
        </w:rPr>
        <w:t>arameters in the algorithm provided by the ceil</w:t>
      </w:r>
      <w:r w:rsidR="00FD23AD">
        <w:rPr>
          <w:rFonts w:ascii="Times New Roman" w:hAnsi="Times New Roman" w:cs="Times New Roman"/>
          <w:sz w:val="24"/>
          <w:szCs w:val="24"/>
        </w:rPr>
        <w:t xml:space="preserve">ometer manufacturer, VAI, could not be modified. Instead, </w:t>
      </w:r>
      <w:r w:rsidR="00C5680F" w:rsidRPr="00C5680F">
        <w:rPr>
          <w:rFonts w:ascii="Times New Roman" w:hAnsi="Times New Roman" w:cs="Times New Roman"/>
          <w:noProof/>
          <w:sz w:val="24"/>
          <w:szCs w:val="24"/>
        </w:rPr>
        <w:t xml:space="preserve">the </w:t>
      </w:r>
      <w:r w:rsidR="00FD23AD" w:rsidRPr="00C5680F">
        <w:rPr>
          <w:rFonts w:ascii="Times New Roman" w:hAnsi="Times New Roman" w:cs="Times New Roman"/>
          <w:noProof/>
          <w:sz w:val="24"/>
          <w:szCs w:val="24"/>
        </w:rPr>
        <w:t>original</w:t>
      </w:r>
      <w:r w:rsidR="00FD23AD">
        <w:rPr>
          <w:rFonts w:ascii="Times New Roman" w:hAnsi="Times New Roman" w:cs="Times New Roman"/>
          <w:sz w:val="24"/>
          <w:szCs w:val="24"/>
        </w:rPr>
        <w:t xml:space="preserve"> parameters </w:t>
      </w:r>
      <w:r w:rsidR="00FD23AD" w:rsidRPr="006C0DBC">
        <w:rPr>
          <w:rFonts w:ascii="Times New Roman" w:hAnsi="Times New Roman" w:cs="Times New Roman"/>
          <w:sz w:val="24"/>
          <w:szCs w:val="18"/>
        </w:rPr>
        <w:t>Münkel et al.</w:t>
      </w:r>
      <w:r w:rsidR="00FD23AD">
        <w:rPr>
          <w:rFonts w:ascii="Times New Roman" w:hAnsi="Times New Roman" w:cs="Times New Roman"/>
          <w:sz w:val="24"/>
          <w:szCs w:val="18"/>
        </w:rPr>
        <w:t xml:space="preserve"> </w:t>
      </w:r>
      <w:r w:rsidR="009A6D12">
        <w:rPr>
          <w:rFonts w:ascii="Times New Roman" w:hAnsi="Times New Roman" w:cs="Times New Roman"/>
          <w:sz w:val="24"/>
          <w:szCs w:val="18"/>
        </w:rPr>
        <w:t>(</w:t>
      </w:r>
      <w:r w:rsidR="00FD23AD">
        <w:rPr>
          <w:rFonts w:ascii="Times New Roman" w:hAnsi="Times New Roman" w:cs="Times New Roman"/>
          <w:sz w:val="24"/>
          <w:szCs w:val="18"/>
        </w:rPr>
        <w:t>2007</w:t>
      </w:r>
      <w:r w:rsidR="009A6D12">
        <w:rPr>
          <w:rFonts w:ascii="Times New Roman" w:hAnsi="Times New Roman" w:cs="Times New Roman"/>
          <w:sz w:val="24"/>
          <w:szCs w:val="18"/>
        </w:rPr>
        <w:t>)</w:t>
      </w:r>
      <w:r w:rsidR="00FD23AD">
        <w:rPr>
          <w:rFonts w:ascii="Times New Roman" w:hAnsi="Times New Roman" w:cs="Times New Roman"/>
          <w:sz w:val="24"/>
          <w:szCs w:val="18"/>
        </w:rPr>
        <w:t xml:space="preserve"> were applied.</w:t>
      </w:r>
      <w:r w:rsidR="00287923">
        <w:rPr>
          <w:rFonts w:ascii="Times New Roman" w:hAnsi="Times New Roman" w:cs="Times New Roman"/>
          <w:sz w:val="24"/>
          <w:szCs w:val="24"/>
        </w:rPr>
        <w:t xml:space="preserve"> Top</w:t>
      </w:r>
      <w:r w:rsidR="00FD23AD">
        <w:rPr>
          <w:rFonts w:ascii="Times New Roman" w:hAnsi="Times New Roman" w:cs="Times New Roman"/>
          <w:sz w:val="24"/>
          <w:szCs w:val="24"/>
        </w:rPr>
        <w:t xml:space="preserve"> skill scores are highlighted </w:t>
      </w:r>
      <w:r w:rsidR="003E2022">
        <w:rPr>
          <w:rFonts w:ascii="Times New Roman" w:hAnsi="Times New Roman" w:cs="Times New Roman"/>
          <w:sz w:val="24"/>
          <w:szCs w:val="24"/>
        </w:rPr>
        <w:t>by</w:t>
      </w:r>
      <w:r w:rsidR="00FD23AD">
        <w:rPr>
          <w:rFonts w:ascii="Times New Roman" w:hAnsi="Times New Roman" w:cs="Times New Roman"/>
          <w:sz w:val="24"/>
          <w:szCs w:val="24"/>
        </w:rPr>
        <w:t xml:space="preserve"> b</w:t>
      </w:r>
      <w:r w:rsidR="00D848D9" w:rsidRPr="00A25376">
        <w:rPr>
          <w:rFonts w:ascii="Times New Roman" w:hAnsi="Times New Roman" w:cs="Times New Roman"/>
          <w:sz w:val="24"/>
          <w:szCs w:val="24"/>
        </w:rPr>
        <w:t>old font</w:t>
      </w:r>
      <w:r w:rsidR="00FD23AD">
        <w:rPr>
          <w:rFonts w:ascii="Times New Roman" w:hAnsi="Times New Roman" w:cs="Times New Roman"/>
          <w:sz w:val="24"/>
          <w:szCs w:val="24"/>
        </w:rPr>
        <w:t>s.</w:t>
      </w:r>
    </w:p>
    <w:tbl>
      <w:tblPr>
        <w:tblStyle w:val="ab"/>
        <w:tblW w:w="8926"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119"/>
        <w:gridCol w:w="967"/>
        <w:gridCol w:w="968"/>
        <w:gridCol w:w="968"/>
        <w:gridCol w:w="968"/>
        <w:gridCol w:w="968"/>
        <w:gridCol w:w="968"/>
      </w:tblGrid>
      <w:tr w:rsidR="005707E0" w:rsidRPr="00BC0504" w14:paraId="3D2C8DAF" w14:textId="77777777" w:rsidTr="00653D57">
        <w:tc>
          <w:tcPr>
            <w:tcW w:w="3119" w:type="dxa"/>
            <w:tcBorders>
              <w:top w:val="single" w:sz="4" w:space="0" w:color="auto"/>
              <w:bottom w:val="single" w:sz="4" w:space="0" w:color="auto"/>
              <w:right w:val="nil"/>
            </w:tcBorders>
          </w:tcPr>
          <w:p w14:paraId="01BF4732" w14:textId="77777777" w:rsidR="002103DC" w:rsidRPr="00BC0504" w:rsidRDefault="002103DC" w:rsidP="00EE52BF">
            <w:pPr>
              <w:jc w:val="center"/>
              <w:rPr>
                <w:rFonts w:ascii="Times New Roman" w:hAnsi="Times New Roman" w:cs="Times New Roman"/>
              </w:rPr>
            </w:pPr>
          </w:p>
        </w:tc>
        <w:tc>
          <w:tcPr>
            <w:tcW w:w="967" w:type="dxa"/>
            <w:tcBorders>
              <w:top w:val="single" w:sz="4" w:space="0" w:color="auto"/>
              <w:left w:val="nil"/>
              <w:bottom w:val="single" w:sz="4" w:space="0" w:color="auto"/>
              <w:right w:val="nil"/>
            </w:tcBorders>
          </w:tcPr>
          <w:p w14:paraId="221B07A8" w14:textId="1BEBCA7C" w:rsidR="002103DC" w:rsidRPr="00BC0504" w:rsidRDefault="002103DC" w:rsidP="00EE52BF">
            <w:pPr>
              <w:jc w:val="center"/>
              <w:rPr>
                <w:rFonts w:ascii="Times New Roman" w:hAnsi="Times New Roman" w:cs="Times New Roman"/>
                <w:b/>
              </w:rPr>
            </w:pPr>
            <w:r w:rsidRPr="00BC0504">
              <w:rPr>
                <w:rFonts w:ascii="Times New Roman" w:hAnsi="Times New Roman" w:cs="Times New Roman"/>
                <w:b/>
              </w:rPr>
              <w:t>FIR</w:t>
            </w:r>
          </w:p>
        </w:tc>
        <w:tc>
          <w:tcPr>
            <w:tcW w:w="968" w:type="dxa"/>
            <w:tcBorders>
              <w:top w:val="single" w:sz="4" w:space="0" w:color="auto"/>
              <w:left w:val="nil"/>
              <w:bottom w:val="single" w:sz="4" w:space="0" w:color="auto"/>
              <w:right w:val="nil"/>
            </w:tcBorders>
          </w:tcPr>
          <w:p w14:paraId="02017E3F" w14:textId="11A256E2" w:rsidR="002103DC" w:rsidRPr="00BC0504" w:rsidRDefault="002103DC" w:rsidP="00EE52BF">
            <w:pPr>
              <w:jc w:val="center"/>
              <w:rPr>
                <w:rFonts w:ascii="Times New Roman" w:hAnsi="Times New Roman" w:cs="Times New Roman"/>
                <w:b/>
              </w:rPr>
            </w:pPr>
            <w:r w:rsidRPr="00BC0504">
              <w:rPr>
                <w:rFonts w:ascii="Times New Roman" w:hAnsi="Times New Roman" w:cs="Times New Roman"/>
                <w:b/>
              </w:rPr>
              <w:t>SEC</w:t>
            </w:r>
          </w:p>
        </w:tc>
        <w:tc>
          <w:tcPr>
            <w:tcW w:w="968" w:type="dxa"/>
            <w:tcBorders>
              <w:top w:val="single" w:sz="4" w:space="0" w:color="auto"/>
              <w:left w:val="nil"/>
              <w:bottom w:val="single" w:sz="4" w:space="0" w:color="auto"/>
              <w:right w:val="nil"/>
            </w:tcBorders>
          </w:tcPr>
          <w:p w14:paraId="0E54E293" w14:textId="4F83E2D8" w:rsidR="002103DC" w:rsidRPr="00BC0504" w:rsidRDefault="002103DC" w:rsidP="00EE52BF">
            <w:pPr>
              <w:jc w:val="center"/>
              <w:rPr>
                <w:rFonts w:ascii="Times New Roman" w:hAnsi="Times New Roman" w:cs="Times New Roman"/>
                <w:b/>
              </w:rPr>
            </w:pPr>
            <w:r w:rsidRPr="00BC0504">
              <w:rPr>
                <w:rFonts w:ascii="Times New Roman" w:hAnsi="Times New Roman" w:cs="Times New Roman"/>
                <w:b/>
              </w:rPr>
              <w:t>LOG</w:t>
            </w:r>
          </w:p>
        </w:tc>
        <w:tc>
          <w:tcPr>
            <w:tcW w:w="968" w:type="dxa"/>
            <w:tcBorders>
              <w:top w:val="single" w:sz="4" w:space="0" w:color="auto"/>
              <w:left w:val="nil"/>
              <w:bottom w:val="single" w:sz="4" w:space="0" w:color="auto"/>
              <w:right w:val="nil"/>
            </w:tcBorders>
          </w:tcPr>
          <w:p w14:paraId="6984D0E8" w14:textId="0C3E44D7" w:rsidR="002103DC" w:rsidRPr="00BC0504" w:rsidRDefault="0033055D" w:rsidP="0033055D">
            <w:pPr>
              <w:jc w:val="center"/>
              <w:rPr>
                <w:rFonts w:ascii="Times New Roman" w:hAnsi="Times New Roman" w:cs="Times New Roman"/>
                <w:b/>
              </w:rPr>
            </w:pPr>
            <w:r>
              <w:rPr>
                <w:rFonts w:ascii="Times New Roman" w:hAnsi="Times New Roman" w:cs="Times New Roman"/>
                <w:b/>
              </w:rPr>
              <w:t>E07</w:t>
            </w:r>
          </w:p>
        </w:tc>
        <w:tc>
          <w:tcPr>
            <w:tcW w:w="968" w:type="dxa"/>
            <w:tcBorders>
              <w:top w:val="single" w:sz="4" w:space="0" w:color="auto"/>
              <w:left w:val="nil"/>
              <w:bottom w:val="single" w:sz="4" w:space="0" w:color="auto"/>
              <w:right w:val="nil"/>
            </w:tcBorders>
          </w:tcPr>
          <w:p w14:paraId="274F4B45" w14:textId="3E4F9DFB" w:rsidR="002103DC" w:rsidRPr="00BC0504" w:rsidRDefault="002103DC" w:rsidP="00EE52BF">
            <w:pPr>
              <w:jc w:val="center"/>
              <w:rPr>
                <w:rFonts w:ascii="Times New Roman" w:hAnsi="Times New Roman" w:cs="Times New Roman"/>
                <w:b/>
              </w:rPr>
            </w:pPr>
            <w:r w:rsidRPr="00BC0504">
              <w:rPr>
                <w:rFonts w:ascii="Times New Roman" w:hAnsi="Times New Roman" w:cs="Times New Roman"/>
                <w:b/>
              </w:rPr>
              <w:t>VAI</w:t>
            </w:r>
          </w:p>
        </w:tc>
        <w:tc>
          <w:tcPr>
            <w:tcW w:w="968" w:type="dxa"/>
            <w:tcBorders>
              <w:top w:val="single" w:sz="4" w:space="0" w:color="auto"/>
              <w:left w:val="nil"/>
              <w:bottom w:val="single" w:sz="4" w:space="0" w:color="auto"/>
            </w:tcBorders>
          </w:tcPr>
          <w:p w14:paraId="28075AA1" w14:textId="4BE3A7AC" w:rsidR="002103DC" w:rsidRPr="00BC0504" w:rsidRDefault="0033055D" w:rsidP="00EE52BF">
            <w:pPr>
              <w:jc w:val="center"/>
              <w:rPr>
                <w:rFonts w:ascii="Times New Roman" w:hAnsi="Times New Roman" w:cs="Times New Roman"/>
                <w:b/>
              </w:rPr>
            </w:pPr>
            <w:r>
              <w:rPr>
                <w:rFonts w:ascii="Times New Roman" w:hAnsi="Times New Roman" w:cs="Times New Roman"/>
                <w:b/>
              </w:rPr>
              <w:t>EE07</w:t>
            </w:r>
          </w:p>
        </w:tc>
      </w:tr>
      <w:tr w:rsidR="005707E0" w:rsidRPr="00BC0504" w14:paraId="0CF8C2E2" w14:textId="77777777" w:rsidTr="00653D57">
        <w:tc>
          <w:tcPr>
            <w:tcW w:w="3119" w:type="dxa"/>
            <w:tcBorders>
              <w:top w:val="single" w:sz="4" w:space="0" w:color="auto"/>
              <w:bottom w:val="nil"/>
              <w:right w:val="nil"/>
            </w:tcBorders>
            <w:hideMark/>
          </w:tcPr>
          <w:p w14:paraId="31EF4BEA" w14:textId="43772DF1" w:rsidR="002103DC" w:rsidRPr="00BC0504" w:rsidRDefault="002103DC" w:rsidP="00485EC2">
            <w:pPr>
              <w:rPr>
                <w:rFonts w:ascii="Times New Roman" w:hAnsi="Times New Roman" w:cs="Times New Roman"/>
                <w:b/>
              </w:rPr>
            </w:pPr>
            <w:r w:rsidRPr="00BC0504">
              <w:rPr>
                <w:rFonts w:ascii="Times New Roman" w:hAnsi="Times New Roman" w:cs="Times New Roman"/>
                <w:b/>
              </w:rPr>
              <w:t>Optimized parameter values</w:t>
            </w:r>
          </w:p>
        </w:tc>
        <w:tc>
          <w:tcPr>
            <w:tcW w:w="967" w:type="dxa"/>
            <w:tcBorders>
              <w:top w:val="single" w:sz="4" w:space="0" w:color="auto"/>
              <w:left w:val="nil"/>
              <w:bottom w:val="nil"/>
              <w:right w:val="nil"/>
            </w:tcBorders>
            <w:hideMark/>
          </w:tcPr>
          <w:p w14:paraId="444014B8" w14:textId="77777777" w:rsidR="002103DC" w:rsidRPr="00BC0504" w:rsidRDefault="002103DC" w:rsidP="00EE52BF">
            <w:pPr>
              <w:jc w:val="left"/>
              <w:rPr>
                <w:rFonts w:ascii="Times New Roman" w:hAnsi="Times New Roman" w:cs="Times New Roman"/>
              </w:rPr>
            </w:pPr>
          </w:p>
        </w:tc>
        <w:tc>
          <w:tcPr>
            <w:tcW w:w="968" w:type="dxa"/>
            <w:tcBorders>
              <w:top w:val="single" w:sz="4" w:space="0" w:color="auto"/>
              <w:left w:val="nil"/>
              <w:bottom w:val="nil"/>
              <w:right w:val="nil"/>
            </w:tcBorders>
            <w:hideMark/>
          </w:tcPr>
          <w:p w14:paraId="69679FF9" w14:textId="77777777" w:rsidR="002103DC" w:rsidRPr="00BC0504" w:rsidRDefault="002103DC" w:rsidP="00EE52BF">
            <w:pPr>
              <w:jc w:val="left"/>
              <w:rPr>
                <w:rFonts w:ascii="Times New Roman" w:hAnsi="Times New Roman" w:cs="Times New Roman"/>
              </w:rPr>
            </w:pPr>
          </w:p>
        </w:tc>
        <w:tc>
          <w:tcPr>
            <w:tcW w:w="968" w:type="dxa"/>
            <w:tcBorders>
              <w:top w:val="single" w:sz="4" w:space="0" w:color="auto"/>
              <w:left w:val="nil"/>
              <w:bottom w:val="nil"/>
              <w:right w:val="nil"/>
            </w:tcBorders>
            <w:hideMark/>
          </w:tcPr>
          <w:p w14:paraId="4770F816" w14:textId="77777777" w:rsidR="002103DC" w:rsidRPr="00BC0504" w:rsidRDefault="002103DC" w:rsidP="00EE52BF">
            <w:pPr>
              <w:jc w:val="left"/>
              <w:rPr>
                <w:rFonts w:ascii="Times New Roman" w:hAnsi="Times New Roman" w:cs="Times New Roman"/>
              </w:rPr>
            </w:pPr>
          </w:p>
        </w:tc>
        <w:tc>
          <w:tcPr>
            <w:tcW w:w="968" w:type="dxa"/>
            <w:tcBorders>
              <w:top w:val="single" w:sz="4" w:space="0" w:color="auto"/>
              <w:left w:val="nil"/>
              <w:bottom w:val="nil"/>
              <w:right w:val="nil"/>
            </w:tcBorders>
          </w:tcPr>
          <w:p w14:paraId="53EA3BA8" w14:textId="14EC5EC3" w:rsidR="002103DC" w:rsidRPr="00BC0504" w:rsidRDefault="002103DC" w:rsidP="00EE52BF">
            <w:pPr>
              <w:jc w:val="left"/>
              <w:rPr>
                <w:rFonts w:ascii="Times New Roman" w:hAnsi="Times New Roman" w:cs="Times New Roman"/>
              </w:rPr>
            </w:pPr>
          </w:p>
        </w:tc>
        <w:tc>
          <w:tcPr>
            <w:tcW w:w="968" w:type="dxa"/>
            <w:tcBorders>
              <w:top w:val="single" w:sz="4" w:space="0" w:color="auto"/>
              <w:left w:val="nil"/>
              <w:bottom w:val="nil"/>
              <w:right w:val="nil"/>
            </w:tcBorders>
          </w:tcPr>
          <w:p w14:paraId="5BFF89CD" w14:textId="4AFC263F" w:rsidR="002103DC" w:rsidRPr="00BC0504" w:rsidRDefault="002103DC" w:rsidP="00EE52BF">
            <w:pPr>
              <w:jc w:val="left"/>
              <w:rPr>
                <w:rFonts w:ascii="Times New Roman" w:hAnsi="Times New Roman" w:cs="Times New Roman"/>
              </w:rPr>
            </w:pPr>
          </w:p>
        </w:tc>
        <w:tc>
          <w:tcPr>
            <w:tcW w:w="968" w:type="dxa"/>
            <w:tcBorders>
              <w:top w:val="single" w:sz="4" w:space="0" w:color="auto"/>
              <w:left w:val="nil"/>
              <w:bottom w:val="nil"/>
            </w:tcBorders>
            <w:hideMark/>
          </w:tcPr>
          <w:p w14:paraId="75565B48" w14:textId="77777777" w:rsidR="002103DC" w:rsidRPr="00BC0504" w:rsidRDefault="002103DC" w:rsidP="00EE52BF">
            <w:pPr>
              <w:jc w:val="left"/>
              <w:rPr>
                <w:rFonts w:ascii="Times New Roman" w:hAnsi="Times New Roman" w:cs="Times New Roman"/>
              </w:rPr>
            </w:pPr>
          </w:p>
        </w:tc>
      </w:tr>
      <w:tr w:rsidR="005707E0" w:rsidRPr="00BC0504" w14:paraId="07C0503B" w14:textId="77777777" w:rsidTr="00653D57">
        <w:tc>
          <w:tcPr>
            <w:tcW w:w="3119" w:type="dxa"/>
            <w:tcBorders>
              <w:top w:val="nil"/>
              <w:bottom w:val="nil"/>
              <w:right w:val="nil"/>
            </w:tcBorders>
          </w:tcPr>
          <w:p w14:paraId="3E5916F8" w14:textId="452F99A3" w:rsidR="002103DC" w:rsidRPr="00653D57" w:rsidRDefault="00E52DEE">
            <w:pPr>
              <w:rPr>
                <w:rFonts w:ascii="Times New Roman" w:hAnsi="Times New Roman" w:cs="Times New Roman"/>
                <w:b/>
                <w:szCs w:val="20"/>
              </w:rPr>
            </w:pPr>
            <w:r w:rsidRPr="00653D57">
              <w:rPr>
                <w:rFonts w:ascii="Times New Roman" w:hAnsi="Times New Roman" w:cs="Times New Roman"/>
                <w:b/>
                <w:szCs w:val="20"/>
              </w:rPr>
              <w:t>Daytime</w:t>
            </w:r>
            <w:r w:rsidR="009A6D12">
              <w:rPr>
                <w:rFonts w:ascii="Times New Roman" w:hAnsi="Times New Roman" w:cs="Times New Roman"/>
                <w:b/>
                <w:szCs w:val="20"/>
              </w:rPr>
              <w:t xml:space="preserve"> (9:00-18:00 h)</w:t>
            </w:r>
          </w:p>
        </w:tc>
        <w:tc>
          <w:tcPr>
            <w:tcW w:w="967" w:type="dxa"/>
            <w:tcBorders>
              <w:top w:val="nil"/>
              <w:left w:val="nil"/>
              <w:bottom w:val="nil"/>
              <w:right w:val="nil"/>
            </w:tcBorders>
          </w:tcPr>
          <w:p w14:paraId="7AD2EAC7" w14:textId="7C188433" w:rsidR="002103DC" w:rsidRPr="00BC0504" w:rsidRDefault="002103DC" w:rsidP="00EE52BF">
            <w:pPr>
              <w:jc w:val="left"/>
              <w:rPr>
                <w:rFonts w:ascii="Times New Roman" w:hAnsi="Times New Roman" w:cs="Times New Roman"/>
              </w:rPr>
            </w:pPr>
          </w:p>
        </w:tc>
        <w:tc>
          <w:tcPr>
            <w:tcW w:w="968" w:type="dxa"/>
            <w:tcBorders>
              <w:top w:val="nil"/>
              <w:left w:val="nil"/>
              <w:bottom w:val="nil"/>
              <w:right w:val="nil"/>
            </w:tcBorders>
          </w:tcPr>
          <w:p w14:paraId="0885C776" w14:textId="5394937C" w:rsidR="002103DC" w:rsidRPr="00BC0504" w:rsidRDefault="002103DC" w:rsidP="00DD4326">
            <w:pPr>
              <w:jc w:val="left"/>
              <w:rPr>
                <w:rFonts w:ascii="Times New Roman" w:hAnsi="Times New Roman" w:cs="Times New Roman"/>
              </w:rPr>
            </w:pPr>
          </w:p>
        </w:tc>
        <w:tc>
          <w:tcPr>
            <w:tcW w:w="968" w:type="dxa"/>
            <w:tcBorders>
              <w:top w:val="nil"/>
              <w:left w:val="nil"/>
              <w:bottom w:val="nil"/>
              <w:right w:val="nil"/>
            </w:tcBorders>
          </w:tcPr>
          <w:p w14:paraId="0F41B464" w14:textId="05EAD8BD" w:rsidR="002103DC" w:rsidRPr="00BC0504" w:rsidRDefault="002103DC" w:rsidP="00415018">
            <w:pPr>
              <w:jc w:val="left"/>
              <w:rPr>
                <w:rFonts w:ascii="Times New Roman" w:hAnsi="Times New Roman" w:cs="Times New Roman"/>
              </w:rPr>
            </w:pPr>
          </w:p>
        </w:tc>
        <w:tc>
          <w:tcPr>
            <w:tcW w:w="968" w:type="dxa"/>
            <w:tcBorders>
              <w:top w:val="nil"/>
              <w:left w:val="nil"/>
              <w:bottom w:val="nil"/>
              <w:right w:val="nil"/>
            </w:tcBorders>
          </w:tcPr>
          <w:p w14:paraId="66B20E7B" w14:textId="62DB3A0B" w:rsidR="002103DC" w:rsidRPr="00BC0504" w:rsidRDefault="002103DC" w:rsidP="00820861">
            <w:pPr>
              <w:jc w:val="left"/>
              <w:rPr>
                <w:rFonts w:ascii="Times New Roman" w:hAnsi="Times New Roman" w:cs="Times New Roman"/>
              </w:rPr>
            </w:pPr>
          </w:p>
        </w:tc>
        <w:tc>
          <w:tcPr>
            <w:tcW w:w="968" w:type="dxa"/>
            <w:tcBorders>
              <w:top w:val="nil"/>
              <w:left w:val="nil"/>
              <w:bottom w:val="nil"/>
              <w:right w:val="nil"/>
            </w:tcBorders>
          </w:tcPr>
          <w:p w14:paraId="57E280B0" w14:textId="558DE148" w:rsidR="000E4C6E" w:rsidRPr="00BC0504" w:rsidRDefault="000E4C6E" w:rsidP="00EE52BF">
            <w:pPr>
              <w:jc w:val="left"/>
              <w:rPr>
                <w:rFonts w:ascii="Times New Roman" w:hAnsi="Times New Roman" w:cs="Times New Roman"/>
              </w:rPr>
            </w:pPr>
          </w:p>
        </w:tc>
        <w:tc>
          <w:tcPr>
            <w:tcW w:w="968" w:type="dxa"/>
            <w:tcBorders>
              <w:top w:val="nil"/>
              <w:left w:val="nil"/>
              <w:bottom w:val="nil"/>
            </w:tcBorders>
          </w:tcPr>
          <w:p w14:paraId="276FD161" w14:textId="3F08711B" w:rsidR="002103DC" w:rsidRPr="00BC0504" w:rsidRDefault="002103DC" w:rsidP="00EE52BF">
            <w:pPr>
              <w:jc w:val="left"/>
              <w:rPr>
                <w:rFonts w:ascii="Times New Roman" w:hAnsi="Times New Roman" w:cs="Times New Roman"/>
              </w:rPr>
            </w:pPr>
          </w:p>
        </w:tc>
      </w:tr>
      <w:tr w:rsidR="00E52DEE" w:rsidRPr="00BC0504" w14:paraId="4DA20F81" w14:textId="77777777" w:rsidTr="00653D57">
        <w:tc>
          <w:tcPr>
            <w:tcW w:w="3119" w:type="dxa"/>
            <w:tcBorders>
              <w:top w:val="nil"/>
              <w:bottom w:val="nil"/>
              <w:right w:val="nil"/>
            </w:tcBorders>
          </w:tcPr>
          <w:p w14:paraId="77D2A0AD" w14:textId="7968E694" w:rsidR="00E52DEE" w:rsidRPr="00BC0504" w:rsidRDefault="00772A9E" w:rsidP="00E52DEE">
            <w:pPr>
              <w:rPr>
                <w:rFonts w:ascii="Times New Roman" w:hAnsi="Times New Roman" w:cs="Times New Roman"/>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E52DEE" w:rsidRPr="00BC0504">
              <w:rPr>
                <w:rFonts w:ascii="Times New Roman" w:hAnsi="Times New Roman" w:cs="Times New Roman"/>
                <w:sz w:val="24"/>
                <w:szCs w:val="24"/>
              </w:rPr>
              <w:t xml:space="preserve"> </w:t>
            </w:r>
            <w:r w:rsidR="00E52DEE" w:rsidRPr="00BC0504">
              <w:rPr>
                <w:rFonts w:ascii="Times New Roman" w:hAnsi="Times New Roman" w:cs="Times New Roman"/>
              </w:rPr>
              <w:t>(m)</w:t>
            </w:r>
          </w:p>
        </w:tc>
        <w:tc>
          <w:tcPr>
            <w:tcW w:w="967" w:type="dxa"/>
            <w:tcBorders>
              <w:top w:val="nil"/>
              <w:left w:val="nil"/>
              <w:bottom w:val="nil"/>
              <w:right w:val="nil"/>
            </w:tcBorders>
          </w:tcPr>
          <w:p w14:paraId="666B045B" w14:textId="4862B42D" w:rsidR="00E52DEE" w:rsidRPr="00BC0504" w:rsidRDefault="00E52DEE" w:rsidP="00E52DEE">
            <w:pPr>
              <w:jc w:val="left"/>
              <w:rPr>
                <w:rFonts w:ascii="Times New Roman" w:hAnsi="Times New Roman" w:cs="Times New Roman"/>
              </w:rPr>
            </w:pPr>
            <w:r>
              <w:rPr>
                <w:rFonts w:ascii="Times New Roman" w:hAnsi="Times New Roman" w:cs="Times New Roman"/>
              </w:rPr>
              <w:t>480</w:t>
            </w:r>
          </w:p>
        </w:tc>
        <w:tc>
          <w:tcPr>
            <w:tcW w:w="968" w:type="dxa"/>
            <w:tcBorders>
              <w:top w:val="nil"/>
              <w:left w:val="nil"/>
              <w:bottom w:val="nil"/>
              <w:right w:val="nil"/>
            </w:tcBorders>
          </w:tcPr>
          <w:p w14:paraId="32930C79" w14:textId="07A27C40" w:rsidR="00E52DEE" w:rsidRPr="00BC0504" w:rsidRDefault="00E52DEE" w:rsidP="00E52DEE">
            <w:pPr>
              <w:jc w:val="left"/>
              <w:rPr>
                <w:rFonts w:ascii="Times New Roman" w:hAnsi="Times New Roman" w:cs="Times New Roman"/>
              </w:rPr>
            </w:pPr>
            <w:r>
              <w:rPr>
                <w:rFonts w:ascii="Times New Roman" w:hAnsi="Times New Roman" w:cs="Times New Roman"/>
              </w:rPr>
              <w:t>480</w:t>
            </w:r>
          </w:p>
        </w:tc>
        <w:tc>
          <w:tcPr>
            <w:tcW w:w="968" w:type="dxa"/>
            <w:tcBorders>
              <w:top w:val="nil"/>
              <w:left w:val="nil"/>
              <w:bottom w:val="nil"/>
              <w:right w:val="nil"/>
            </w:tcBorders>
          </w:tcPr>
          <w:p w14:paraId="4E5249A2" w14:textId="7F855DFD" w:rsidR="00E52DEE" w:rsidRPr="00BC0504" w:rsidRDefault="00E52DEE" w:rsidP="00E52DEE">
            <w:pPr>
              <w:jc w:val="left"/>
              <w:rPr>
                <w:rFonts w:ascii="Times New Roman" w:hAnsi="Times New Roman" w:cs="Times New Roman"/>
              </w:rPr>
            </w:pPr>
            <w:r>
              <w:rPr>
                <w:rFonts w:ascii="Times New Roman" w:hAnsi="Times New Roman" w:cs="Times New Roman"/>
              </w:rPr>
              <w:t>40</w:t>
            </w:r>
          </w:p>
        </w:tc>
        <w:tc>
          <w:tcPr>
            <w:tcW w:w="968" w:type="dxa"/>
            <w:tcBorders>
              <w:top w:val="nil"/>
              <w:left w:val="nil"/>
              <w:bottom w:val="nil"/>
              <w:right w:val="nil"/>
            </w:tcBorders>
          </w:tcPr>
          <w:p w14:paraId="45DFB739" w14:textId="26E4F44C" w:rsidR="00E52DEE" w:rsidRPr="00BC0504" w:rsidRDefault="00E331B2" w:rsidP="00E52DEE">
            <w:pPr>
              <w:jc w:val="left"/>
              <w:rPr>
                <w:rFonts w:ascii="Times New Roman" w:hAnsi="Times New Roman" w:cs="Times New Roman"/>
              </w:rPr>
            </w:pPr>
            <w:r>
              <w:rPr>
                <w:rFonts w:ascii="Times New Roman" w:hAnsi="Times New Roman" w:cs="Times New Roman"/>
              </w:rPr>
              <w:t>60</w:t>
            </w:r>
          </w:p>
        </w:tc>
        <w:tc>
          <w:tcPr>
            <w:tcW w:w="968" w:type="dxa"/>
            <w:tcBorders>
              <w:top w:val="nil"/>
              <w:left w:val="nil"/>
              <w:bottom w:val="nil"/>
              <w:right w:val="nil"/>
            </w:tcBorders>
          </w:tcPr>
          <w:p w14:paraId="3284EAB6" w14:textId="2BC05637" w:rsidR="00E52DEE" w:rsidRPr="00BC0504" w:rsidRDefault="00E52DEE" w:rsidP="00E52DEE">
            <w:pPr>
              <w:jc w:val="left"/>
              <w:rPr>
                <w:rFonts w:ascii="Times New Roman" w:hAnsi="Times New Roman" w:cs="Times New Roman"/>
              </w:rPr>
            </w:pPr>
            <w:r>
              <w:rPr>
                <w:rFonts w:ascii="Times New Roman" w:hAnsi="Times New Roman" w:cs="Times New Roman"/>
              </w:rPr>
              <w:t>80</w:t>
            </w:r>
            <w:r w:rsidR="00564EBF">
              <w:rPr>
                <w:rFonts w:ascii="Times New Roman" w:hAnsi="Times New Roman" w:cs="Times New Roman"/>
              </w:rPr>
              <w:t>–</w:t>
            </w:r>
            <w:r>
              <w:rPr>
                <w:rFonts w:ascii="Times New Roman" w:hAnsi="Times New Roman" w:cs="Times New Roman" w:hint="eastAsia"/>
              </w:rPr>
              <w:t>360</w:t>
            </w:r>
          </w:p>
        </w:tc>
        <w:tc>
          <w:tcPr>
            <w:tcW w:w="968" w:type="dxa"/>
            <w:tcBorders>
              <w:top w:val="nil"/>
              <w:left w:val="nil"/>
              <w:bottom w:val="nil"/>
            </w:tcBorders>
          </w:tcPr>
          <w:p w14:paraId="302D1C43" w14:textId="72C480C5" w:rsidR="00E52DEE" w:rsidRPr="00BC0504" w:rsidRDefault="00E52DEE" w:rsidP="00E52DEE">
            <w:pPr>
              <w:jc w:val="left"/>
              <w:rPr>
                <w:rFonts w:ascii="Times New Roman" w:hAnsi="Times New Roman" w:cs="Times New Roman"/>
              </w:rPr>
            </w:pPr>
            <w:r>
              <w:rPr>
                <w:rFonts w:ascii="Times New Roman" w:hAnsi="Times New Roman" w:cs="Times New Roman"/>
              </w:rPr>
              <w:t>140</w:t>
            </w:r>
          </w:p>
        </w:tc>
      </w:tr>
      <w:tr w:rsidR="00E52DEE" w:rsidRPr="00BC0504" w14:paraId="72F9C381" w14:textId="77777777" w:rsidTr="00653D57">
        <w:tc>
          <w:tcPr>
            <w:tcW w:w="3119" w:type="dxa"/>
            <w:tcBorders>
              <w:top w:val="nil"/>
              <w:bottom w:val="nil"/>
              <w:right w:val="nil"/>
            </w:tcBorders>
            <w:vAlign w:val="center"/>
          </w:tcPr>
          <w:p w14:paraId="34E5024C" w14:textId="0E4F753B" w:rsidR="00E52DEE" w:rsidRDefault="00772A9E" w:rsidP="00E52DEE">
            <w:pPr>
              <w:rPr>
                <w:rFonts w:ascii="맑은 고딕" w:eastAsia="맑은 고딕" w:hAnsi="맑은 고딕" w:cs="Times New Roman"/>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E52DEE" w:rsidRPr="00BC0504">
              <w:rPr>
                <w:rFonts w:ascii="Times New Roman" w:hAnsi="Times New Roman" w:cs="Times New Roman"/>
                <w:szCs w:val="24"/>
              </w:rPr>
              <w:t xml:space="preserve"> (s)</w:t>
            </w:r>
          </w:p>
        </w:tc>
        <w:tc>
          <w:tcPr>
            <w:tcW w:w="967" w:type="dxa"/>
            <w:tcBorders>
              <w:top w:val="nil"/>
              <w:left w:val="nil"/>
              <w:bottom w:val="nil"/>
              <w:right w:val="nil"/>
            </w:tcBorders>
          </w:tcPr>
          <w:p w14:paraId="5095E863" w14:textId="22209351" w:rsidR="00E52DEE" w:rsidDel="00514C6C" w:rsidRDefault="00E52DEE">
            <w:pPr>
              <w:jc w:val="left"/>
              <w:rPr>
                <w:rFonts w:ascii="Times New Roman" w:hAnsi="Times New Roman" w:cs="Times New Roman"/>
              </w:rPr>
            </w:pPr>
            <w:r>
              <w:rPr>
                <w:rFonts w:ascii="Times New Roman" w:hAnsi="Times New Roman" w:cs="Times New Roman"/>
              </w:rPr>
              <w:t>1440</w:t>
            </w:r>
          </w:p>
        </w:tc>
        <w:tc>
          <w:tcPr>
            <w:tcW w:w="968" w:type="dxa"/>
            <w:tcBorders>
              <w:top w:val="nil"/>
              <w:left w:val="nil"/>
              <w:bottom w:val="nil"/>
              <w:right w:val="nil"/>
            </w:tcBorders>
          </w:tcPr>
          <w:p w14:paraId="22010272" w14:textId="22024177" w:rsidR="00E52DEE" w:rsidDel="00514C6C" w:rsidRDefault="00E52DEE" w:rsidP="00E52DEE">
            <w:pPr>
              <w:jc w:val="left"/>
              <w:rPr>
                <w:rFonts w:ascii="Times New Roman" w:hAnsi="Times New Roman" w:cs="Times New Roman"/>
              </w:rPr>
            </w:pPr>
            <w:r>
              <w:rPr>
                <w:rFonts w:ascii="Times New Roman" w:hAnsi="Times New Roman" w:cs="Times New Roman"/>
              </w:rPr>
              <w:t>2080</w:t>
            </w:r>
          </w:p>
        </w:tc>
        <w:tc>
          <w:tcPr>
            <w:tcW w:w="968" w:type="dxa"/>
            <w:tcBorders>
              <w:top w:val="nil"/>
              <w:left w:val="nil"/>
              <w:bottom w:val="nil"/>
              <w:right w:val="nil"/>
            </w:tcBorders>
          </w:tcPr>
          <w:p w14:paraId="1BC79925" w14:textId="1FB23C79" w:rsidR="00E52DEE" w:rsidDel="00514C6C" w:rsidRDefault="00E52DEE" w:rsidP="00E52DEE">
            <w:pPr>
              <w:jc w:val="left"/>
              <w:rPr>
                <w:rFonts w:ascii="Times New Roman" w:hAnsi="Times New Roman" w:cs="Times New Roman"/>
              </w:rPr>
            </w:pPr>
            <w:r>
              <w:rPr>
                <w:rFonts w:ascii="Times New Roman" w:hAnsi="Times New Roman" w:cs="Times New Roman"/>
              </w:rPr>
              <w:t>640</w:t>
            </w:r>
          </w:p>
        </w:tc>
        <w:tc>
          <w:tcPr>
            <w:tcW w:w="968" w:type="dxa"/>
            <w:tcBorders>
              <w:top w:val="nil"/>
              <w:left w:val="nil"/>
              <w:bottom w:val="nil"/>
              <w:right w:val="nil"/>
            </w:tcBorders>
          </w:tcPr>
          <w:p w14:paraId="534AF017" w14:textId="387CCCFE" w:rsidR="00E52DEE" w:rsidRDefault="00E331B2" w:rsidP="00E52DEE">
            <w:pPr>
              <w:jc w:val="left"/>
              <w:rPr>
                <w:rFonts w:ascii="Times New Roman" w:hAnsi="Times New Roman" w:cs="Times New Roman"/>
              </w:rPr>
            </w:pPr>
            <w:r>
              <w:rPr>
                <w:rFonts w:ascii="Times New Roman" w:hAnsi="Times New Roman" w:cs="Times New Roman"/>
              </w:rPr>
              <w:t>2080</w:t>
            </w:r>
          </w:p>
        </w:tc>
        <w:tc>
          <w:tcPr>
            <w:tcW w:w="968" w:type="dxa"/>
            <w:tcBorders>
              <w:top w:val="nil"/>
              <w:left w:val="nil"/>
              <w:bottom w:val="nil"/>
              <w:right w:val="nil"/>
            </w:tcBorders>
          </w:tcPr>
          <w:p w14:paraId="7CE97F6A" w14:textId="5D9ABE59" w:rsidR="00E52DEE" w:rsidRDefault="00E52DEE" w:rsidP="00E52DEE">
            <w:pPr>
              <w:jc w:val="left"/>
              <w:rPr>
                <w:rFonts w:ascii="Times New Roman" w:hAnsi="Times New Roman" w:cs="Times New Roman"/>
              </w:rPr>
            </w:pPr>
            <w:r>
              <w:rPr>
                <w:rFonts w:ascii="Times New Roman" w:hAnsi="Times New Roman" w:cs="Times New Roman"/>
              </w:rPr>
              <w:t>3120</w:t>
            </w:r>
          </w:p>
        </w:tc>
        <w:tc>
          <w:tcPr>
            <w:tcW w:w="968" w:type="dxa"/>
            <w:tcBorders>
              <w:top w:val="nil"/>
              <w:left w:val="nil"/>
              <w:bottom w:val="nil"/>
            </w:tcBorders>
          </w:tcPr>
          <w:p w14:paraId="24C9F647" w14:textId="7DBE7EE2" w:rsidR="00E52DEE" w:rsidRDefault="00E52DEE" w:rsidP="00E52DEE">
            <w:pPr>
              <w:jc w:val="left"/>
              <w:rPr>
                <w:rFonts w:ascii="Times New Roman" w:hAnsi="Times New Roman" w:cs="Times New Roman"/>
              </w:rPr>
            </w:pPr>
            <w:r>
              <w:rPr>
                <w:rFonts w:ascii="Times New Roman" w:hAnsi="Times New Roman" w:cs="Times New Roman"/>
              </w:rPr>
              <w:t>160</w:t>
            </w:r>
          </w:p>
        </w:tc>
      </w:tr>
      <w:tr w:rsidR="00E52DEE" w:rsidRPr="00BC0504" w14:paraId="7105F2F4" w14:textId="77777777" w:rsidTr="00653D57">
        <w:tc>
          <w:tcPr>
            <w:tcW w:w="3119" w:type="dxa"/>
            <w:tcBorders>
              <w:top w:val="nil"/>
              <w:bottom w:val="nil"/>
              <w:right w:val="nil"/>
            </w:tcBorders>
          </w:tcPr>
          <w:p w14:paraId="0927EC1A" w14:textId="2C659AB1" w:rsidR="00E52DEE" w:rsidRDefault="00E52DEE" w:rsidP="00E52DEE">
            <w:pPr>
              <w:rPr>
                <w:rFonts w:ascii="맑은 고딕" w:eastAsia="맑은 고딕" w:hAnsi="맑은 고딕" w:cs="Times New Roman"/>
                <w:szCs w:val="24"/>
              </w:rPr>
            </w:pPr>
            <m:oMath>
              <m:r>
                <w:rPr>
                  <w:rFonts w:ascii="Cambria Math" w:hAnsi="Cambria Math" w:cs="Times New Roman"/>
                  <w:szCs w:val="24"/>
                </w:rPr>
                <m:t>∆z</m:t>
              </m:r>
            </m:oMath>
            <w:r w:rsidRPr="00BC0504">
              <w:rPr>
                <w:rFonts w:ascii="Times New Roman" w:hAnsi="Times New Roman" w:cs="Times New Roman"/>
                <w:szCs w:val="24"/>
              </w:rPr>
              <w:t xml:space="preserve"> (m)</w:t>
            </w:r>
          </w:p>
        </w:tc>
        <w:tc>
          <w:tcPr>
            <w:tcW w:w="967" w:type="dxa"/>
            <w:tcBorders>
              <w:top w:val="nil"/>
              <w:left w:val="nil"/>
              <w:bottom w:val="nil"/>
              <w:right w:val="nil"/>
            </w:tcBorders>
          </w:tcPr>
          <w:p w14:paraId="5B996448" w14:textId="20F37A5C" w:rsidR="00E52DEE" w:rsidDel="00514C6C" w:rsidRDefault="00E52DEE" w:rsidP="00E52DEE">
            <w:pPr>
              <w:jc w:val="left"/>
              <w:rPr>
                <w:rFonts w:ascii="Times New Roman" w:hAnsi="Times New Roman" w:cs="Times New Roman"/>
              </w:rPr>
            </w:pPr>
            <w:r>
              <w:rPr>
                <w:rFonts w:ascii="Times New Roman" w:hAnsi="Times New Roman" w:cs="Times New Roman"/>
              </w:rPr>
              <w:t>40</w:t>
            </w:r>
          </w:p>
        </w:tc>
        <w:tc>
          <w:tcPr>
            <w:tcW w:w="968" w:type="dxa"/>
            <w:tcBorders>
              <w:top w:val="nil"/>
              <w:left w:val="nil"/>
              <w:bottom w:val="nil"/>
              <w:right w:val="nil"/>
            </w:tcBorders>
          </w:tcPr>
          <w:p w14:paraId="26A8F8E5" w14:textId="2A4F9EDB" w:rsidR="00E52DEE" w:rsidDel="00514C6C" w:rsidRDefault="00E52DEE" w:rsidP="00E52DEE">
            <w:pPr>
              <w:jc w:val="left"/>
              <w:rPr>
                <w:rFonts w:ascii="Times New Roman" w:hAnsi="Times New Roman" w:cs="Times New Roman"/>
              </w:rPr>
            </w:pPr>
            <w:r>
              <w:rPr>
                <w:rFonts w:ascii="Times New Roman" w:hAnsi="Times New Roman" w:cs="Times New Roman" w:hint="eastAsia"/>
              </w:rPr>
              <w:t>420</w:t>
            </w:r>
          </w:p>
        </w:tc>
        <w:tc>
          <w:tcPr>
            <w:tcW w:w="968" w:type="dxa"/>
            <w:tcBorders>
              <w:top w:val="nil"/>
              <w:left w:val="nil"/>
              <w:bottom w:val="nil"/>
              <w:right w:val="nil"/>
            </w:tcBorders>
          </w:tcPr>
          <w:p w14:paraId="3B6141C2" w14:textId="4109228B" w:rsidR="00E52DEE" w:rsidDel="00514C6C" w:rsidRDefault="00E52DEE" w:rsidP="00E52DEE">
            <w:pPr>
              <w:jc w:val="left"/>
              <w:rPr>
                <w:rFonts w:ascii="Times New Roman" w:hAnsi="Times New Roman" w:cs="Times New Roman"/>
              </w:rPr>
            </w:pPr>
            <w:r>
              <w:rPr>
                <w:rFonts w:ascii="Times New Roman" w:hAnsi="Times New Roman" w:cs="Times New Roman" w:hint="eastAsia"/>
              </w:rPr>
              <w:t>460</w:t>
            </w:r>
          </w:p>
        </w:tc>
        <w:tc>
          <w:tcPr>
            <w:tcW w:w="968" w:type="dxa"/>
            <w:tcBorders>
              <w:top w:val="nil"/>
              <w:left w:val="nil"/>
              <w:bottom w:val="nil"/>
              <w:right w:val="nil"/>
            </w:tcBorders>
          </w:tcPr>
          <w:p w14:paraId="1D247DC7" w14:textId="26D10DC2" w:rsidR="00E52DEE" w:rsidRDefault="00E331B2" w:rsidP="00E52DEE">
            <w:pPr>
              <w:jc w:val="left"/>
              <w:rPr>
                <w:rFonts w:ascii="Times New Roman" w:hAnsi="Times New Roman" w:cs="Times New Roman"/>
              </w:rPr>
            </w:pPr>
            <w:r>
              <w:rPr>
                <w:rFonts w:ascii="Times New Roman" w:hAnsi="Times New Roman" w:cs="Times New Roman"/>
              </w:rPr>
              <w:t>60</w:t>
            </w:r>
          </w:p>
        </w:tc>
        <w:tc>
          <w:tcPr>
            <w:tcW w:w="968" w:type="dxa"/>
            <w:tcBorders>
              <w:top w:val="nil"/>
              <w:left w:val="nil"/>
              <w:bottom w:val="nil"/>
              <w:right w:val="nil"/>
            </w:tcBorders>
          </w:tcPr>
          <w:p w14:paraId="1BFA0E04" w14:textId="2B3F5CD9" w:rsidR="00E52DEE" w:rsidRDefault="00E52DEE" w:rsidP="00E52DEE">
            <w:pPr>
              <w:jc w:val="left"/>
              <w:rPr>
                <w:rFonts w:ascii="Times New Roman" w:hAnsi="Times New Roman" w:cs="Times New Roman"/>
              </w:rPr>
            </w:pPr>
            <w:r>
              <w:rPr>
                <w:rFonts w:ascii="Times New Roman" w:hAnsi="Times New Roman" w:cs="Times New Roman"/>
              </w:rPr>
              <w:t>80</w:t>
            </w:r>
            <w:r w:rsidR="00564EBF">
              <w:rPr>
                <w:rFonts w:ascii="Times New Roman" w:hAnsi="Times New Roman" w:cs="Times New Roman"/>
              </w:rPr>
              <w:t>–</w:t>
            </w:r>
            <w:r>
              <w:rPr>
                <w:rFonts w:ascii="Times New Roman" w:hAnsi="Times New Roman" w:cs="Times New Roman"/>
              </w:rPr>
              <w:t>360</w:t>
            </w:r>
          </w:p>
        </w:tc>
        <w:tc>
          <w:tcPr>
            <w:tcW w:w="968" w:type="dxa"/>
            <w:tcBorders>
              <w:top w:val="nil"/>
              <w:left w:val="nil"/>
              <w:bottom w:val="nil"/>
            </w:tcBorders>
          </w:tcPr>
          <w:p w14:paraId="62F8774F" w14:textId="18EA210E" w:rsidR="00E52DEE" w:rsidRDefault="00E52DEE" w:rsidP="00E52DEE">
            <w:pPr>
              <w:jc w:val="left"/>
              <w:rPr>
                <w:rFonts w:ascii="Times New Roman" w:hAnsi="Times New Roman" w:cs="Times New Roman"/>
              </w:rPr>
            </w:pPr>
            <w:r>
              <w:rPr>
                <w:rFonts w:ascii="Times New Roman" w:hAnsi="Times New Roman" w:cs="Times New Roman"/>
              </w:rPr>
              <w:t>300</w:t>
            </w:r>
          </w:p>
        </w:tc>
      </w:tr>
      <w:tr w:rsidR="00E52DEE" w:rsidRPr="00BC0504" w14:paraId="1AE6AE8C" w14:textId="77777777" w:rsidTr="00653D57">
        <w:tc>
          <w:tcPr>
            <w:tcW w:w="3119" w:type="dxa"/>
            <w:tcBorders>
              <w:top w:val="nil"/>
              <w:bottom w:val="nil"/>
              <w:right w:val="nil"/>
            </w:tcBorders>
          </w:tcPr>
          <w:p w14:paraId="1556153F" w14:textId="7570E6F4" w:rsidR="00E52DEE" w:rsidRPr="00653D57" w:rsidRDefault="00E52DEE" w:rsidP="00E52DEE">
            <w:pPr>
              <w:rPr>
                <w:rFonts w:ascii="맑은 고딕" w:eastAsia="맑은 고딕" w:hAnsi="맑은 고딕" w:cs="Times New Roman"/>
                <w:b/>
                <w:szCs w:val="24"/>
              </w:rPr>
            </w:pPr>
            <w:r w:rsidRPr="00653D57">
              <w:rPr>
                <w:rFonts w:ascii="Times New Roman" w:hAnsi="Times New Roman" w:cs="Times New Roman"/>
                <w:b/>
                <w:szCs w:val="20"/>
              </w:rPr>
              <w:t>Nighttime</w:t>
            </w:r>
            <w:r w:rsidR="009A6D12">
              <w:rPr>
                <w:rFonts w:ascii="Times New Roman" w:hAnsi="Times New Roman" w:cs="Times New Roman"/>
                <w:b/>
                <w:szCs w:val="20"/>
              </w:rPr>
              <w:t xml:space="preserve"> (18:00-9:00 h)</w:t>
            </w:r>
          </w:p>
        </w:tc>
        <w:tc>
          <w:tcPr>
            <w:tcW w:w="967" w:type="dxa"/>
            <w:tcBorders>
              <w:top w:val="nil"/>
              <w:left w:val="nil"/>
              <w:bottom w:val="nil"/>
              <w:right w:val="nil"/>
            </w:tcBorders>
          </w:tcPr>
          <w:p w14:paraId="2279CD3B" w14:textId="77777777" w:rsidR="00E52DEE" w:rsidDel="00514C6C" w:rsidRDefault="00E52DEE" w:rsidP="00E52DEE">
            <w:pPr>
              <w:jc w:val="left"/>
              <w:rPr>
                <w:rFonts w:ascii="Times New Roman" w:hAnsi="Times New Roman" w:cs="Times New Roman"/>
              </w:rPr>
            </w:pPr>
          </w:p>
        </w:tc>
        <w:tc>
          <w:tcPr>
            <w:tcW w:w="968" w:type="dxa"/>
            <w:tcBorders>
              <w:top w:val="nil"/>
              <w:left w:val="nil"/>
              <w:bottom w:val="nil"/>
              <w:right w:val="nil"/>
            </w:tcBorders>
          </w:tcPr>
          <w:p w14:paraId="35C324E1" w14:textId="77777777" w:rsidR="00E52DEE" w:rsidDel="00514C6C" w:rsidRDefault="00E52DEE" w:rsidP="00E52DEE">
            <w:pPr>
              <w:jc w:val="left"/>
              <w:rPr>
                <w:rFonts w:ascii="Times New Roman" w:hAnsi="Times New Roman" w:cs="Times New Roman"/>
              </w:rPr>
            </w:pPr>
          </w:p>
        </w:tc>
        <w:tc>
          <w:tcPr>
            <w:tcW w:w="968" w:type="dxa"/>
            <w:tcBorders>
              <w:top w:val="nil"/>
              <w:left w:val="nil"/>
              <w:bottom w:val="nil"/>
              <w:right w:val="nil"/>
            </w:tcBorders>
          </w:tcPr>
          <w:p w14:paraId="1A6A9A6A" w14:textId="77777777" w:rsidR="00E52DEE" w:rsidDel="00514C6C" w:rsidRDefault="00E52DEE" w:rsidP="00E52DEE">
            <w:pPr>
              <w:jc w:val="left"/>
              <w:rPr>
                <w:rFonts w:ascii="Times New Roman" w:hAnsi="Times New Roman" w:cs="Times New Roman"/>
              </w:rPr>
            </w:pPr>
          </w:p>
        </w:tc>
        <w:tc>
          <w:tcPr>
            <w:tcW w:w="968" w:type="dxa"/>
            <w:tcBorders>
              <w:top w:val="nil"/>
              <w:left w:val="nil"/>
              <w:bottom w:val="nil"/>
              <w:right w:val="nil"/>
            </w:tcBorders>
          </w:tcPr>
          <w:p w14:paraId="06B2A3B6" w14:textId="77777777" w:rsidR="00E52DEE" w:rsidRDefault="00E52DEE" w:rsidP="00E52DEE">
            <w:pPr>
              <w:jc w:val="left"/>
              <w:rPr>
                <w:rFonts w:ascii="Times New Roman" w:hAnsi="Times New Roman" w:cs="Times New Roman"/>
              </w:rPr>
            </w:pPr>
          </w:p>
        </w:tc>
        <w:tc>
          <w:tcPr>
            <w:tcW w:w="968" w:type="dxa"/>
            <w:tcBorders>
              <w:top w:val="nil"/>
              <w:left w:val="nil"/>
              <w:bottom w:val="nil"/>
              <w:right w:val="nil"/>
            </w:tcBorders>
          </w:tcPr>
          <w:p w14:paraId="0E3F305F" w14:textId="77777777" w:rsidR="00E52DEE" w:rsidRDefault="00E52DEE" w:rsidP="00E52DEE">
            <w:pPr>
              <w:jc w:val="left"/>
              <w:rPr>
                <w:rFonts w:ascii="Times New Roman" w:hAnsi="Times New Roman" w:cs="Times New Roman"/>
              </w:rPr>
            </w:pPr>
          </w:p>
        </w:tc>
        <w:tc>
          <w:tcPr>
            <w:tcW w:w="968" w:type="dxa"/>
            <w:tcBorders>
              <w:top w:val="nil"/>
              <w:left w:val="nil"/>
              <w:bottom w:val="nil"/>
            </w:tcBorders>
          </w:tcPr>
          <w:p w14:paraId="292F6948" w14:textId="1D67410C" w:rsidR="00E52DEE" w:rsidRDefault="00E52DEE" w:rsidP="00E52DEE">
            <w:pPr>
              <w:jc w:val="left"/>
              <w:rPr>
                <w:rFonts w:ascii="Times New Roman" w:hAnsi="Times New Roman" w:cs="Times New Roman"/>
              </w:rPr>
            </w:pPr>
          </w:p>
        </w:tc>
      </w:tr>
      <w:tr w:rsidR="00E52DEE" w:rsidRPr="00BC0504" w14:paraId="0B888B30" w14:textId="77777777" w:rsidTr="00653D57">
        <w:tc>
          <w:tcPr>
            <w:tcW w:w="3119" w:type="dxa"/>
            <w:tcBorders>
              <w:top w:val="nil"/>
              <w:bottom w:val="nil"/>
              <w:right w:val="nil"/>
            </w:tcBorders>
          </w:tcPr>
          <w:p w14:paraId="647ADF5C" w14:textId="65AF38FB" w:rsidR="00E52DEE" w:rsidRDefault="00772A9E" w:rsidP="00E52DEE">
            <w:pPr>
              <w:rPr>
                <w:rFonts w:ascii="맑은 고딕" w:eastAsia="맑은 고딕" w:hAnsi="맑은 고딕" w:cs="Times New Roman"/>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v</m:t>
                  </m:r>
                </m:sub>
              </m:sSub>
            </m:oMath>
            <w:r w:rsidR="00E52DEE" w:rsidRPr="00BC0504">
              <w:rPr>
                <w:rFonts w:ascii="Times New Roman" w:hAnsi="Times New Roman" w:cs="Times New Roman"/>
                <w:sz w:val="24"/>
                <w:szCs w:val="24"/>
              </w:rPr>
              <w:t xml:space="preserve"> </w:t>
            </w:r>
            <w:r w:rsidR="00E52DEE" w:rsidRPr="00BC0504">
              <w:rPr>
                <w:rFonts w:ascii="Times New Roman" w:hAnsi="Times New Roman" w:cs="Times New Roman"/>
              </w:rPr>
              <w:t>(m)</w:t>
            </w:r>
          </w:p>
        </w:tc>
        <w:tc>
          <w:tcPr>
            <w:tcW w:w="967" w:type="dxa"/>
            <w:tcBorders>
              <w:top w:val="nil"/>
              <w:left w:val="nil"/>
              <w:bottom w:val="nil"/>
              <w:right w:val="nil"/>
            </w:tcBorders>
          </w:tcPr>
          <w:p w14:paraId="58D7B120" w14:textId="51CE5946" w:rsidR="00E52DEE" w:rsidDel="00514C6C" w:rsidRDefault="00C64750" w:rsidP="00E52DEE">
            <w:pPr>
              <w:jc w:val="left"/>
              <w:rPr>
                <w:rFonts w:ascii="Times New Roman" w:hAnsi="Times New Roman" w:cs="Times New Roman"/>
              </w:rPr>
            </w:pPr>
            <w:r>
              <w:rPr>
                <w:rFonts w:ascii="Times New Roman" w:hAnsi="Times New Roman" w:cs="Times New Roman" w:hint="eastAsia"/>
              </w:rPr>
              <w:t>100</w:t>
            </w:r>
          </w:p>
        </w:tc>
        <w:tc>
          <w:tcPr>
            <w:tcW w:w="968" w:type="dxa"/>
            <w:tcBorders>
              <w:top w:val="nil"/>
              <w:left w:val="nil"/>
              <w:bottom w:val="nil"/>
              <w:right w:val="nil"/>
            </w:tcBorders>
          </w:tcPr>
          <w:p w14:paraId="65B2F742" w14:textId="7D3C5074" w:rsidR="00E52DEE" w:rsidDel="00514C6C" w:rsidRDefault="00C64750" w:rsidP="00E52DEE">
            <w:pPr>
              <w:jc w:val="left"/>
              <w:rPr>
                <w:rFonts w:ascii="Times New Roman" w:hAnsi="Times New Roman" w:cs="Times New Roman"/>
              </w:rPr>
            </w:pPr>
            <w:r>
              <w:rPr>
                <w:rFonts w:ascii="Times New Roman" w:hAnsi="Times New Roman" w:cs="Times New Roman" w:hint="eastAsia"/>
              </w:rPr>
              <w:t>480</w:t>
            </w:r>
          </w:p>
        </w:tc>
        <w:tc>
          <w:tcPr>
            <w:tcW w:w="968" w:type="dxa"/>
            <w:tcBorders>
              <w:top w:val="nil"/>
              <w:left w:val="nil"/>
              <w:bottom w:val="nil"/>
              <w:right w:val="nil"/>
            </w:tcBorders>
          </w:tcPr>
          <w:p w14:paraId="1DC488A1" w14:textId="0E8F1F90" w:rsidR="00E52DEE" w:rsidDel="00514C6C" w:rsidRDefault="00C64750" w:rsidP="00E52DEE">
            <w:pPr>
              <w:jc w:val="left"/>
              <w:rPr>
                <w:rFonts w:ascii="Times New Roman" w:hAnsi="Times New Roman" w:cs="Times New Roman"/>
              </w:rPr>
            </w:pPr>
            <w:r>
              <w:rPr>
                <w:rFonts w:ascii="Times New Roman" w:hAnsi="Times New Roman" w:cs="Times New Roman" w:hint="eastAsia"/>
              </w:rPr>
              <w:t>80</w:t>
            </w:r>
          </w:p>
        </w:tc>
        <w:tc>
          <w:tcPr>
            <w:tcW w:w="968" w:type="dxa"/>
            <w:tcBorders>
              <w:top w:val="nil"/>
              <w:left w:val="nil"/>
              <w:bottom w:val="nil"/>
              <w:right w:val="nil"/>
            </w:tcBorders>
          </w:tcPr>
          <w:p w14:paraId="17BA4050" w14:textId="3D098B04" w:rsidR="00E52DEE" w:rsidRDefault="00E331B2" w:rsidP="00E52DEE">
            <w:pPr>
              <w:jc w:val="left"/>
              <w:rPr>
                <w:rFonts w:ascii="Times New Roman" w:hAnsi="Times New Roman" w:cs="Times New Roman"/>
              </w:rPr>
            </w:pPr>
            <w:r>
              <w:rPr>
                <w:rFonts w:ascii="Times New Roman" w:hAnsi="Times New Roman" w:cs="Times New Roman"/>
              </w:rPr>
              <w:t>40</w:t>
            </w:r>
          </w:p>
        </w:tc>
        <w:tc>
          <w:tcPr>
            <w:tcW w:w="968" w:type="dxa"/>
            <w:tcBorders>
              <w:top w:val="nil"/>
              <w:left w:val="nil"/>
              <w:bottom w:val="nil"/>
              <w:right w:val="nil"/>
            </w:tcBorders>
          </w:tcPr>
          <w:p w14:paraId="5F41FCE6" w14:textId="38D9C9B3" w:rsidR="00E52DEE" w:rsidRDefault="00A43CA0" w:rsidP="00E52DEE">
            <w:pPr>
              <w:jc w:val="left"/>
              <w:rPr>
                <w:rFonts w:ascii="Times New Roman" w:hAnsi="Times New Roman" w:cs="Times New Roman"/>
              </w:rPr>
            </w:pPr>
            <w:r>
              <w:rPr>
                <w:rFonts w:ascii="Times New Roman" w:hAnsi="Times New Roman" w:cs="Times New Roman"/>
              </w:rPr>
              <w:t>80</w:t>
            </w:r>
            <w:r w:rsidR="00564EBF">
              <w:rPr>
                <w:rFonts w:ascii="Times New Roman" w:hAnsi="Times New Roman" w:cs="Times New Roman"/>
              </w:rPr>
              <w:t>–</w:t>
            </w:r>
            <w:r>
              <w:rPr>
                <w:rFonts w:ascii="Times New Roman" w:hAnsi="Times New Roman" w:cs="Times New Roman" w:hint="eastAsia"/>
              </w:rPr>
              <w:t>360</w:t>
            </w:r>
          </w:p>
        </w:tc>
        <w:tc>
          <w:tcPr>
            <w:tcW w:w="968" w:type="dxa"/>
            <w:tcBorders>
              <w:top w:val="nil"/>
              <w:left w:val="nil"/>
              <w:bottom w:val="nil"/>
            </w:tcBorders>
          </w:tcPr>
          <w:p w14:paraId="018FFA78" w14:textId="44EE51FA" w:rsidR="00E52DEE" w:rsidRDefault="00E52DEE" w:rsidP="00E52DEE">
            <w:pPr>
              <w:jc w:val="left"/>
              <w:rPr>
                <w:rFonts w:ascii="Times New Roman" w:hAnsi="Times New Roman" w:cs="Times New Roman"/>
              </w:rPr>
            </w:pPr>
            <w:r>
              <w:rPr>
                <w:rFonts w:ascii="Times New Roman" w:hAnsi="Times New Roman" w:cs="Times New Roman" w:hint="eastAsia"/>
              </w:rPr>
              <w:t>80</w:t>
            </w:r>
          </w:p>
        </w:tc>
      </w:tr>
      <w:tr w:rsidR="00E52DEE" w:rsidRPr="00BC0504" w14:paraId="59D0D089" w14:textId="77777777" w:rsidTr="00653D57">
        <w:tc>
          <w:tcPr>
            <w:tcW w:w="3119" w:type="dxa"/>
            <w:tcBorders>
              <w:top w:val="nil"/>
              <w:bottom w:val="nil"/>
              <w:right w:val="nil"/>
            </w:tcBorders>
            <w:vAlign w:val="center"/>
          </w:tcPr>
          <w:p w14:paraId="18C73A2D" w14:textId="32B6E0AD" w:rsidR="00E52DEE" w:rsidRDefault="00772A9E" w:rsidP="00E52DEE">
            <w:pPr>
              <w:rPr>
                <w:rFonts w:ascii="맑은 고딕" w:eastAsia="맑은 고딕" w:hAnsi="맑은 고딕" w:cs="Times New Roman"/>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E52DEE" w:rsidRPr="00BC0504">
              <w:rPr>
                <w:rFonts w:ascii="Times New Roman" w:hAnsi="Times New Roman" w:cs="Times New Roman"/>
                <w:szCs w:val="24"/>
              </w:rPr>
              <w:t xml:space="preserve"> (s)</w:t>
            </w:r>
          </w:p>
        </w:tc>
        <w:tc>
          <w:tcPr>
            <w:tcW w:w="967" w:type="dxa"/>
            <w:tcBorders>
              <w:top w:val="nil"/>
              <w:left w:val="nil"/>
              <w:bottom w:val="nil"/>
              <w:right w:val="nil"/>
            </w:tcBorders>
          </w:tcPr>
          <w:p w14:paraId="2E0F9F53" w14:textId="64D2921D" w:rsidR="00E52DEE" w:rsidDel="00514C6C" w:rsidRDefault="00C64750" w:rsidP="00E52DEE">
            <w:pPr>
              <w:jc w:val="left"/>
              <w:rPr>
                <w:rFonts w:ascii="Times New Roman" w:hAnsi="Times New Roman" w:cs="Times New Roman"/>
              </w:rPr>
            </w:pPr>
            <w:r>
              <w:rPr>
                <w:rFonts w:ascii="Times New Roman" w:hAnsi="Times New Roman" w:cs="Times New Roman" w:hint="eastAsia"/>
              </w:rPr>
              <w:t>2080</w:t>
            </w:r>
          </w:p>
        </w:tc>
        <w:tc>
          <w:tcPr>
            <w:tcW w:w="968" w:type="dxa"/>
            <w:tcBorders>
              <w:top w:val="nil"/>
              <w:left w:val="nil"/>
              <w:bottom w:val="nil"/>
              <w:right w:val="nil"/>
            </w:tcBorders>
          </w:tcPr>
          <w:p w14:paraId="285FF7DD" w14:textId="0009AF1A" w:rsidR="00E52DEE" w:rsidDel="00514C6C" w:rsidRDefault="00C64750" w:rsidP="00E52DEE">
            <w:pPr>
              <w:jc w:val="left"/>
              <w:rPr>
                <w:rFonts w:ascii="Times New Roman" w:hAnsi="Times New Roman" w:cs="Times New Roman"/>
              </w:rPr>
            </w:pPr>
            <w:r>
              <w:rPr>
                <w:rFonts w:ascii="Times New Roman" w:hAnsi="Times New Roman" w:cs="Times New Roman" w:hint="eastAsia"/>
              </w:rPr>
              <w:t>1920</w:t>
            </w:r>
          </w:p>
        </w:tc>
        <w:tc>
          <w:tcPr>
            <w:tcW w:w="968" w:type="dxa"/>
            <w:tcBorders>
              <w:top w:val="nil"/>
              <w:left w:val="nil"/>
              <w:bottom w:val="nil"/>
              <w:right w:val="nil"/>
            </w:tcBorders>
          </w:tcPr>
          <w:p w14:paraId="04B4A26B" w14:textId="455D12DE" w:rsidR="00E52DEE" w:rsidDel="00514C6C" w:rsidRDefault="00C64750" w:rsidP="00E52DEE">
            <w:pPr>
              <w:jc w:val="left"/>
              <w:rPr>
                <w:rFonts w:ascii="Times New Roman" w:hAnsi="Times New Roman" w:cs="Times New Roman"/>
              </w:rPr>
            </w:pPr>
            <w:r>
              <w:rPr>
                <w:rFonts w:ascii="Times New Roman" w:hAnsi="Times New Roman" w:cs="Times New Roman" w:hint="eastAsia"/>
              </w:rPr>
              <w:t>2240</w:t>
            </w:r>
          </w:p>
        </w:tc>
        <w:tc>
          <w:tcPr>
            <w:tcW w:w="968" w:type="dxa"/>
            <w:tcBorders>
              <w:top w:val="nil"/>
              <w:left w:val="nil"/>
              <w:bottom w:val="nil"/>
              <w:right w:val="nil"/>
            </w:tcBorders>
          </w:tcPr>
          <w:p w14:paraId="20C7A124" w14:textId="3226F37E" w:rsidR="00E52DEE" w:rsidRDefault="00E331B2" w:rsidP="00E52DEE">
            <w:pPr>
              <w:jc w:val="left"/>
              <w:rPr>
                <w:rFonts w:ascii="Times New Roman" w:hAnsi="Times New Roman" w:cs="Times New Roman"/>
              </w:rPr>
            </w:pPr>
            <w:r>
              <w:rPr>
                <w:rFonts w:ascii="Times New Roman" w:hAnsi="Times New Roman" w:cs="Times New Roman"/>
              </w:rPr>
              <w:t>2400</w:t>
            </w:r>
          </w:p>
        </w:tc>
        <w:tc>
          <w:tcPr>
            <w:tcW w:w="968" w:type="dxa"/>
            <w:tcBorders>
              <w:top w:val="nil"/>
              <w:left w:val="nil"/>
              <w:bottom w:val="nil"/>
              <w:right w:val="nil"/>
            </w:tcBorders>
          </w:tcPr>
          <w:p w14:paraId="257D9362" w14:textId="08AD006D" w:rsidR="00E52DEE" w:rsidRDefault="00A43CA0" w:rsidP="00E52DEE">
            <w:pPr>
              <w:jc w:val="left"/>
              <w:rPr>
                <w:rFonts w:ascii="Times New Roman" w:hAnsi="Times New Roman" w:cs="Times New Roman"/>
              </w:rPr>
            </w:pPr>
            <w:r>
              <w:rPr>
                <w:rFonts w:ascii="Times New Roman" w:hAnsi="Times New Roman" w:cs="Times New Roman"/>
              </w:rPr>
              <w:t>840</w:t>
            </w:r>
          </w:p>
        </w:tc>
        <w:tc>
          <w:tcPr>
            <w:tcW w:w="968" w:type="dxa"/>
            <w:tcBorders>
              <w:top w:val="nil"/>
              <w:left w:val="nil"/>
              <w:bottom w:val="nil"/>
            </w:tcBorders>
          </w:tcPr>
          <w:p w14:paraId="5D8BDE02" w14:textId="72497B50" w:rsidR="00E52DEE" w:rsidDel="00514C6C" w:rsidRDefault="00E52DEE" w:rsidP="00E52DEE">
            <w:pPr>
              <w:jc w:val="left"/>
              <w:rPr>
                <w:rFonts w:ascii="Times New Roman" w:hAnsi="Times New Roman" w:cs="Times New Roman"/>
              </w:rPr>
            </w:pPr>
            <w:r>
              <w:rPr>
                <w:rFonts w:ascii="Times New Roman" w:hAnsi="Times New Roman" w:cs="Times New Roman" w:hint="eastAsia"/>
              </w:rPr>
              <w:t>2400</w:t>
            </w:r>
          </w:p>
        </w:tc>
      </w:tr>
      <w:tr w:rsidR="00E52DEE" w:rsidRPr="00BC0504" w14:paraId="5557AD2C" w14:textId="77777777" w:rsidTr="00653D57">
        <w:tc>
          <w:tcPr>
            <w:tcW w:w="3119" w:type="dxa"/>
            <w:tcBorders>
              <w:top w:val="nil"/>
              <w:bottom w:val="nil"/>
              <w:right w:val="nil"/>
            </w:tcBorders>
          </w:tcPr>
          <w:p w14:paraId="5D39A78C" w14:textId="667226B4" w:rsidR="00E52DEE" w:rsidRPr="00BC0504" w:rsidRDefault="00E52DEE" w:rsidP="00E52DEE">
            <w:pPr>
              <w:rPr>
                <w:rFonts w:ascii="Times New Roman" w:hAnsi="Times New Roman" w:cs="Times New Roman"/>
              </w:rPr>
            </w:pPr>
            <m:oMath>
              <m:r>
                <w:rPr>
                  <w:rFonts w:ascii="Cambria Math" w:hAnsi="Cambria Math" w:cs="Times New Roman"/>
                  <w:szCs w:val="24"/>
                </w:rPr>
                <m:t>∆z</m:t>
              </m:r>
            </m:oMath>
            <w:r w:rsidRPr="00BC0504">
              <w:rPr>
                <w:rFonts w:ascii="Times New Roman" w:hAnsi="Times New Roman" w:cs="Times New Roman"/>
                <w:szCs w:val="24"/>
              </w:rPr>
              <w:t xml:space="preserve"> (m)</w:t>
            </w:r>
          </w:p>
        </w:tc>
        <w:tc>
          <w:tcPr>
            <w:tcW w:w="967" w:type="dxa"/>
            <w:tcBorders>
              <w:top w:val="nil"/>
              <w:left w:val="nil"/>
              <w:bottom w:val="nil"/>
              <w:right w:val="nil"/>
            </w:tcBorders>
          </w:tcPr>
          <w:p w14:paraId="07DD7DFB" w14:textId="4443C2F3" w:rsidR="00E52DEE" w:rsidRPr="00BC0504" w:rsidRDefault="00C64750" w:rsidP="00E52DEE">
            <w:pPr>
              <w:jc w:val="left"/>
              <w:rPr>
                <w:rFonts w:ascii="Times New Roman" w:hAnsi="Times New Roman" w:cs="Times New Roman"/>
              </w:rPr>
            </w:pPr>
            <w:r>
              <w:rPr>
                <w:rFonts w:ascii="Times New Roman" w:hAnsi="Times New Roman" w:cs="Times New Roman"/>
              </w:rPr>
              <w:t>180</w:t>
            </w:r>
          </w:p>
        </w:tc>
        <w:tc>
          <w:tcPr>
            <w:tcW w:w="968" w:type="dxa"/>
            <w:tcBorders>
              <w:top w:val="nil"/>
              <w:left w:val="nil"/>
              <w:bottom w:val="nil"/>
              <w:right w:val="nil"/>
            </w:tcBorders>
          </w:tcPr>
          <w:p w14:paraId="5736AAAC" w14:textId="769AABE8" w:rsidR="00E52DEE" w:rsidRPr="00BC0504" w:rsidRDefault="00C64750" w:rsidP="00E52DEE">
            <w:pPr>
              <w:jc w:val="left"/>
              <w:rPr>
                <w:rFonts w:ascii="Times New Roman" w:hAnsi="Times New Roman" w:cs="Times New Roman"/>
              </w:rPr>
            </w:pPr>
            <w:r>
              <w:rPr>
                <w:rFonts w:ascii="Times New Roman" w:hAnsi="Times New Roman" w:cs="Times New Roman"/>
              </w:rPr>
              <w:t>480</w:t>
            </w:r>
          </w:p>
        </w:tc>
        <w:tc>
          <w:tcPr>
            <w:tcW w:w="968" w:type="dxa"/>
            <w:tcBorders>
              <w:top w:val="nil"/>
              <w:left w:val="nil"/>
              <w:bottom w:val="nil"/>
              <w:right w:val="nil"/>
            </w:tcBorders>
          </w:tcPr>
          <w:p w14:paraId="673E73EE" w14:textId="26C1D600" w:rsidR="00E52DEE" w:rsidRPr="00BC0504" w:rsidRDefault="00C64750" w:rsidP="00E52DEE">
            <w:pPr>
              <w:jc w:val="left"/>
              <w:rPr>
                <w:rFonts w:ascii="Times New Roman" w:hAnsi="Times New Roman" w:cs="Times New Roman"/>
              </w:rPr>
            </w:pPr>
            <w:r>
              <w:rPr>
                <w:rFonts w:ascii="Times New Roman" w:hAnsi="Times New Roman" w:cs="Times New Roman"/>
              </w:rPr>
              <w:t>480</w:t>
            </w:r>
          </w:p>
        </w:tc>
        <w:tc>
          <w:tcPr>
            <w:tcW w:w="968" w:type="dxa"/>
            <w:tcBorders>
              <w:top w:val="nil"/>
              <w:left w:val="nil"/>
              <w:bottom w:val="nil"/>
              <w:right w:val="nil"/>
            </w:tcBorders>
          </w:tcPr>
          <w:p w14:paraId="61F25D6E" w14:textId="1B57F6DA" w:rsidR="00E52DEE" w:rsidRPr="00BC0504" w:rsidRDefault="00E331B2" w:rsidP="00E52DEE">
            <w:pPr>
              <w:jc w:val="left"/>
              <w:rPr>
                <w:rFonts w:ascii="Times New Roman" w:hAnsi="Times New Roman" w:cs="Times New Roman"/>
              </w:rPr>
            </w:pPr>
            <w:r>
              <w:rPr>
                <w:rFonts w:ascii="Times New Roman" w:hAnsi="Times New Roman" w:cs="Times New Roman"/>
              </w:rPr>
              <w:t>40</w:t>
            </w:r>
          </w:p>
        </w:tc>
        <w:tc>
          <w:tcPr>
            <w:tcW w:w="968" w:type="dxa"/>
            <w:tcBorders>
              <w:top w:val="nil"/>
              <w:left w:val="nil"/>
              <w:bottom w:val="nil"/>
              <w:right w:val="nil"/>
            </w:tcBorders>
          </w:tcPr>
          <w:p w14:paraId="29F73B59" w14:textId="161B9BD7" w:rsidR="00E52DEE" w:rsidRPr="00BC0504" w:rsidRDefault="00A43CA0" w:rsidP="00E52DEE">
            <w:pPr>
              <w:jc w:val="left"/>
              <w:rPr>
                <w:rFonts w:ascii="Times New Roman" w:hAnsi="Times New Roman" w:cs="Times New Roman"/>
              </w:rPr>
            </w:pPr>
            <w:r>
              <w:rPr>
                <w:rFonts w:ascii="Times New Roman" w:hAnsi="Times New Roman" w:cs="Times New Roman"/>
              </w:rPr>
              <w:t>80</w:t>
            </w:r>
            <w:r w:rsidR="00564EBF">
              <w:rPr>
                <w:rFonts w:ascii="Times New Roman" w:hAnsi="Times New Roman" w:cs="Times New Roman"/>
              </w:rPr>
              <w:t>–</w:t>
            </w:r>
            <w:r>
              <w:rPr>
                <w:rFonts w:ascii="Times New Roman" w:hAnsi="Times New Roman" w:cs="Times New Roman"/>
              </w:rPr>
              <w:t>360</w:t>
            </w:r>
          </w:p>
        </w:tc>
        <w:tc>
          <w:tcPr>
            <w:tcW w:w="968" w:type="dxa"/>
            <w:tcBorders>
              <w:top w:val="nil"/>
              <w:left w:val="nil"/>
              <w:bottom w:val="nil"/>
            </w:tcBorders>
          </w:tcPr>
          <w:p w14:paraId="0CAC9EE0" w14:textId="37793EF1" w:rsidR="00E52DEE" w:rsidRPr="00BC0504" w:rsidRDefault="00E52DEE" w:rsidP="00E52DEE">
            <w:pPr>
              <w:jc w:val="left"/>
              <w:rPr>
                <w:rFonts w:ascii="Times New Roman" w:hAnsi="Times New Roman" w:cs="Times New Roman"/>
              </w:rPr>
            </w:pPr>
            <w:r>
              <w:rPr>
                <w:rFonts w:ascii="Times New Roman" w:hAnsi="Times New Roman" w:cs="Times New Roman"/>
              </w:rPr>
              <w:t>40</w:t>
            </w:r>
          </w:p>
        </w:tc>
      </w:tr>
      <w:tr w:rsidR="00E52DEE" w:rsidRPr="00BC0504" w14:paraId="57FD5B67" w14:textId="77777777" w:rsidTr="00653D57">
        <w:tc>
          <w:tcPr>
            <w:tcW w:w="3119" w:type="dxa"/>
            <w:tcBorders>
              <w:top w:val="nil"/>
              <w:bottom w:val="nil"/>
              <w:right w:val="nil"/>
            </w:tcBorders>
          </w:tcPr>
          <w:p w14:paraId="1F9B5ADC" w14:textId="25B786F1" w:rsidR="00E52DEE" w:rsidRPr="00BC0504" w:rsidRDefault="00772A9E" w:rsidP="00E52D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min</m:t>
                  </m:r>
                </m:sub>
              </m:sSub>
            </m:oMath>
            <w:r w:rsidR="00E52DEE" w:rsidRPr="00BC0504">
              <w:rPr>
                <w:rFonts w:ascii="Times New Roman" w:hAnsi="Times New Roman" w:cs="Times New Roman"/>
              </w:rPr>
              <w:t xml:space="preserve"> </w:t>
            </w:r>
            <w:r w:rsidR="00680F7E">
              <w:rPr>
                <w:rFonts w:ascii="Times New Roman" w:hAnsi="Times New Roman" w:cs="Times New Roman" w:hint="eastAsia"/>
              </w:rPr>
              <w:t>(</w:t>
            </w:r>
            <w:r w:rsidR="00E52DEE" w:rsidRPr="00BC0504">
              <w:rPr>
                <w:rFonts w:ascii="Times New Roman" w:hAnsi="Times New Roman" w:cs="Times New Roman"/>
                <w:kern w:val="0"/>
                <w:szCs w:val="24"/>
              </w:rPr>
              <w:t>10</w:t>
            </w:r>
            <w:r w:rsidR="00E52DEE" w:rsidRPr="00BC0504">
              <w:rPr>
                <w:rFonts w:ascii="Times New Roman" w:hAnsi="Times New Roman" w:cs="Times New Roman"/>
                <w:kern w:val="0"/>
                <w:szCs w:val="24"/>
                <w:vertAlign w:val="superscript"/>
              </w:rPr>
              <w:t>-9</w:t>
            </w:r>
            <w:r w:rsidR="00E52DEE" w:rsidRPr="00BC0504">
              <w:rPr>
                <w:rFonts w:ascii="Times New Roman" w:hAnsi="Times New Roman" w:cs="Times New Roman"/>
                <w:szCs w:val="24"/>
              </w:rPr>
              <w:t xml:space="preserve"> m</w:t>
            </w:r>
            <w:r w:rsidR="00E52DEE" w:rsidRPr="00BC0504">
              <w:rPr>
                <w:rFonts w:ascii="Times New Roman" w:hAnsi="Times New Roman" w:cs="Times New Roman"/>
                <w:szCs w:val="24"/>
                <w:vertAlign w:val="superscript"/>
              </w:rPr>
              <w:t>-1</w:t>
            </w:r>
            <w:r w:rsidR="00E52DEE" w:rsidRPr="00BC0504">
              <w:rPr>
                <w:rFonts w:ascii="Times New Roman" w:hAnsi="Times New Roman" w:cs="Times New Roman"/>
                <w:szCs w:val="24"/>
              </w:rPr>
              <w:t xml:space="preserve"> sr</w:t>
            </w:r>
            <w:r w:rsidR="00E52DEE" w:rsidRPr="00BC0504">
              <w:rPr>
                <w:rFonts w:ascii="Times New Roman" w:hAnsi="Times New Roman" w:cs="Times New Roman"/>
                <w:szCs w:val="24"/>
                <w:vertAlign w:val="superscript"/>
              </w:rPr>
              <w:t>-1</w:t>
            </w:r>
            <w:r w:rsidR="00E52DEE" w:rsidRPr="00BC0504">
              <w:rPr>
                <w:rFonts w:ascii="Times New Roman" w:hAnsi="Times New Roman" w:cs="Times New Roman"/>
              </w:rPr>
              <w:t>)</w:t>
            </w:r>
          </w:p>
        </w:tc>
        <w:tc>
          <w:tcPr>
            <w:tcW w:w="967" w:type="dxa"/>
            <w:tcBorders>
              <w:top w:val="nil"/>
              <w:left w:val="nil"/>
              <w:bottom w:val="nil"/>
              <w:right w:val="nil"/>
            </w:tcBorders>
          </w:tcPr>
          <w:p w14:paraId="25F976A6" w14:textId="77777777" w:rsidR="00E52DEE" w:rsidRPr="00BC0504" w:rsidRDefault="00E52DEE" w:rsidP="00E52DEE">
            <w:pPr>
              <w:jc w:val="left"/>
              <w:rPr>
                <w:rFonts w:ascii="Times New Roman" w:hAnsi="Times New Roman" w:cs="Times New Roman"/>
              </w:rPr>
            </w:pPr>
            <w:r w:rsidRPr="00BC0504">
              <w:rPr>
                <w:rFonts w:ascii="Times New Roman" w:hAnsi="Times New Roman" w:cs="Times New Roman"/>
              </w:rPr>
              <w:t>-</w:t>
            </w:r>
          </w:p>
        </w:tc>
        <w:tc>
          <w:tcPr>
            <w:tcW w:w="968" w:type="dxa"/>
            <w:tcBorders>
              <w:top w:val="nil"/>
              <w:left w:val="nil"/>
              <w:bottom w:val="nil"/>
              <w:right w:val="nil"/>
            </w:tcBorders>
          </w:tcPr>
          <w:p w14:paraId="6E499824" w14:textId="77777777" w:rsidR="00E52DEE" w:rsidRPr="00BC0504" w:rsidRDefault="00E52DEE" w:rsidP="00E52DEE">
            <w:pPr>
              <w:jc w:val="left"/>
              <w:rPr>
                <w:rFonts w:ascii="Times New Roman" w:hAnsi="Times New Roman" w:cs="Times New Roman"/>
              </w:rPr>
            </w:pPr>
            <w:r w:rsidRPr="00BC0504">
              <w:rPr>
                <w:rFonts w:ascii="Times New Roman" w:hAnsi="Times New Roman" w:cs="Times New Roman"/>
              </w:rPr>
              <w:t>-</w:t>
            </w:r>
          </w:p>
        </w:tc>
        <w:tc>
          <w:tcPr>
            <w:tcW w:w="968" w:type="dxa"/>
            <w:tcBorders>
              <w:top w:val="nil"/>
              <w:left w:val="nil"/>
              <w:bottom w:val="nil"/>
              <w:right w:val="nil"/>
            </w:tcBorders>
          </w:tcPr>
          <w:p w14:paraId="185E951E" w14:textId="77777777" w:rsidR="00E52DEE" w:rsidRPr="00BC0504" w:rsidRDefault="00E52DEE" w:rsidP="00E52DEE">
            <w:pPr>
              <w:jc w:val="left"/>
              <w:rPr>
                <w:rFonts w:ascii="Times New Roman" w:hAnsi="Times New Roman" w:cs="Times New Roman"/>
              </w:rPr>
            </w:pPr>
            <w:r w:rsidRPr="00BC0504">
              <w:rPr>
                <w:rFonts w:ascii="Times New Roman" w:hAnsi="Times New Roman" w:cs="Times New Roman"/>
              </w:rPr>
              <w:t>-</w:t>
            </w:r>
          </w:p>
        </w:tc>
        <w:tc>
          <w:tcPr>
            <w:tcW w:w="968" w:type="dxa"/>
            <w:tcBorders>
              <w:top w:val="nil"/>
              <w:left w:val="nil"/>
              <w:bottom w:val="nil"/>
              <w:right w:val="nil"/>
            </w:tcBorders>
          </w:tcPr>
          <w:p w14:paraId="7F8B5312" w14:textId="0CC0A40B" w:rsidR="00E52DEE" w:rsidRPr="00BC0504" w:rsidRDefault="00E52DEE" w:rsidP="00E52DEE">
            <w:pPr>
              <w:jc w:val="left"/>
              <w:rPr>
                <w:rFonts w:ascii="Times New Roman" w:hAnsi="Times New Roman" w:cs="Times New Roman"/>
              </w:rPr>
            </w:pPr>
            <w:r>
              <w:rPr>
                <w:rFonts w:ascii="Times New Roman" w:hAnsi="Times New Roman" w:cs="Times New Roman"/>
              </w:rPr>
              <w:t>250</w:t>
            </w:r>
          </w:p>
        </w:tc>
        <w:tc>
          <w:tcPr>
            <w:tcW w:w="968" w:type="dxa"/>
            <w:tcBorders>
              <w:top w:val="nil"/>
              <w:left w:val="nil"/>
              <w:bottom w:val="nil"/>
              <w:right w:val="nil"/>
            </w:tcBorders>
          </w:tcPr>
          <w:p w14:paraId="1EFEDC11" w14:textId="14EBA6F7" w:rsidR="00E52DEE" w:rsidRPr="00BC0504" w:rsidRDefault="00E52DEE" w:rsidP="00E52DEE">
            <w:pPr>
              <w:jc w:val="left"/>
              <w:rPr>
                <w:rFonts w:ascii="Times New Roman" w:hAnsi="Times New Roman" w:cs="Times New Roman"/>
              </w:rPr>
            </w:pPr>
            <w:r w:rsidRPr="00D809FE">
              <w:rPr>
                <w:rFonts w:ascii="Times New Roman" w:hAnsi="Times New Roman" w:cs="Times New Roman"/>
              </w:rPr>
              <w:t xml:space="preserve">dependent on </w:t>
            </w:r>
            <m:oMath>
              <m:r>
                <w:rPr>
                  <w:rFonts w:ascii="Cambria Math" w:hAnsi="Cambria Math" w:cs="Times New Roman"/>
                </w:rPr>
                <m:t>B</m:t>
              </m:r>
            </m:oMath>
            <w:r w:rsidRPr="00D809FE" w:rsidDel="00F81544">
              <w:rPr>
                <w:rFonts w:ascii="Times New Roman" w:hAnsi="Times New Roman" w:cs="Times New Roman"/>
              </w:rPr>
              <w:t xml:space="preserve"> </w:t>
            </w:r>
          </w:p>
        </w:tc>
        <w:tc>
          <w:tcPr>
            <w:tcW w:w="968" w:type="dxa"/>
            <w:tcBorders>
              <w:top w:val="nil"/>
              <w:left w:val="nil"/>
              <w:bottom w:val="nil"/>
            </w:tcBorders>
          </w:tcPr>
          <w:p w14:paraId="324D3BD6" w14:textId="2A430961" w:rsidR="00E52DEE" w:rsidRPr="00BC0504" w:rsidRDefault="00E52DEE" w:rsidP="00E52DEE">
            <w:pPr>
              <w:jc w:val="left"/>
              <w:rPr>
                <w:rFonts w:ascii="Times New Roman" w:hAnsi="Times New Roman" w:cs="Times New Roman"/>
              </w:rPr>
            </w:pPr>
            <w:r>
              <w:rPr>
                <w:rFonts w:ascii="Times New Roman" w:hAnsi="Times New Roman" w:cs="Times New Roman"/>
              </w:rPr>
              <w:t>-</w:t>
            </w:r>
            <w:r w:rsidR="009F23C4">
              <w:rPr>
                <w:rFonts w:ascii="Times New Roman" w:hAnsi="Times New Roman" w:cs="Times New Roman"/>
              </w:rPr>
              <w:t>245</w:t>
            </w:r>
          </w:p>
        </w:tc>
      </w:tr>
      <w:tr w:rsidR="00E331B2" w:rsidRPr="00BC0504" w14:paraId="4B6C097E" w14:textId="77777777" w:rsidTr="00653D57">
        <w:tc>
          <w:tcPr>
            <w:tcW w:w="3119" w:type="dxa"/>
            <w:tcBorders>
              <w:top w:val="nil"/>
              <w:bottom w:val="nil"/>
              <w:right w:val="nil"/>
            </w:tcBorders>
          </w:tcPr>
          <w:p w14:paraId="32555318" w14:textId="755EBA42" w:rsidR="00E331B2" w:rsidRPr="00BC0504" w:rsidRDefault="00772A9E" w:rsidP="00E331B2">
            <w:pPr>
              <w:rPr>
                <w:rFonts w:ascii="Times New Roman" w:hAnsi="Times New Roman" w:cs="Times New Roman"/>
              </w:rPr>
            </w:pPr>
            <m:oMath>
              <m:sSub>
                <m:sSubPr>
                  <m:ctrlPr>
                    <w:rPr>
                      <w:rFonts w:ascii="Cambria Math" w:hAnsi="Cambria Math" w:cs="Times New Roman"/>
                      <w:i/>
                    </w:rPr>
                  </m:ctrlPr>
                </m:sSubPr>
                <m:e>
                  <m:f>
                    <m:fPr>
                      <m:ctrlPr>
                        <w:rPr>
                          <w:rFonts w:ascii="Cambria Math" w:hAnsi="Cambria Math" w:cs="Times New Roman"/>
                        </w:rPr>
                      </m:ctrlPr>
                    </m:fPr>
                    <m:num>
                      <m:r>
                        <w:rPr>
                          <w:rFonts w:ascii="Cambria Math" w:hAnsi="Cambria Math" w:cs="Times New Roman"/>
                        </w:rPr>
                        <m:t>∂B</m:t>
                      </m:r>
                    </m:num>
                    <m:den>
                      <m:r>
                        <w:rPr>
                          <w:rFonts w:ascii="Cambria Math" w:hAnsi="Cambria Math" w:cs="Times New Roman"/>
                        </w:rPr>
                        <m:t>∂z</m:t>
                      </m:r>
                    </m:den>
                  </m:f>
                </m:e>
                <m:sub>
                  <m:r>
                    <w:rPr>
                      <w:rFonts w:ascii="Cambria Math" w:hAnsi="Cambria Math" w:cs="Times New Roman"/>
                    </w:rPr>
                    <m:t>max</m:t>
                  </m:r>
                </m:sub>
              </m:sSub>
            </m:oMath>
            <w:r w:rsidR="00E331B2">
              <w:rPr>
                <w:rFonts w:ascii="Times New Roman" w:hAnsi="Times New Roman" w:cs="Times New Roman" w:hint="eastAsia"/>
              </w:rPr>
              <w:t xml:space="preserve"> </w:t>
            </w:r>
            <w:r w:rsidR="00E331B2" w:rsidRPr="00BC0504">
              <w:rPr>
                <w:rFonts w:ascii="Times New Roman" w:hAnsi="Times New Roman" w:cs="Times New Roman"/>
              </w:rPr>
              <w:t xml:space="preserve"> </w:t>
            </w:r>
            <w:r w:rsidR="00E331B2">
              <w:rPr>
                <w:rFonts w:ascii="Times New Roman" w:hAnsi="Times New Roman" w:cs="Times New Roman" w:hint="eastAsia"/>
              </w:rPr>
              <w:t>(</w:t>
            </w:r>
            <w:r w:rsidR="00E331B2" w:rsidRPr="00BC0504">
              <w:rPr>
                <w:rFonts w:ascii="Times New Roman" w:hAnsi="Times New Roman" w:cs="Times New Roman"/>
                <w:kern w:val="0"/>
                <w:szCs w:val="24"/>
              </w:rPr>
              <w:t>10</w:t>
            </w:r>
            <w:r w:rsidR="00E331B2" w:rsidRPr="00BC0504">
              <w:rPr>
                <w:rFonts w:ascii="Times New Roman" w:hAnsi="Times New Roman" w:cs="Times New Roman"/>
                <w:kern w:val="0"/>
                <w:szCs w:val="24"/>
                <w:vertAlign w:val="superscript"/>
              </w:rPr>
              <w:t>-9</w:t>
            </w:r>
            <w:r w:rsidR="00E331B2" w:rsidRPr="00BC0504">
              <w:rPr>
                <w:rFonts w:ascii="Times New Roman" w:hAnsi="Times New Roman" w:cs="Times New Roman"/>
                <w:szCs w:val="24"/>
              </w:rPr>
              <w:t xml:space="preserve"> m</w:t>
            </w:r>
            <w:r w:rsidR="00E331B2" w:rsidRPr="00BC0504">
              <w:rPr>
                <w:rFonts w:ascii="Times New Roman" w:hAnsi="Times New Roman" w:cs="Times New Roman"/>
                <w:szCs w:val="24"/>
                <w:vertAlign w:val="superscript"/>
              </w:rPr>
              <w:t>-</w:t>
            </w:r>
            <w:r w:rsidR="00E331B2">
              <w:rPr>
                <w:rFonts w:ascii="Times New Roman" w:hAnsi="Times New Roman" w:cs="Times New Roman"/>
                <w:szCs w:val="24"/>
                <w:vertAlign w:val="superscript"/>
              </w:rPr>
              <w:t>2</w:t>
            </w:r>
            <w:r w:rsidR="00E331B2" w:rsidRPr="00BC0504">
              <w:rPr>
                <w:rFonts w:ascii="Times New Roman" w:hAnsi="Times New Roman" w:cs="Times New Roman"/>
                <w:szCs w:val="24"/>
              </w:rPr>
              <w:t xml:space="preserve"> sr</w:t>
            </w:r>
            <w:r w:rsidR="00E331B2" w:rsidRPr="00BC0504">
              <w:rPr>
                <w:rFonts w:ascii="Times New Roman" w:hAnsi="Times New Roman" w:cs="Times New Roman"/>
                <w:szCs w:val="24"/>
                <w:vertAlign w:val="superscript"/>
              </w:rPr>
              <w:t>-1</w:t>
            </w:r>
            <w:r w:rsidR="00E331B2" w:rsidRPr="00BC0504">
              <w:rPr>
                <w:rFonts w:ascii="Times New Roman" w:hAnsi="Times New Roman" w:cs="Times New Roman"/>
              </w:rPr>
              <w:t>)</w:t>
            </w:r>
          </w:p>
        </w:tc>
        <w:tc>
          <w:tcPr>
            <w:tcW w:w="967" w:type="dxa"/>
            <w:tcBorders>
              <w:top w:val="nil"/>
              <w:left w:val="nil"/>
              <w:bottom w:val="nil"/>
              <w:right w:val="nil"/>
            </w:tcBorders>
          </w:tcPr>
          <w:p w14:paraId="0E618362" w14:textId="4E1C64F2" w:rsidR="00E331B2" w:rsidRPr="00E331B2" w:rsidRDefault="00E331B2" w:rsidP="00E52DEE">
            <w:pPr>
              <w:jc w:val="left"/>
              <w:rPr>
                <w:rFonts w:ascii="Times New Roman" w:hAnsi="Times New Roman" w:cs="Times New Roman"/>
              </w:rPr>
            </w:pPr>
            <w:r>
              <w:rPr>
                <w:rFonts w:ascii="Times New Roman" w:hAnsi="Times New Roman" w:cs="Times New Roman"/>
              </w:rPr>
              <w:t>-</w:t>
            </w:r>
          </w:p>
        </w:tc>
        <w:tc>
          <w:tcPr>
            <w:tcW w:w="968" w:type="dxa"/>
            <w:tcBorders>
              <w:top w:val="nil"/>
              <w:left w:val="nil"/>
              <w:bottom w:val="nil"/>
              <w:right w:val="nil"/>
            </w:tcBorders>
          </w:tcPr>
          <w:p w14:paraId="4DF9FAE7" w14:textId="32597234" w:rsidR="00E331B2" w:rsidRPr="00BC0504" w:rsidRDefault="00E331B2" w:rsidP="00E52DEE">
            <w:pPr>
              <w:jc w:val="left"/>
              <w:rPr>
                <w:rFonts w:ascii="Times New Roman" w:hAnsi="Times New Roman" w:cs="Times New Roman"/>
              </w:rPr>
            </w:pPr>
            <w:r>
              <w:rPr>
                <w:rFonts w:ascii="Times New Roman" w:hAnsi="Times New Roman" w:cs="Times New Roman" w:hint="eastAsia"/>
              </w:rPr>
              <w:t>-</w:t>
            </w:r>
          </w:p>
        </w:tc>
        <w:tc>
          <w:tcPr>
            <w:tcW w:w="968" w:type="dxa"/>
            <w:tcBorders>
              <w:top w:val="nil"/>
              <w:left w:val="nil"/>
              <w:bottom w:val="nil"/>
              <w:right w:val="nil"/>
            </w:tcBorders>
          </w:tcPr>
          <w:p w14:paraId="0A1B4185" w14:textId="2C7F0A03" w:rsidR="00E331B2" w:rsidRPr="00BC0504" w:rsidRDefault="00E331B2" w:rsidP="00E52DEE">
            <w:pPr>
              <w:jc w:val="left"/>
              <w:rPr>
                <w:rFonts w:ascii="Times New Roman" w:hAnsi="Times New Roman" w:cs="Times New Roman"/>
              </w:rPr>
            </w:pPr>
            <w:r>
              <w:rPr>
                <w:rFonts w:ascii="Times New Roman" w:hAnsi="Times New Roman" w:cs="Times New Roman" w:hint="eastAsia"/>
              </w:rPr>
              <w:t>-</w:t>
            </w:r>
          </w:p>
        </w:tc>
        <w:tc>
          <w:tcPr>
            <w:tcW w:w="968" w:type="dxa"/>
            <w:tcBorders>
              <w:top w:val="nil"/>
              <w:left w:val="nil"/>
              <w:bottom w:val="nil"/>
              <w:right w:val="nil"/>
            </w:tcBorders>
          </w:tcPr>
          <w:p w14:paraId="52AD3760" w14:textId="20AFD5C1" w:rsidR="00E331B2" w:rsidRPr="00BC0504" w:rsidRDefault="00E331B2" w:rsidP="00E52DEE">
            <w:pPr>
              <w:jc w:val="left"/>
              <w:rPr>
                <w:rFonts w:ascii="Times New Roman" w:hAnsi="Times New Roman" w:cs="Times New Roman"/>
              </w:rPr>
            </w:pPr>
            <w:r>
              <w:rPr>
                <w:rFonts w:ascii="Times New Roman" w:hAnsi="Times New Roman" w:cs="Times New Roman" w:hint="eastAsia"/>
              </w:rPr>
              <w:t>-0.6</w:t>
            </w:r>
          </w:p>
        </w:tc>
        <w:tc>
          <w:tcPr>
            <w:tcW w:w="968" w:type="dxa"/>
            <w:tcBorders>
              <w:top w:val="nil"/>
              <w:left w:val="nil"/>
              <w:bottom w:val="nil"/>
              <w:right w:val="nil"/>
            </w:tcBorders>
          </w:tcPr>
          <w:p w14:paraId="5A323038" w14:textId="14A81D97" w:rsidR="00E331B2" w:rsidRPr="00BC0504" w:rsidRDefault="00E331B2" w:rsidP="00E52DEE">
            <w:pPr>
              <w:jc w:val="left"/>
              <w:rPr>
                <w:rFonts w:ascii="Times New Roman" w:hAnsi="Times New Roman" w:cs="Times New Roman"/>
              </w:rPr>
            </w:pPr>
            <w:r>
              <w:rPr>
                <w:rFonts w:ascii="Times New Roman" w:hAnsi="Times New Roman" w:cs="Times New Roman" w:hint="eastAsia"/>
              </w:rPr>
              <w:t>-</w:t>
            </w:r>
          </w:p>
        </w:tc>
        <w:tc>
          <w:tcPr>
            <w:tcW w:w="968" w:type="dxa"/>
            <w:tcBorders>
              <w:top w:val="nil"/>
              <w:left w:val="nil"/>
              <w:bottom w:val="nil"/>
            </w:tcBorders>
          </w:tcPr>
          <w:p w14:paraId="5270C616" w14:textId="1083E07B" w:rsidR="00E331B2" w:rsidRPr="00BC0504" w:rsidRDefault="00E331B2" w:rsidP="00E52DEE">
            <w:pPr>
              <w:jc w:val="left"/>
              <w:rPr>
                <w:rFonts w:ascii="Times New Roman" w:hAnsi="Times New Roman" w:cs="Times New Roman"/>
              </w:rPr>
            </w:pPr>
            <w:r>
              <w:rPr>
                <w:rFonts w:ascii="Times New Roman" w:hAnsi="Times New Roman" w:cs="Times New Roman" w:hint="eastAsia"/>
              </w:rPr>
              <w:t>-</w:t>
            </w:r>
          </w:p>
        </w:tc>
      </w:tr>
      <w:tr w:rsidR="00E52DEE" w:rsidRPr="00BC0504" w14:paraId="1D9953E9" w14:textId="77777777" w:rsidTr="00653D57">
        <w:tc>
          <w:tcPr>
            <w:tcW w:w="3119" w:type="dxa"/>
            <w:tcBorders>
              <w:top w:val="nil"/>
              <w:bottom w:val="nil"/>
              <w:right w:val="nil"/>
            </w:tcBorders>
          </w:tcPr>
          <w:p w14:paraId="2DA87661" w14:textId="3342A531" w:rsidR="00E52DEE" w:rsidRPr="00BC0504" w:rsidRDefault="00E52DEE" w:rsidP="00E52DEE">
            <w:pPr>
              <w:rPr>
                <w:rFonts w:ascii="Times New Roman" w:hAnsi="Times New Roman" w:cs="Times New Roman"/>
              </w:rPr>
            </w:pPr>
          </w:p>
        </w:tc>
        <w:tc>
          <w:tcPr>
            <w:tcW w:w="967" w:type="dxa"/>
            <w:tcBorders>
              <w:top w:val="nil"/>
              <w:left w:val="nil"/>
              <w:bottom w:val="nil"/>
              <w:right w:val="nil"/>
            </w:tcBorders>
          </w:tcPr>
          <w:p w14:paraId="32D239A9"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45FADABE"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43A67667"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64191CEA"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3277327F"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tcBorders>
          </w:tcPr>
          <w:p w14:paraId="21D904C9" w14:textId="16AE2A4A" w:rsidR="00E52DEE" w:rsidRPr="00BC0504" w:rsidRDefault="00E52DEE" w:rsidP="00E52DEE">
            <w:pPr>
              <w:jc w:val="left"/>
              <w:rPr>
                <w:rFonts w:ascii="Times New Roman" w:hAnsi="Times New Roman" w:cs="Times New Roman"/>
              </w:rPr>
            </w:pPr>
          </w:p>
        </w:tc>
      </w:tr>
      <w:tr w:rsidR="00E52DEE" w:rsidRPr="00BC0504" w14:paraId="51A7C77A" w14:textId="77777777" w:rsidTr="00653D57">
        <w:tc>
          <w:tcPr>
            <w:tcW w:w="3119" w:type="dxa"/>
            <w:tcBorders>
              <w:top w:val="nil"/>
              <w:bottom w:val="nil"/>
              <w:right w:val="nil"/>
            </w:tcBorders>
          </w:tcPr>
          <w:p w14:paraId="1E34D0A9" w14:textId="7B31BC01" w:rsidR="00E52DEE" w:rsidRPr="00BC0504" w:rsidRDefault="00E52DEE" w:rsidP="00E52DEE">
            <w:pPr>
              <w:rPr>
                <w:rFonts w:ascii="Times New Roman" w:hAnsi="Times New Roman" w:cs="Times New Roman"/>
                <w:b/>
              </w:rPr>
            </w:pPr>
            <w:r w:rsidRPr="00BC0504">
              <w:rPr>
                <w:rFonts w:ascii="Times New Roman" w:hAnsi="Times New Roman" w:cs="Times New Roman"/>
                <w:b/>
              </w:rPr>
              <w:t>Skill score</w:t>
            </w:r>
          </w:p>
        </w:tc>
        <w:tc>
          <w:tcPr>
            <w:tcW w:w="967" w:type="dxa"/>
            <w:tcBorders>
              <w:top w:val="nil"/>
              <w:left w:val="nil"/>
              <w:bottom w:val="nil"/>
              <w:right w:val="nil"/>
            </w:tcBorders>
          </w:tcPr>
          <w:p w14:paraId="6B35B404"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0647E861"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0FAA8C83"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1CDD24B4"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right w:val="nil"/>
            </w:tcBorders>
          </w:tcPr>
          <w:p w14:paraId="6AD5E02F" w14:textId="77777777" w:rsidR="00E52DEE" w:rsidRPr="00BC0504" w:rsidRDefault="00E52DEE" w:rsidP="00E52DEE">
            <w:pPr>
              <w:jc w:val="left"/>
              <w:rPr>
                <w:rFonts w:ascii="Times New Roman" w:hAnsi="Times New Roman" w:cs="Times New Roman"/>
              </w:rPr>
            </w:pPr>
          </w:p>
        </w:tc>
        <w:tc>
          <w:tcPr>
            <w:tcW w:w="968" w:type="dxa"/>
            <w:tcBorders>
              <w:top w:val="nil"/>
              <w:left w:val="nil"/>
              <w:bottom w:val="nil"/>
            </w:tcBorders>
          </w:tcPr>
          <w:p w14:paraId="2A066044" w14:textId="78B9B9FD" w:rsidR="00E52DEE" w:rsidRPr="00BC0504" w:rsidRDefault="00E52DEE" w:rsidP="00E52DEE">
            <w:pPr>
              <w:jc w:val="left"/>
              <w:rPr>
                <w:rFonts w:ascii="Times New Roman" w:hAnsi="Times New Roman" w:cs="Times New Roman"/>
              </w:rPr>
            </w:pPr>
          </w:p>
        </w:tc>
      </w:tr>
      <w:tr w:rsidR="002873C0" w:rsidRPr="00BC0504" w14:paraId="0B0BC5E5" w14:textId="77777777" w:rsidTr="00653D57">
        <w:tc>
          <w:tcPr>
            <w:tcW w:w="3119" w:type="dxa"/>
            <w:tcBorders>
              <w:top w:val="nil"/>
              <w:bottom w:val="nil"/>
              <w:right w:val="nil"/>
            </w:tcBorders>
          </w:tcPr>
          <w:p w14:paraId="6284288C" w14:textId="77EC88B1" w:rsidR="002873C0" w:rsidRPr="00BC0504" w:rsidRDefault="002873C0" w:rsidP="00E52DEE">
            <w:pPr>
              <w:rPr>
                <w:rFonts w:ascii="Times New Roman" w:hAnsi="Times New Roman" w:cs="Times New Roman"/>
                <w:b/>
              </w:rPr>
            </w:pPr>
            <w:r>
              <w:rPr>
                <w:rFonts w:ascii="Times New Roman" w:hAnsi="Times New Roman" w:cs="Times New Roman" w:hint="eastAsia"/>
                <w:b/>
              </w:rPr>
              <w:t>Daytime</w:t>
            </w:r>
            <w:r w:rsidR="00364AC5">
              <w:rPr>
                <w:rFonts w:ascii="Times New Roman" w:hAnsi="Times New Roman" w:cs="Times New Roman"/>
                <w:b/>
              </w:rPr>
              <w:t xml:space="preserve"> (9:00-18:00 </w:t>
            </w:r>
            <w:r w:rsidR="00364AC5">
              <w:rPr>
                <w:rFonts w:ascii="Times New Roman" w:hAnsi="Times New Roman" w:cs="Times New Roman" w:hint="eastAsia"/>
                <w:b/>
              </w:rPr>
              <w:t>h</w:t>
            </w:r>
            <w:r w:rsidR="00364AC5">
              <w:rPr>
                <w:rFonts w:ascii="Times New Roman" w:hAnsi="Times New Roman" w:cs="Times New Roman"/>
                <w:b/>
              </w:rPr>
              <w:t>)</w:t>
            </w:r>
            <w:r w:rsidR="004A7329">
              <w:rPr>
                <w:rFonts w:ascii="Times New Roman" w:hAnsi="Times New Roman" w:cs="Times New Roman" w:hint="eastAsia"/>
                <w:b/>
              </w:rPr>
              <w:t xml:space="preserve"> (N=9)</w:t>
            </w:r>
          </w:p>
        </w:tc>
        <w:tc>
          <w:tcPr>
            <w:tcW w:w="967" w:type="dxa"/>
            <w:tcBorders>
              <w:top w:val="nil"/>
              <w:left w:val="nil"/>
              <w:bottom w:val="nil"/>
              <w:right w:val="nil"/>
            </w:tcBorders>
          </w:tcPr>
          <w:p w14:paraId="03146565" w14:textId="77777777" w:rsidR="002873C0" w:rsidRPr="00BC0504" w:rsidRDefault="002873C0" w:rsidP="00E52DEE">
            <w:pPr>
              <w:jc w:val="left"/>
              <w:rPr>
                <w:rFonts w:ascii="Times New Roman" w:hAnsi="Times New Roman" w:cs="Times New Roman"/>
              </w:rPr>
            </w:pPr>
          </w:p>
        </w:tc>
        <w:tc>
          <w:tcPr>
            <w:tcW w:w="968" w:type="dxa"/>
            <w:tcBorders>
              <w:top w:val="nil"/>
              <w:left w:val="nil"/>
              <w:bottom w:val="nil"/>
              <w:right w:val="nil"/>
            </w:tcBorders>
          </w:tcPr>
          <w:p w14:paraId="408281B3" w14:textId="77777777" w:rsidR="002873C0" w:rsidRPr="00BC0504" w:rsidRDefault="002873C0" w:rsidP="00E52DEE">
            <w:pPr>
              <w:jc w:val="left"/>
              <w:rPr>
                <w:rFonts w:ascii="Times New Roman" w:hAnsi="Times New Roman" w:cs="Times New Roman"/>
              </w:rPr>
            </w:pPr>
          </w:p>
        </w:tc>
        <w:tc>
          <w:tcPr>
            <w:tcW w:w="968" w:type="dxa"/>
            <w:tcBorders>
              <w:top w:val="nil"/>
              <w:left w:val="nil"/>
              <w:bottom w:val="nil"/>
              <w:right w:val="nil"/>
            </w:tcBorders>
          </w:tcPr>
          <w:p w14:paraId="69B677BC" w14:textId="77777777" w:rsidR="002873C0" w:rsidRPr="00BC0504" w:rsidRDefault="002873C0" w:rsidP="00E52DEE">
            <w:pPr>
              <w:jc w:val="left"/>
              <w:rPr>
                <w:rFonts w:ascii="Times New Roman" w:hAnsi="Times New Roman" w:cs="Times New Roman"/>
              </w:rPr>
            </w:pPr>
          </w:p>
        </w:tc>
        <w:tc>
          <w:tcPr>
            <w:tcW w:w="968" w:type="dxa"/>
            <w:tcBorders>
              <w:top w:val="nil"/>
              <w:left w:val="nil"/>
              <w:bottom w:val="nil"/>
              <w:right w:val="nil"/>
            </w:tcBorders>
          </w:tcPr>
          <w:p w14:paraId="181C519F" w14:textId="77777777" w:rsidR="002873C0" w:rsidRPr="00BC0504" w:rsidRDefault="002873C0" w:rsidP="00E52DEE">
            <w:pPr>
              <w:jc w:val="left"/>
              <w:rPr>
                <w:rFonts w:ascii="Times New Roman" w:hAnsi="Times New Roman" w:cs="Times New Roman"/>
              </w:rPr>
            </w:pPr>
          </w:p>
        </w:tc>
        <w:tc>
          <w:tcPr>
            <w:tcW w:w="968" w:type="dxa"/>
            <w:tcBorders>
              <w:top w:val="nil"/>
              <w:left w:val="nil"/>
              <w:bottom w:val="nil"/>
              <w:right w:val="nil"/>
            </w:tcBorders>
          </w:tcPr>
          <w:p w14:paraId="117410F0" w14:textId="77777777" w:rsidR="002873C0" w:rsidRPr="00BC0504" w:rsidRDefault="002873C0" w:rsidP="00E52DEE">
            <w:pPr>
              <w:jc w:val="left"/>
              <w:rPr>
                <w:rFonts w:ascii="Times New Roman" w:hAnsi="Times New Roman" w:cs="Times New Roman"/>
              </w:rPr>
            </w:pPr>
          </w:p>
        </w:tc>
        <w:tc>
          <w:tcPr>
            <w:tcW w:w="968" w:type="dxa"/>
            <w:tcBorders>
              <w:top w:val="nil"/>
              <w:left w:val="nil"/>
              <w:bottom w:val="nil"/>
            </w:tcBorders>
          </w:tcPr>
          <w:p w14:paraId="2CBA884D" w14:textId="77777777" w:rsidR="002873C0" w:rsidRPr="00BC0504" w:rsidRDefault="002873C0" w:rsidP="00E52DEE">
            <w:pPr>
              <w:jc w:val="left"/>
              <w:rPr>
                <w:rFonts w:ascii="Times New Roman" w:hAnsi="Times New Roman" w:cs="Times New Roman"/>
              </w:rPr>
            </w:pPr>
          </w:p>
        </w:tc>
      </w:tr>
      <w:tr w:rsidR="00E52DEE" w:rsidRPr="00BC0504" w14:paraId="4C097475" w14:textId="77777777" w:rsidTr="00653D57">
        <w:tc>
          <w:tcPr>
            <w:tcW w:w="3119" w:type="dxa"/>
            <w:tcBorders>
              <w:top w:val="nil"/>
              <w:bottom w:val="nil"/>
              <w:right w:val="nil"/>
            </w:tcBorders>
          </w:tcPr>
          <w:p w14:paraId="2C9C64B2" w14:textId="1AF52033" w:rsidR="00E52DEE" w:rsidRPr="00BC0504" w:rsidRDefault="00E52DEE" w:rsidP="00E52DEE">
            <w:pPr>
              <w:rPr>
                <w:rFonts w:ascii="Times New Roman" w:hAnsi="Times New Roman" w:cs="Times New Roman"/>
              </w:rPr>
            </w:pPr>
            <w:r w:rsidRPr="00BC0504">
              <w:rPr>
                <w:rFonts w:ascii="Times New Roman" w:hAnsi="Times New Roman" w:cs="Times New Roman"/>
              </w:rPr>
              <w:t>Mean bias error (m)</w:t>
            </w:r>
          </w:p>
        </w:tc>
        <w:tc>
          <w:tcPr>
            <w:tcW w:w="967" w:type="dxa"/>
            <w:tcBorders>
              <w:top w:val="nil"/>
              <w:left w:val="nil"/>
              <w:bottom w:val="nil"/>
              <w:right w:val="nil"/>
            </w:tcBorders>
          </w:tcPr>
          <w:p w14:paraId="06CFBE2F" w14:textId="77A45AD5" w:rsidR="00E52DEE" w:rsidRPr="00320DC1" w:rsidRDefault="00CB388F">
            <w:pPr>
              <w:jc w:val="left"/>
              <w:rPr>
                <w:rFonts w:ascii="Times New Roman" w:hAnsi="Times New Roman" w:cs="Times New Roman"/>
                <w:b/>
                <w:rPrChange w:id="215" w:author="만든 이" w:date="2018-11-29T11:24:00Z">
                  <w:rPr>
                    <w:rFonts w:ascii="Times New Roman" w:hAnsi="Times New Roman" w:cs="Times New Roman"/>
                  </w:rPr>
                </w:rPrChange>
              </w:rPr>
            </w:pPr>
            <w:r w:rsidRPr="00320DC1">
              <w:rPr>
                <w:rFonts w:ascii="Times New Roman" w:hAnsi="Times New Roman" w:cs="Times New Roman"/>
                <w:b/>
                <w:rPrChange w:id="216" w:author="만든 이" w:date="2018-11-29T11:24:00Z">
                  <w:rPr>
                    <w:rFonts w:ascii="Times New Roman" w:hAnsi="Times New Roman" w:cs="Times New Roman"/>
                  </w:rPr>
                </w:rPrChange>
              </w:rPr>
              <w:t>-5.7</w:t>
            </w:r>
          </w:p>
        </w:tc>
        <w:tc>
          <w:tcPr>
            <w:tcW w:w="968" w:type="dxa"/>
            <w:tcBorders>
              <w:top w:val="nil"/>
              <w:left w:val="nil"/>
              <w:bottom w:val="nil"/>
              <w:right w:val="nil"/>
            </w:tcBorders>
          </w:tcPr>
          <w:p w14:paraId="6ABFC96B" w14:textId="0E4C977D" w:rsidR="00E52DEE" w:rsidRPr="00BC0504" w:rsidRDefault="00CB388F">
            <w:pPr>
              <w:jc w:val="left"/>
              <w:rPr>
                <w:rFonts w:ascii="Times New Roman" w:hAnsi="Times New Roman" w:cs="Times New Roman"/>
              </w:rPr>
            </w:pPr>
            <w:r>
              <w:rPr>
                <w:rFonts w:ascii="Times New Roman" w:eastAsia="MS Gothic" w:hAnsi="Times New Roman" w:cs="Times New Roman"/>
                <w:color w:val="000000"/>
              </w:rPr>
              <w:t>-295.2</w:t>
            </w:r>
          </w:p>
        </w:tc>
        <w:tc>
          <w:tcPr>
            <w:tcW w:w="968" w:type="dxa"/>
            <w:tcBorders>
              <w:top w:val="nil"/>
              <w:left w:val="nil"/>
              <w:bottom w:val="nil"/>
              <w:right w:val="nil"/>
            </w:tcBorders>
          </w:tcPr>
          <w:p w14:paraId="5A9EFE7D" w14:textId="2B5C4624" w:rsidR="00E52DEE" w:rsidRPr="00BC0504" w:rsidRDefault="00CB388F">
            <w:pPr>
              <w:jc w:val="left"/>
              <w:rPr>
                <w:rFonts w:ascii="Times New Roman" w:hAnsi="Times New Roman" w:cs="Times New Roman"/>
              </w:rPr>
            </w:pPr>
            <w:r>
              <w:rPr>
                <w:rFonts w:ascii="Times New Roman" w:hAnsi="Times New Roman" w:cs="Times New Roman"/>
              </w:rPr>
              <w:t>14.3</w:t>
            </w:r>
          </w:p>
        </w:tc>
        <w:tc>
          <w:tcPr>
            <w:tcW w:w="968" w:type="dxa"/>
            <w:tcBorders>
              <w:top w:val="nil"/>
              <w:left w:val="nil"/>
              <w:bottom w:val="nil"/>
              <w:right w:val="nil"/>
            </w:tcBorders>
          </w:tcPr>
          <w:p w14:paraId="2095DB7A" w14:textId="55620154" w:rsidR="00E52DEE" w:rsidRPr="00BC0504" w:rsidRDefault="00E331B2" w:rsidP="00E331B2">
            <w:pPr>
              <w:jc w:val="left"/>
              <w:rPr>
                <w:rFonts w:ascii="Times New Roman" w:hAnsi="Times New Roman" w:cs="Times New Roman"/>
              </w:rPr>
            </w:pPr>
            <w:r>
              <w:rPr>
                <w:rFonts w:ascii="Times New Roman" w:hAnsi="Times New Roman" w:cs="Times New Roman"/>
              </w:rPr>
              <w:t>371.5</w:t>
            </w:r>
          </w:p>
        </w:tc>
        <w:tc>
          <w:tcPr>
            <w:tcW w:w="968" w:type="dxa"/>
            <w:tcBorders>
              <w:top w:val="nil"/>
              <w:left w:val="nil"/>
              <w:bottom w:val="nil"/>
              <w:right w:val="nil"/>
            </w:tcBorders>
          </w:tcPr>
          <w:p w14:paraId="30119789" w14:textId="09737893" w:rsidR="00E52DEE" w:rsidRPr="00236473" w:rsidRDefault="00CB388F">
            <w:pPr>
              <w:jc w:val="left"/>
              <w:rPr>
                <w:rFonts w:ascii="Times New Roman" w:hAnsi="Times New Roman" w:cs="Times New Roman"/>
              </w:rPr>
            </w:pPr>
            <w:r>
              <w:rPr>
                <w:rFonts w:ascii="Times New Roman" w:hAnsi="Times New Roman" w:cs="Times New Roman"/>
              </w:rPr>
              <w:t>-65.8</w:t>
            </w:r>
          </w:p>
        </w:tc>
        <w:tc>
          <w:tcPr>
            <w:tcW w:w="968" w:type="dxa"/>
            <w:tcBorders>
              <w:top w:val="nil"/>
              <w:left w:val="nil"/>
              <w:bottom w:val="nil"/>
            </w:tcBorders>
          </w:tcPr>
          <w:p w14:paraId="2DEF2FCC" w14:textId="52DCE592" w:rsidR="00E52DEE" w:rsidRPr="00320DC1" w:rsidRDefault="00CB388F" w:rsidP="00E52DEE">
            <w:pPr>
              <w:jc w:val="left"/>
              <w:rPr>
                <w:rFonts w:ascii="Times New Roman" w:hAnsi="Times New Roman" w:cs="Times New Roman"/>
                <w:rPrChange w:id="217" w:author="만든 이" w:date="2018-11-29T11:24:00Z">
                  <w:rPr>
                    <w:rFonts w:ascii="Times New Roman" w:hAnsi="Times New Roman" w:cs="Times New Roman"/>
                    <w:b/>
                  </w:rPr>
                </w:rPrChange>
              </w:rPr>
            </w:pPr>
            <w:r w:rsidRPr="00320DC1">
              <w:rPr>
                <w:rFonts w:ascii="Times New Roman" w:eastAsia="MS Gothic" w:hAnsi="Times New Roman" w:cs="Times New Roman"/>
                <w:color w:val="000000"/>
                <w:rPrChange w:id="218" w:author="만든 이" w:date="2018-11-29T11:24:00Z">
                  <w:rPr>
                    <w:rFonts w:ascii="Times New Roman" w:eastAsia="MS Gothic" w:hAnsi="Times New Roman" w:cs="Times New Roman"/>
                    <w:b/>
                    <w:color w:val="000000"/>
                  </w:rPr>
                </w:rPrChange>
              </w:rPr>
              <w:t>-15.1</w:t>
            </w:r>
          </w:p>
        </w:tc>
      </w:tr>
      <w:tr w:rsidR="00CB388F" w:rsidRPr="00BC0504" w14:paraId="4A3C2C35" w14:textId="77777777" w:rsidTr="00653D57">
        <w:tc>
          <w:tcPr>
            <w:tcW w:w="3119" w:type="dxa"/>
            <w:tcBorders>
              <w:top w:val="nil"/>
              <w:bottom w:val="nil"/>
              <w:right w:val="nil"/>
            </w:tcBorders>
          </w:tcPr>
          <w:p w14:paraId="4B729157" w14:textId="2655DB18" w:rsidR="00CB388F" w:rsidRPr="00BC0504" w:rsidRDefault="00CB388F" w:rsidP="00CB388F">
            <w:pPr>
              <w:rPr>
                <w:rFonts w:ascii="Times New Roman" w:hAnsi="Times New Roman" w:cs="Times New Roman"/>
              </w:rPr>
            </w:pPr>
            <w:r w:rsidRPr="00BC0504">
              <w:rPr>
                <w:rFonts w:ascii="Times New Roman" w:hAnsi="Times New Roman" w:cs="Times New Roman"/>
              </w:rPr>
              <w:t>Root mean square error (m)</w:t>
            </w:r>
          </w:p>
        </w:tc>
        <w:tc>
          <w:tcPr>
            <w:tcW w:w="967" w:type="dxa"/>
            <w:tcBorders>
              <w:top w:val="nil"/>
              <w:left w:val="nil"/>
              <w:bottom w:val="nil"/>
              <w:right w:val="nil"/>
            </w:tcBorders>
          </w:tcPr>
          <w:p w14:paraId="053E94CB" w14:textId="01453AF4" w:rsidR="00CB388F" w:rsidRDefault="00CB388F" w:rsidP="00CB388F">
            <w:pPr>
              <w:jc w:val="left"/>
              <w:rPr>
                <w:rFonts w:ascii="Times New Roman" w:hAnsi="Times New Roman" w:cs="Times New Roman"/>
              </w:rPr>
            </w:pPr>
            <w:r>
              <w:rPr>
                <w:rFonts w:ascii="Times New Roman" w:hAnsi="Times New Roman" w:cs="Times New Roman"/>
              </w:rPr>
              <w:t>108.7</w:t>
            </w:r>
          </w:p>
        </w:tc>
        <w:tc>
          <w:tcPr>
            <w:tcW w:w="968" w:type="dxa"/>
            <w:tcBorders>
              <w:top w:val="nil"/>
              <w:left w:val="nil"/>
              <w:bottom w:val="nil"/>
              <w:right w:val="nil"/>
            </w:tcBorders>
          </w:tcPr>
          <w:p w14:paraId="4CDEEF96" w14:textId="2C5878CA" w:rsidR="00CB388F" w:rsidRPr="00C82A18" w:rsidRDefault="00CB388F" w:rsidP="00CB388F">
            <w:pPr>
              <w:jc w:val="left"/>
              <w:rPr>
                <w:rFonts w:ascii="Times New Roman" w:hAnsi="Times New Roman" w:cs="Times New Roman"/>
                <w:color w:val="000000"/>
              </w:rPr>
            </w:pPr>
            <w:r>
              <w:rPr>
                <w:rFonts w:ascii="Times New Roman" w:eastAsia="MS Gothic" w:hAnsi="Times New Roman" w:cs="Times New Roman"/>
                <w:color w:val="000000"/>
              </w:rPr>
              <w:t>321.5</w:t>
            </w:r>
          </w:p>
        </w:tc>
        <w:tc>
          <w:tcPr>
            <w:tcW w:w="968" w:type="dxa"/>
            <w:tcBorders>
              <w:top w:val="nil"/>
              <w:left w:val="nil"/>
              <w:bottom w:val="nil"/>
              <w:right w:val="nil"/>
            </w:tcBorders>
          </w:tcPr>
          <w:p w14:paraId="1F9A1E0B" w14:textId="54D6824F" w:rsidR="00CB388F" w:rsidRDefault="00CB388F" w:rsidP="00CB388F">
            <w:pPr>
              <w:jc w:val="left"/>
              <w:rPr>
                <w:rFonts w:ascii="Times New Roman" w:hAnsi="Times New Roman" w:cs="Times New Roman"/>
              </w:rPr>
            </w:pPr>
            <w:r>
              <w:rPr>
                <w:rFonts w:ascii="Times New Roman" w:hAnsi="Times New Roman" w:cs="Times New Roman"/>
              </w:rPr>
              <w:t>140.0</w:t>
            </w:r>
          </w:p>
        </w:tc>
        <w:tc>
          <w:tcPr>
            <w:tcW w:w="968" w:type="dxa"/>
            <w:tcBorders>
              <w:top w:val="nil"/>
              <w:left w:val="nil"/>
              <w:bottom w:val="nil"/>
              <w:right w:val="nil"/>
            </w:tcBorders>
          </w:tcPr>
          <w:p w14:paraId="767F4996" w14:textId="2BD9CA5C" w:rsidR="00CB388F" w:rsidRDefault="00E331B2" w:rsidP="00CB388F">
            <w:pPr>
              <w:jc w:val="left"/>
              <w:rPr>
                <w:rFonts w:ascii="Times New Roman" w:hAnsi="Times New Roman" w:cs="Times New Roman"/>
              </w:rPr>
            </w:pPr>
            <w:r>
              <w:rPr>
                <w:rFonts w:ascii="Times New Roman" w:hAnsi="Times New Roman" w:cs="Times New Roman"/>
              </w:rPr>
              <w:t>360.5</w:t>
            </w:r>
          </w:p>
        </w:tc>
        <w:tc>
          <w:tcPr>
            <w:tcW w:w="968" w:type="dxa"/>
            <w:tcBorders>
              <w:top w:val="nil"/>
              <w:left w:val="nil"/>
              <w:bottom w:val="nil"/>
              <w:right w:val="nil"/>
            </w:tcBorders>
          </w:tcPr>
          <w:p w14:paraId="0C36E52C" w14:textId="2BE72AE6" w:rsidR="00CB388F" w:rsidRPr="00653D57" w:rsidRDefault="00CB388F" w:rsidP="00CB388F">
            <w:pPr>
              <w:jc w:val="left"/>
              <w:rPr>
                <w:rFonts w:ascii="Times New Roman" w:hAnsi="Times New Roman" w:cs="Times New Roman"/>
              </w:rPr>
            </w:pPr>
            <w:r>
              <w:rPr>
                <w:rFonts w:ascii="Times New Roman" w:hAnsi="Times New Roman" w:cs="Times New Roman"/>
              </w:rPr>
              <w:t>143.2</w:t>
            </w:r>
          </w:p>
        </w:tc>
        <w:tc>
          <w:tcPr>
            <w:tcW w:w="968" w:type="dxa"/>
            <w:tcBorders>
              <w:top w:val="nil"/>
              <w:left w:val="nil"/>
              <w:bottom w:val="nil"/>
            </w:tcBorders>
          </w:tcPr>
          <w:p w14:paraId="31028F32" w14:textId="74ACF6B9" w:rsidR="00CB388F" w:rsidRPr="00C82A18" w:rsidRDefault="00CB388F" w:rsidP="00CB388F">
            <w:pPr>
              <w:jc w:val="left"/>
              <w:rPr>
                <w:rFonts w:ascii="Times New Roman" w:hAnsi="Times New Roman" w:cs="Times New Roman"/>
                <w:b/>
                <w:color w:val="000000"/>
              </w:rPr>
            </w:pPr>
            <w:r>
              <w:rPr>
                <w:rFonts w:ascii="Times New Roman" w:eastAsia="MS Gothic" w:hAnsi="Times New Roman" w:cs="Times New Roman"/>
                <w:b/>
                <w:color w:val="000000"/>
              </w:rPr>
              <w:t>68.2</w:t>
            </w:r>
          </w:p>
        </w:tc>
      </w:tr>
      <w:tr w:rsidR="003F07EB" w:rsidRPr="00BC0504" w14:paraId="244BECE3" w14:textId="77777777" w:rsidTr="00653D57">
        <w:tc>
          <w:tcPr>
            <w:tcW w:w="3119" w:type="dxa"/>
            <w:tcBorders>
              <w:top w:val="nil"/>
              <w:bottom w:val="nil"/>
              <w:right w:val="nil"/>
            </w:tcBorders>
          </w:tcPr>
          <w:p w14:paraId="2AE0D7BD" w14:textId="22ACC09F" w:rsidR="003F07EB" w:rsidRPr="00BC0504" w:rsidRDefault="003F07EB" w:rsidP="00CB388F">
            <w:pPr>
              <w:rPr>
                <w:rFonts w:ascii="Times New Roman" w:hAnsi="Times New Roman" w:cs="Times New Roman"/>
              </w:rPr>
            </w:pPr>
            <w:r>
              <w:rPr>
                <w:rFonts w:ascii="Times New Roman" w:hAnsi="Times New Roman" w:cs="Times New Roman"/>
              </w:rPr>
              <w:t>Correlation</w:t>
            </w:r>
            <w:r>
              <w:rPr>
                <w:rFonts w:ascii="Times New Roman" w:hAnsi="Times New Roman" w:cs="Times New Roman" w:hint="eastAsia"/>
              </w:rPr>
              <w:t xml:space="preserve"> </w:t>
            </w:r>
            <w:r>
              <w:rPr>
                <w:rFonts w:ascii="Times New Roman" w:hAnsi="Times New Roman" w:cs="Times New Roman"/>
              </w:rPr>
              <w:t>coefficient (</w:t>
            </w:r>
            <w:r w:rsidRPr="0023083F">
              <w:rPr>
                <w:rFonts w:ascii="Times New Roman" w:hAnsi="Times New Roman" w:cs="Times New Roman"/>
                <w:i/>
              </w:rPr>
              <w:t>r</w:t>
            </w:r>
            <w:r w:rsidRPr="0023083F">
              <w:rPr>
                <w:rFonts w:ascii="Times New Roman" w:hAnsi="Times New Roman" w:cs="Times New Roman"/>
                <w:i/>
                <w:vertAlign w:val="superscript"/>
              </w:rPr>
              <w:t>2</w:t>
            </w:r>
            <w:r>
              <w:rPr>
                <w:rFonts w:ascii="Times New Roman" w:hAnsi="Times New Roman" w:cs="Times New Roman"/>
              </w:rPr>
              <w:t>)</w:t>
            </w:r>
          </w:p>
        </w:tc>
        <w:tc>
          <w:tcPr>
            <w:tcW w:w="967" w:type="dxa"/>
            <w:tcBorders>
              <w:top w:val="nil"/>
              <w:left w:val="nil"/>
              <w:bottom w:val="nil"/>
              <w:right w:val="nil"/>
            </w:tcBorders>
          </w:tcPr>
          <w:p w14:paraId="0EC13C6A" w14:textId="586661E9" w:rsidR="003F07EB" w:rsidRDefault="003F07EB" w:rsidP="00CB388F">
            <w:pPr>
              <w:jc w:val="left"/>
              <w:rPr>
                <w:rFonts w:ascii="Times New Roman" w:hAnsi="Times New Roman" w:cs="Times New Roman"/>
              </w:rPr>
            </w:pPr>
            <w:r>
              <w:rPr>
                <w:rFonts w:ascii="Times New Roman" w:hAnsi="Times New Roman" w:cs="Times New Roman" w:hint="eastAsia"/>
              </w:rPr>
              <w:t>0.77</w:t>
            </w:r>
          </w:p>
        </w:tc>
        <w:tc>
          <w:tcPr>
            <w:tcW w:w="968" w:type="dxa"/>
            <w:tcBorders>
              <w:top w:val="nil"/>
              <w:left w:val="nil"/>
              <w:bottom w:val="nil"/>
              <w:right w:val="nil"/>
            </w:tcBorders>
          </w:tcPr>
          <w:p w14:paraId="26375E50" w14:textId="6AC712CA" w:rsidR="003F07EB" w:rsidRDefault="003F07EB" w:rsidP="00CB388F">
            <w:pPr>
              <w:jc w:val="left"/>
              <w:rPr>
                <w:rFonts w:ascii="Times New Roman" w:eastAsia="MS Gothic" w:hAnsi="Times New Roman" w:cs="Times New Roman"/>
                <w:color w:val="000000"/>
              </w:rPr>
            </w:pPr>
            <w:r>
              <w:rPr>
                <w:rFonts w:ascii="Times New Roman" w:hAnsi="Times New Roman" w:cs="Times New Roman" w:hint="eastAsia"/>
                <w:color w:val="000000"/>
              </w:rPr>
              <w:t>0.75</w:t>
            </w:r>
          </w:p>
        </w:tc>
        <w:tc>
          <w:tcPr>
            <w:tcW w:w="968" w:type="dxa"/>
            <w:tcBorders>
              <w:top w:val="nil"/>
              <w:left w:val="nil"/>
              <w:bottom w:val="nil"/>
              <w:right w:val="nil"/>
            </w:tcBorders>
          </w:tcPr>
          <w:p w14:paraId="3529F88F" w14:textId="7228C5D7" w:rsidR="003F07EB" w:rsidRDefault="003F07EB" w:rsidP="00CB388F">
            <w:pPr>
              <w:jc w:val="left"/>
              <w:rPr>
                <w:rFonts w:ascii="Times New Roman" w:hAnsi="Times New Roman" w:cs="Times New Roman"/>
              </w:rPr>
            </w:pPr>
            <w:r>
              <w:rPr>
                <w:rFonts w:ascii="Times New Roman" w:hAnsi="Times New Roman" w:cs="Times New Roman" w:hint="eastAsia"/>
              </w:rPr>
              <w:t>0.53</w:t>
            </w:r>
          </w:p>
        </w:tc>
        <w:tc>
          <w:tcPr>
            <w:tcW w:w="968" w:type="dxa"/>
            <w:tcBorders>
              <w:top w:val="nil"/>
              <w:left w:val="nil"/>
              <w:bottom w:val="nil"/>
              <w:right w:val="nil"/>
            </w:tcBorders>
          </w:tcPr>
          <w:p w14:paraId="26314318" w14:textId="42149133" w:rsidR="003F07EB" w:rsidRDefault="00E331B2" w:rsidP="00CB388F">
            <w:pPr>
              <w:jc w:val="left"/>
              <w:rPr>
                <w:rFonts w:ascii="Times New Roman" w:hAnsi="Times New Roman" w:cs="Times New Roman"/>
              </w:rPr>
            </w:pPr>
            <w:r>
              <w:rPr>
                <w:rFonts w:ascii="Times New Roman" w:hAnsi="Times New Roman" w:cs="Times New Roman"/>
              </w:rPr>
              <w:t>0.26</w:t>
            </w:r>
          </w:p>
        </w:tc>
        <w:tc>
          <w:tcPr>
            <w:tcW w:w="968" w:type="dxa"/>
            <w:tcBorders>
              <w:top w:val="nil"/>
              <w:left w:val="nil"/>
              <w:bottom w:val="nil"/>
              <w:right w:val="nil"/>
            </w:tcBorders>
          </w:tcPr>
          <w:p w14:paraId="4AE7AB96" w14:textId="684C61CE" w:rsidR="003F07EB" w:rsidRDefault="003F07EB" w:rsidP="00CB388F">
            <w:pPr>
              <w:jc w:val="left"/>
              <w:rPr>
                <w:rFonts w:ascii="Times New Roman" w:hAnsi="Times New Roman" w:cs="Times New Roman"/>
              </w:rPr>
            </w:pPr>
            <w:r>
              <w:rPr>
                <w:rFonts w:ascii="Times New Roman" w:hAnsi="Times New Roman" w:cs="Times New Roman" w:hint="eastAsia"/>
              </w:rPr>
              <w:t>0.61</w:t>
            </w:r>
          </w:p>
        </w:tc>
        <w:tc>
          <w:tcPr>
            <w:tcW w:w="968" w:type="dxa"/>
            <w:tcBorders>
              <w:top w:val="nil"/>
              <w:left w:val="nil"/>
              <w:bottom w:val="nil"/>
            </w:tcBorders>
          </w:tcPr>
          <w:p w14:paraId="34AE785A" w14:textId="555108EE" w:rsidR="003F07EB" w:rsidRDefault="003F07EB" w:rsidP="00CB388F">
            <w:pPr>
              <w:jc w:val="left"/>
              <w:rPr>
                <w:rFonts w:ascii="Times New Roman" w:eastAsia="MS Gothic" w:hAnsi="Times New Roman" w:cs="Times New Roman"/>
                <w:b/>
                <w:color w:val="000000"/>
              </w:rPr>
            </w:pPr>
            <w:r>
              <w:rPr>
                <w:rFonts w:ascii="Times New Roman" w:hAnsi="Times New Roman" w:cs="Times New Roman" w:hint="eastAsia"/>
                <w:b/>
                <w:color w:val="000000"/>
              </w:rPr>
              <w:t>0.91</w:t>
            </w:r>
          </w:p>
        </w:tc>
      </w:tr>
      <w:tr w:rsidR="003F07EB" w:rsidRPr="00BC0504" w14:paraId="031A47C2" w14:textId="77777777" w:rsidTr="00C82A18">
        <w:tc>
          <w:tcPr>
            <w:tcW w:w="3119" w:type="dxa"/>
            <w:tcBorders>
              <w:top w:val="nil"/>
              <w:bottom w:val="nil"/>
              <w:right w:val="nil"/>
            </w:tcBorders>
          </w:tcPr>
          <w:p w14:paraId="21C5940F" w14:textId="00E56609" w:rsidR="003F07EB" w:rsidRPr="00BC0504" w:rsidRDefault="003F07EB">
            <w:pPr>
              <w:rPr>
                <w:rFonts w:ascii="Times New Roman" w:hAnsi="Times New Roman" w:cs="Times New Roman"/>
              </w:rPr>
            </w:pPr>
            <w:r>
              <w:rPr>
                <w:rFonts w:ascii="Times New Roman" w:hAnsi="Times New Roman" w:cs="Times New Roman" w:hint="eastAsia"/>
                <w:b/>
              </w:rPr>
              <w:t>Night</w:t>
            </w:r>
            <w:r>
              <w:rPr>
                <w:rFonts w:ascii="Times New Roman" w:hAnsi="Times New Roman" w:cs="Times New Roman"/>
                <w:b/>
              </w:rPr>
              <w:t>time (18:00-9:00 h)</w:t>
            </w:r>
            <w:r w:rsidR="004A7329">
              <w:rPr>
                <w:rFonts w:ascii="Times New Roman" w:hAnsi="Times New Roman" w:cs="Times New Roman" w:hint="eastAsia"/>
                <w:b/>
              </w:rPr>
              <w:t xml:space="preserve"> (N=9)</w:t>
            </w:r>
          </w:p>
        </w:tc>
        <w:tc>
          <w:tcPr>
            <w:tcW w:w="967" w:type="dxa"/>
            <w:tcBorders>
              <w:top w:val="nil"/>
              <w:left w:val="nil"/>
              <w:bottom w:val="nil"/>
              <w:right w:val="nil"/>
            </w:tcBorders>
          </w:tcPr>
          <w:p w14:paraId="33CDB7FA" w14:textId="20C027B1" w:rsidR="003F07EB" w:rsidRPr="00BC0504" w:rsidRDefault="003F07EB" w:rsidP="00CB388F">
            <w:pPr>
              <w:jc w:val="left"/>
              <w:rPr>
                <w:rFonts w:ascii="Times New Roman" w:hAnsi="Times New Roman" w:cs="Times New Roman"/>
              </w:rPr>
            </w:pPr>
          </w:p>
        </w:tc>
        <w:tc>
          <w:tcPr>
            <w:tcW w:w="968" w:type="dxa"/>
            <w:tcBorders>
              <w:top w:val="nil"/>
              <w:left w:val="nil"/>
              <w:bottom w:val="nil"/>
              <w:right w:val="nil"/>
            </w:tcBorders>
          </w:tcPr>
          <w:p w14:paraId="7617B1F5" w14:textId="06BF83F3" w:rsidR="003F07EB" w:rsidRPr="00BC0504" w:rsidRDefault="003F07EB" w:rsidP="00CB388F">
            <w:pPr>
              <w:jc w:val="left"/>
              <w:rPr>
                <w:rFonts w:ascii="Times New Roman" w:hAnsi="Times New Roman" w:cs="Times New Roman"/>
              </w:rPr>
            </w:pPr>
          </w:p>
        </w:tc>
        <w:tc>
          <w:tcPr>
            <w:tcW w:w="968" w:type="dxa"/>
            <w:tcBorders>
              <w:top w:val="nil"/>
              <w:left w:val="nil"/>
              <w:bottom w:val="nil"/>
              <w:right w:val="nil"/>
            </w:tcBorders>
          </w:tcPr>
          <w:p w14:paraId="0612F06E" w14:textId="7C35C229" w:rsidR="003F07EB" w:rsidRPr="00BC0504" w:rsidRDefault="003F07EB" w:rsidP="00CB388F">
            <w:pPr>
              <w:jc w:val="left"/>
              <w:rPr>
                <w:rFonts w:ascii="Times New Roman" w:hAnsi="Times New Roman" w:cs="Times New Roman"/>
              </w:rPr>
            </w:pPr>
          </w:p>
        </w:tc>
        <w:tc>
          <w:tcPr>
            <w:tcW w:w="968" w:type="dxa"/>
            <w:tcBorders>
              <w:top w:val="nil"/>
              <w:left w:val="nil"/>
              <w:bottom w:val="nil"/>
              <w:right w:val="nil"/>
            </w:tcBorders>
          </w:tcPr>
          <w:p w14:paraId="1F9E5925" w14:textId="3566AAA3" w:rsidR="003F07EB" w:rsidRPr="00BC0504" w:rsidRDefault="003F07EB" w:rsidP="00CB388F">
            <w:pPr>
              <w:jc w:val="left"/>
              <w:rPr>
                <w:rFonts w:ascii="Times New Roman" w:hAnsi="Times New Roman" w:cs="Times New Roman"/>
              </w:rPr>
            </w:pPr>
          </w:p>
        </w:tc>
        <w:tc>
          <w:tcPr>
            <w:tcW w:w="968" w:type="dxa"/>
            <w:tcBorders>
              <w:top w:val="nil"/>
              <w:left w:val="nil"/>
              <w:bottom w:val="nil"/>
              <w:right w:val="nil"/>
            </w:tcBorders>
          </w:tcPr>
          <w:p w14:paraId="18CEA83A" w14:textId="3EACFFEA" w:rsidR="003F07EB" w:rsidRPr="00BC0504" w:rsidRDefault="003F07EB" w:rsidP="00CB388F">
            <w:pPr>
              <w:jc w:val="left"/>
              <w:rPr>
                <w:rFonts w:ascii="Times New Roman" w:hAnsi="Times New Roman" w:cs="Times New Roman"/>
              </w:rPr>
            </w:pPr>
          </w:p>
        </w:tc>
        <w:tc>
          <w:tcPr>
            <w:tcW w:w="968" w:type="dxa"/>
            <w:tcBorders>
              <w:top w:val="nil"/>
              <w:left w:val="nil"/>
              <w:bottom w:val="nil"/>
            </w:tcBorders>
          </w:tcPr>
          <w:p w14:paraId="4B186CFF" w14:textId="0DE27F8A" w:rsidR="003F07EB" w:rsidRPr="00236473" w:rsidRDefault="003F07EB" w:rsidP="00CB388F">
            <w:pPr>
              <w:jc w:val="left"/>
              <w:rPr>
                <w:rFonts w:ascii="Times New Roman" w:hAnsi="Times New Roman" w:cs="Times New Roman"/>
                <w:b/>
              </w:rPr>
            </w:pPr>
          </w:p>
        </w:tc>
      </w:tr>
      <w:tr w:rsidR="003F07EB" w:rsidRPr="00BC0504" w14:paraId="28E2DCBF" w14:textId="77777777" w:rsidTr="00C82A18">
        <w:tc>
          <w:tcPr>
            <w:tcW w:w="3119" w:type="dxa"/>
            <w:tcBorders>
              <w:top w:val="nil"/>
              <w:bottom w:val="nil"/>
              <w:right w:val="nil"/>
            </w:tcBorders>
          </w:tcPr>
          <w:p w14:paraId="1B659A72" w14:textId="6F8B415E" w:rsidR="003F07EB" w:rsidRPr="00BC0504" w:rsidRDefault="003F07EB" w:rsidP="00CB388F">
            <w:pPr>
              <w:rPr>
                <w:rFonts w:ascii="Times New Roman" w:hAnsi="Times New Roman" w:cs="Times New Roman"/>
              </w:rPr>
            </w:pPr>
            <w:r w:rsidRPr="00BC0504">
              <w:rPr>
                <w:rFonts w:ascii="Times New Roman" w:hAnsi="Times New Roman" w:cs="Times New Roman"/>
              </w:rPr>
              <w:t>Mean bias error (m)</w:t>
            </w:r>
          </w:p>
        </w:tc>
        <w:tc>
          <w:tcPr>
            <w:tcW w:w="967" w:type="dxa"/>
            <w:tcBorders>
              <w:top w:val="nil"/>
              <w:left w:val="nil"/>
              <w:bottom w:val="nil"/>
              <w:right w:val="nil"/>
            </w:tcBorders>
          </w:tcPr>
          <w:p w14:paraId="23E2C4B5" w14:textId="3BD37596" w:rsidR="003F07EB" w:rsidRDefault="003F07EB" w:rsidP="00CB388F">
            <w:pPr>
              <w:jc w:val="left"/>
              <w:rPr>
                <w:rFonts w:ascii="Times New Roman" w:hAnsi="Times New Roman" w:cs="Times New Roman"/>
              </w:rPr>
            </w:pPr>
            <w:r>
              <w:rPr>
                <w:rFonts w:ascii="Times New Roman" w:hAnsi="Times New Roman" w:cs="Times New Roman" w:hint="eastAsia"/>
              </w:rPr>
              <w:t>557.5</w:t>
            </w:r>
          </w:p>
        </w:tc>
        <w:tc>
          <w:tcPr>
            <w:tcW w:w="968" w:type="dxa"/>
            <w:tcBorders>
              <w:top w:val="nil"/>
              <w:left w:val="nil"/>
              <w:bottom w:val="nil"/>
              <w:right w:val="nil"/>
            </w:tcBorders>
          </w:tcPr>
          <w:p w14:paraId="4DA11D8F" w14:textId="105F753B" w:rsidR="003F07EB" w:rsidRDefault="003F07EB" w:rsidP="00CB388F">
            <w:pPr>
              <w:jc w:val="left"/>
              <w:rPr>
                <w:rFonts w:ascii="Times New Roman" w:hAnsi="Times New Roman" w:cs="Times New Roman"/>
              </w:rPr>
            </w:pPr>
            <w:r>
              <w:rPr>
                <w:rFonts w:ascii="Times New Roman" w:hAnsi="Times New Roman" w:cs="Times New Roman" w:hint="eastAsia"/>
              </w:rPr>
              <w:t>279.9</w:t>
            </w:r>
          </w:p>
        </w:tc>
        <w:tc>
          <w:tcPr>
            <w:tcW w:w="968" w:type="dxa"/>
            <w:tcBorders>
              <w:top w:val="nil"/>
              <w:left w:val="nil"/>
              <w:bottom w:val="nil"/>
              <w:right w:val="nil"/>
            </w:tcBorders>
          </w:tcPr>
          <w:p w14:paraId="38F7CD91" w14:textId="39212277" w:rsidR="003F07EB" w:rsidRDefault="003F07EB" w:rsidP="00CB388F">
            <w:pPr>
              <w:jc w:val="left"/>
              <w:rPr>
                <w:rFonts w:ascii="Times New Roman" w:hAnsi="Times New Roman" w:cs="Times New Roman"/>
              </w:rPr>
            </w:pPr>
            <w:r>
              <w:rPr>
                <w:rFonts w:ascii="Times New Roman" w:hAnsi="Times New Roman" w:cs="Times New Roman" w:hint="eastAsia"/>
              </w:rPr>
              <w:t>688.0</w:t>
            </w:r>
          </w:p>
        </w:tc>
        <w:tc>
          <w:tcPr>
            <w:tcW w:w="968" w:type="dxa"/>
            <w:tcBorders>
              <w:top w:val="nil"/>
              <w:left w:val="nil"/>
              <w:bottom w:val="nil"/>
              <w:right w:val="nil"/>
            </w:tcBorders>
          </w:tcPr>
          <w:p w14:paraId="15960C9E" w14:textId="53576CB2" w:rsidR="003F07EB" w:rsidRDefault="00E331B2" w:rsidP="00CB388F">
            <w:pPr>
              <w:jc w:val="left"/>
              <w:rPr>
                <w:rFonts w:ascii="Times New Roman" w:hAnsi="Times New Roman" w:cs="Times New Roman"/>
              </w:rPr>
            </w:pPr>
            <w:r>
              <w:rPr>
                <w:rFonts w:ascii="Times New Roman" w:hAnsi="Times New Roman" w:cs="Times New Roman"/>
              </w:rPr>
              <w:t>1136.6</w:t>
            </w:r>
          </w:p>
        </w:tc>
        <w:tc>
          <w:tcPr>
            <w:tcW w:w="968" w:type="dxa"/>
            <w:tcBorders>
              <w:top w:val="nil"/>
              <w:left w:val="nil"/>
              <w:bottom w:val="nil"/>
              <w:right w:val="nil"/>
            </w:tcBorders>
          </w:tcPr>
          <w:p w14:paraId="386ED42D" w14:textId="674DC28C" w:rsidR="003F07EB" w:rsidRDefault="003F07EB" w:rsidP="00CB388F">
            <w:pPr>
              <w:jc w:val="left"/>
              <w:rPr>
                <w:rFonts w:ascii="Times New Roman" w:hAnsi="Times New Roman" w:cs="Times New Roman"/>
              </w:rPr>
            </w:pPr>
            <w:r>
              <w:rPr>
                <w:rFonts w:ascii="Times New Roman" w:hAnsi="Times New Roman" w:cs="Times New Roman"/>
              </w:rPr>
              <w:t>370.2</w:t>
            </w:r>
          </w:p>
        </w:tc>
        <w:tc>
          <w:tcPr>
            <w:tcW w:w="968" w:type="dxa"/>
            <w:tcBorders>
              <w:top w:val="nil"/>
              <w:left w:val="nil"/>
              <w:bottom w:val="nil"/>
            </w:tcBorders>
          </w:tcPr>
          <w:p w14:paraId="0ECEA6D4" w14:textId="2D2D707E" w:rsidR="003F07EB" w:rsidRPr="00236473" w:rsidRDefault="003F07EB" w:rsidP="00CB388F">
            <w:pPr>
              <w:jc w:val="left"/>
              <w:rPr>
                <w:rFonts w:ascii="Times New Roman" w:hAnsi="Times New Roman" w:cs="Times New Roman"/>
                <w:b/>
              </w:rPr>
            </w:pPr>
            <w:r>
              <w:rPr>
                <w:rFonts w:ascii="Times New Roman" w:hAnsi="Times New Roman" w:cs="Times New Roman" w:hint="eastAsia"/>
                <w:b/>
              </w:rPr>
              <w:t>-60.0</w:t>
            </w:r>
          </w:p>
        </w:tc>
      </w:tr>
      <w:tr w:rsidR="003F07EB" w:rsidRPr="00BC0504" w14:paraId="11FA5E91" w14:textId="77777777" w:rsidTr="002873C0">
        <w:tc>
          <w:tcPr>
            <w:tcW w:w="3119" w:type="dxa"/>
            <w:tcBorders>
              <w:top w:val="nil"/>
              <w:bottom w:val="nil"/>
              <w:right w:val="nil"/>
            </w:tcBorders>
          </w:tcPr>
          <w:p w14:paraId="1D68D2DB" w14:textId="4C57B706" w:rsidR="003F07EB" w:rsidRPr="00BC0504" w:rsidRDefault="003F07EB" w:rsidP="00CB388F">
            <w:pPr>
              <w:rPr>
                <w:rFonts w:ascii="Times New Roman" w:hAnsi="Times New Roman" w:cs="Times New Roman"/>
              </w:rPr>
            </w:pPr>
            <w:r w:rsidRPr="00BC0504">
              <w:rPr>
                <w:rFonts w:ascii="Times New Roman" w:hAnsi="Times New Roman" w:cs="Times New Roman"/>
              </w:rPr>
              <w:t>Root mean square error (m)</w:t>
            </w:r>
          </w:p>
        </w:tc>
        <w:tc>
          <w:tcPr>
            <w:tcW w:w="967" w:type="dxa"/>
            <w:tcBorders>
              <w:top w:val="nil"/>
              <w:left w:val="nil"/>
              <w:bottom w:val="nil"/>
              <w:right w:val="nil"/>
            </w:tcBorders>
          </w:tcPr>
          <w:p w14:paraId="596DD600" w14:textId="15F528D2" w:rsidR="003F07EB" w:rsidRDefault="003F07EB" w:rsidP="00CB388F">
            <w:pPr>
              <w:jc w:val="left"/>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95.6</w:t>
            </w:r>
          </w:p>
        </w:tc>
        <w:tc>
          <w:tcPr>
            <w:tcW w:w="968" w:type="dxa"/>
            <w:tcBorders>
              <w:top w:val="nil"/>
              <w:left w:val="nil"/>
              <w:bottom w:val="nil"/>
              <w:right w:val="nil"/>
            </w:tcBorders>
          </w:tcPr>
          <w:p w14:paraId="65B7B1E9" w14:textId="1F7936E6" w:rsidR="003F07EB" w:rsidRDefault="003F07EB" w:rsidP="00CB388F">
            <w:pPr>
              <w:jc w:val="left"/>
              <w:rPr>
                <w:rFonts w:ascii="Times New Roman" w:hAnsi="Times New Roman" w:cs="Times New Roman"/>
              </w:rPr>
            </w:pPr>
            <w:r>
              <w:rPr>
                <w:rFonts w:ascii="Times New Roman" w:hAnsi="Times New Roman" w:cs="Times New Roman" w:hint="eastAsia"/>
              </w:rPr>
              <w:t>357.5</w:t>
            </w:r>
          </w:p>
        </w:tc>
        <w:tc>
          <w:tcPr>
            <w:tcW w:w="968" w:type="dxa"/>
            <w:tcBorders>
              <w:top w:val="nil"/>
              <w:left w:val="nil"/>
              <w:bottom w:val="nil"/>
              <w:right w:val="nil"/>
            </w:tcBorders>
          </w:tcPr>
          <w:p w14:paraId="533137C5" w14:textId="7C0BA200" w:rsidR="003F07EB" w:rsidRDefault="003F07EB" w:rsidP="00CB388F">
            <w:pPr>
              <w:jc w:val="left"/>
              <w:rPr>
                <w:rFonts w:ascii="Times New Roman" w:hAnsi="Times New Roman" w:cs="Times New Roman"/>
              </w:rPr>
            </w:pPr>
            <w:r>
              <w:rPr>
                <w:rFonts w:ascii="Times New Roman" w:hAnsi="Times New Roman" w:cs="Times New Roman" w:hint="eastAsia"/>
              </w:rPr>
              <w:t>704.9</w:t>
            </w:r>
          </w:p>
        </w:tc>
        <w:tc>
          <w:tcPr>
            <w:tcW w:w="968" w:type="dxa"/>
            <w:tcBorders>
              <w:top w:val="nil"/>
              <w:left w:val="nil"/>
              <w:bottom w:val="nil"/>
              <w:right w:val="nil"/>
            </w:tcBorders>
          </w:tcPr>
          <w:p w14:paraId="223571A3" w14:textId="5BF1CE44" w:rsidR="003F07EB" w:rsidRDefault="00E331B2" w:rsidP="00CB388F">
            <w:pPr>
              <w:jc w:val="left"/>
              <w:rPr>
                <w:rFonts w:ascii="Times New Roman" w:hAnsi="Times New Roman" w:cs="Times New Roman"/>
              </w:rPr>
            </w:pPr>
            <w:r>
              <w:rPr>
                <w:rFonts w:ascii="Times New Roman" w:hAnsi="Times New Roman" w:cs="Times New Roman"/>
              </w:rPr>
              <w:t>1141.5</w:t>
            </w:r>
          </w:p>
        </w:tc>
        <w:tc>
          <w:tcPr>
            <w:tcW w:w="968" w:type="dxa"/>
            <w:tcBorders>
              <w:top w:val="nil"/>
              <w:left w:val="nil"/>
              <w:bottom w:val="nil"/>
              <w:right w:val="nil"/>
            </w:tcBorders>
          </w:tcPr>
          <w:p w14:paraId="7755315C" w14:textId="084954AD" w:rsidR="003F07EB" w:rsidRDefault="003F07EB" w:rsidP="00CB388F">
            <w:pPr>
              <w:jc w:val="left"/>
              <w:rPr>
                <w:rFonts w:ascii="Times New Roman" w:hAnsi="Times New Roman" w:cs="Times New Roman"/>
              </w:rPr>
            </w:pPr>
            <w:r>
              <w:rPr>
                <w:rFonts w:ascii="Times New Roman" w:hAnsi="Times New Roman" w:cs="Times New Roman" w:hint="eastAsia"/>
              </w:rPr>
              <w:t>449.7</w:t>
            </w:r>
          </w:p>
        </w:tc>
        <w:tc>
          <w:tcPr>
            <w:tcW w:w="968" w:type="dxa"/>
            <w:tcBorders>
              <w:top w:val="nil"/>
              <w:left w:val="nil"/>
              <w:bottom w:val="nil"/>
            </w:tcBorders>
          </w:tcPr>
          <w:p w14:paraId="1A538AA3" w14:textId="053EACE8" w:rsidR="003F07EB" w:rsidRPr="00236473" w:rsidRDefault="003F07EB" w:rsidP="00CB388F">
            <w:pPr>
              <w:jc w:val="left"/>
              <w:rPr>
                <w:rFonts w:ascii="Times New Roman" w:hAnsi="Times New Roman" w:cs="Times New Roman"/>
                <w:b/>
              </w:rPr>
            </w:pPr>
            <w:r>
              <w:rPr>
                <w:rFonts w:ascii="Times New Roman" w:hAnsi="Times New Roman" w:cs="Times New Roman" w:hint="eastAsia"/>
                <w:b/>
              </w:rPr>
              <w:t>132.2</w:t>
            </w:r>
          </w:p>
        </w:tc>
      </w:tr>
      <w:tr w:rsidR="003F07EB" w:rsidRPr="00BC0504" w14:paraId="06CD8F99" w14:textId="77777777" w:rsidTr="002873C0">
        <w:tc>
          <w:tcPr>
            <w:tcW w:w="3119" w:type="dxa"/>
            <w:tcBorders>
              <w:top w:val="nil"/>
              <w:bottom w:val="nil"/>
              <w:right w:val="nil"/>
            </w:tcBorders>
          </w:tcPr>
          <w:p w14:paraId="51AE6DC3" w14:textId="6F48F5AB" w:rsidR="003F07EB" w:rsidRPr="00BC0504" w:rsidRDefault="003F07EB" w:rsidP="00CB388F">
            <w:pPr>
              <w:rPr>
                <w:rFonts w:ascii="Times New Roman" w:hAnsi="Times New Roman" w:cs="Times New Roman"/>
              </w:rPr>
            </w:pPr>
            <w:r>
              <w:rPr>
                <w:rFonts w:ascii="Times New Roman" w:hAnsi="Times New Roman" w:cs="Times New Roman"/>
              </w:rPr>
              <w:t>Correlation</w:t>
            </w:r>
            <w:r>
              <w:rPr>
                <w:rFonts w:ascii="Times New Roman" w:hAnsi="Times New Roman" w:cs="Times New Roman" w:hint="eastAsia"/>
              </w:rPr>
              <w:t xml:space="preserve"> </w:t>
            </w:r>
            <w:r>
              <w:rPr>
                <w:rFonts w:ascii="Times New Roman" w:hAnsi="Times New Roman" w:cs="Times New Roman"/>
              </w:rPr>
              <w:t>coefficient (</w:t>
            </w:r>
            <w:r w:rsidRPr="0023083F">
              <w:rPr>
                <w:rFonts w:ascii="Times New Roman" w:hAnsi="Times New Roman" w:cs="Times New Roman"/>
                <w:i/>
              </w:rPr>
              <w:t>r</w:t>
            </w:r>
            <w:r w:rsidRPr="0023083F">
              <w:rPr>
                <w:rFonts w:ascii="Times New Roman" w:hAnsi="Times New Roman" w:cs="Times New Roman"/>
                <w:i/>
                <w:vertAlign w:val="superscript"/>
              </w:rPr>
              <w:t>2</w:t>
            </w:r>
            <w:r>
              <w:rPr>
                <w:rFonts w:ascii="Times New Roman" w:hAnsi="Times New Roman" w:cs="Times New Roman"/>
              </w:rPr>
              <w:t>)</w:t>
            </w:r>
          </w:p>
        </w:tc>
        <w:tc>
          <w:tcPr>
            <w:tcW w:w="967" w:type="dxa"/>
            <w:tcBorders>
              <w:top w:val="nil"/>
              <w:left w:val="nil"/>
              <w:bottom w:val="nil"/>
              <w:right w:val="nil"/>
            </w:tcBorders>
          </w:tcPr>
          <w:p w14:paraId="2BB5B4F9" w14:textId="5D05909D" w:rsidR="003F07EB" w:rsidRDefault="003F07EB" w:rsidP="00CB388F">
            <w:pPr>
              <w:jc w:val="left"/>
              <w:rPr>
                <w:rFonts w:ascii="Times New Roman" w:hAnsi="Times New Roman" w:cs="Times New Roman"/>
              </w:rPr>
            </w:pPr>
            <w:r>
              <w:rPr>
                <w:rFonts w:ascii="Times New Roman" w:hAnsi="Times New Roman" w:cs="Times New Roman" w:hint="eastAsia"/>
              </w:rPr>
              <w:t>0.02</w:t>
            </w:r>
          </w:p>
        </w:tc>
        <w:tc>
          <w:tcPr>
            <w:tcW w:w="968" w:type="dxa"/>
            <w:tcBorders>
              <w:top w:val="nil"/>
              <w:left w:val="nil"/>
              <w:bottom w:val="nil"/>
              <w:right w:val="nil"/>
            </w:tcBorders>
          </w:tcPr>
          <w:p w14:paraId="74EC73D8" w14:textId="3989BBAA" w:rsidR="003F07EB" w:rsidRDefault="003F07EB" w:rsidP="00CB388F">
            <w:pPr>
              <w:jc w:val="left"/>
              <w:rPr>
                <w:rFonts w:ascii="Times New Roman" w:hAnsi="Times New Roman" w:cs="Times New Roman"/>
              </w:rPr>
            </w:pPr>
            <w:r>
              <w:rPr>
                <w:rFonts w:ascii="Times New Roman" w:hAnsi="Times New Roman" w:cs="Times New Roman" w:hint="eastAsia"/>
              </w:rPr>
              <w:t>0.05</w:t>
            </w:r>
          </w:p>
        </w:tc>
        <w:tc>
          <w:tcPr>
            <w:tcW w:w="968" w:type="dxa"/>
            <w:tcBorders>
              <w:top w:val="nil"/>
              <w:left w:val="nil"/>
              <w:bottom w:val="nil"/>
              <w:right w:val="nil"/>
            </w:tcBorders>
          </w:tcPr>
          <w:p w14:paraId="2E2518EF" w14:textId="73F1406C" w:rsidR="003F07EB" w:rsidRDefault="003F07EB" w:rsidP="00CB388F">
            <w:pPr>
              <w:jc w:val="left"/>
              <w:rPr>
                <w:rFonts w:ascii="Times New Roman" w:hAnsi="Times New Roman" w:cs="Times New Roman"/>
              </w:rPr>
            </w:pPr>
            <w:r>
              <w:rPr>
                <w:rFonts w:ascii="Times New Roman" w:hAnsi="Times New Roman" w:cs="Times New Roman" w:hint="eastAsia"/>
              </w:rPr>
              <w:t>0.00</w:t>
            </w:r>
          </w:p>
        </w:tc>
        <w:tc>
          <w:tcPr>
            <w:tcW w:w="968" w:type="dxa"/>
            <w:tcBorders>
              <w:top w:val="nil"/>
              <w:left w:val="nil"/>
              <w:bottom w:val="nil"/>
              <w:right w:val="nil"/>
            </w:tcBorders>
          </w:tcPr>
          <w:p w14:paraId="603A5F37" w14:textId="21BEDBA8" w:rsidR="003F07EB" w:rsidRDefault="00E331B2" w:rsidP="00CB388F">
            <w:pPr>
              <w:jc w:val="left"/>
              <w:rPr>
                <w:rFonts w:ascii="Times New Roman" w:hAnsi="Times New Roman" w:cs="Times New Roman"/>
              </w:rPr>
            </w:pPr>
            <w:r>
              <w:rPr>
                <w:rFonts w:ascii="Times New Roman" w:hAnsi="Times New Roman" w:cs="Times New Roman"/>
              </w:rPr>
              <w:t>0.12</w:t>
            </w:r>
          </w:p>
        </w:tc>
        <w:tc>
          <w:tcPr>
            <w:tcW w:w="968" w:type="dxa"/>
            <w:tcBorders>
              <w:top w:val="nil"/>
              <w:left w:val="nil"/>
              <w:bottom w:val="nil"/>
              <w:right w:val="nil"/>
            </w:tcBorders>
          </w:tcPr>
          <w:p w14:paraId="3A63AB61" w14:textId="2B99CD40" w:rsidR="003F07EB" w:rsidRDefault="003F07EB" w:rsidP="00CB388F">
            <w:pPr>
              <w:jc w:val="left"/>
              <w:rPr>
                <w:rFonts w:ascii="Times New Roman" w:hAnsi="Times New Roman" w:cs="Times New Roman"/>
              </w:rPr>
            </w:pPr>
            <w:r>
              <w:rPr>
                <w:rFonts w:ascii="Times New Roman" w:hAnsi="Times New Roman" w:cs="Times New Roman" w:hint="eastAsia"/>
              </w:rPr>
              <w:t>0.04</w:t>
            </w:r>
          </w:p>
        </w:tc>
        <w:tc>
          <w:tcPr>
            <w:tcW w:w="968" w:type="dxa"/>
            <w:tcBorders>
              <w:top w:val="nil"/>
              <w:left w:val="nil"/>
              <w:bottom w:val="nil"/>
            </w:tcBorders>
          </w:tcPr>
          <w:p w14:paraId="1CB27F62" w14:textId="4663DA94" w:rsidR="003F07EB" w:rsidRDefault="003F07EB" w:rsidP="00CB388F">
            <w:pPr>
              <w:jc w:val="left"/>
              <w:rPr>
                <w:rFonts w:ascii="Times New Roman" w:hAnsi="Times New Roman" w:cs="Times New Roman"/>
                <w:b/>
              </w:rPr>
            </w:pPr>
            <w:r>
              <w:rPr>
                <w:rFonts w:ascii="Times New Roman" w:hAnsi="Times New Roman" w:cs="Times New Roman" w:hint="eastAsia"/>
                <w:b/>
              </w:rPr>
              <w:t>0.50</w:t>
            </w:r>
          </w:p>
        </w:tc>
      </w:tr>
      <w:tr w:rsidR="003F07EB" w:rsidRPr="00BC0504" w14:paraId="7422EC3C" w14:textId="77777777" w:rsidTr="002873C0">
        <w:tc>
          <w:tcPr>
            <w:tcW w:w="3119" w:type="dxa"/>
            <w:tcBorders>
              <w:top w:val="nil"/>
              <w:bottom w:val="nil"/>
              <w:right w:val="nil"/>
            </w:tcBorders>
          </w:tcPr>
          <w:p w14:paraId="76420180" w14:textId="4768B1BD" w:rsidR="003F07EB" w:rsidRPr="00BC0504" w:rsidRDefault="003F07EB" w:rsidP="00C75EBF">
            <w:pPr>
              <w:rPr>
                <w:rFonts w:ascii="Times New Roman" w:hAnsi="Times New Roman" w:cs="Times New Roman"/>
              </w:rPr>
            </w:pPr>
            <w:r>
              <w:rPr>
                <w:rFonts w:ascii="Times New Roman" w:hAnsi="Times New Roman" w:cs="Times New Roman"/>
                <w:b/>
              </w:rPr>
              <w:t>Complete diurnal course</w:t>
            </w:r>
            <w:r w:rsidR="004A7329">
              <w:rPr>
                <w:rFonts w:ascii="Times New Roman" w:hAnsi="Times New Roman" w:cs="Times New Roman" w:hint="eastAsia"/>
                <w:b/>
              </w:rPr>
              <w:t xml:space="preserve"> (N=</w:t>
            </w:r>
            <w:r w:rsidR="00C75EBF">
              <w:rPr>
                <w:rFonts w:ascii="Times New Roman" w:hAnsi="Times New Roman" w:cs="Times New Roman" w:hint="eastAsia"/>
                <w:b/>
              </w:rPr>
              <w:t>18</w:t>
            </w:r>
            <w:r w:rsidR="004A7329">
              <w:rPr>
                <w:rFonts w:ascii="Times New Roman" w:hAnsi="Times New Roman" w:cs="Times New Roman" w:hint="eastAsia"/>
                <w:b/>
              </w:rPr>
              <w:t>)</w:t>
            </w:r>
          </w:p>
        </w:tc>
        <w:tc>
          <w:tcPr>
            <w:tcW w:w="967" w:type="dxa"/>
            <w:tcBorders>
              <w:top w:val="nil"/>
              <w:left w:val="nil"/>
              <w:bottom w:val="nil"/>
              <w:right w:val="nil"/>
            </w:tcBorders>
          </w:tcPr>
          <w:p w14:paraId="5D407718" w14:textId="77777777" w:rsidR="003F07EB" w:rsidRDefault="003F07EB" w:rsidP="00CB388F">
            <w:pPr>
              <w:jc w:val="left"/>
              <w:rPr>
                <w:rFonts w:ascii="Times New Roman" w:hAnsi="Times New Roman" w:cs="Times New Roman"/>
              </w:rPr>
            </w:pPr>
          </w:p>
        </w:tc>
        <w:tc>
          <w:tcPr>
            <w:tcW w:w="968" w:type="dxa"/>
            <w:tcBorders>
              <w:top w:val="nil"/>
              <w:left w:val="nil"/>
              <w:bottom w:val="nil"/>
              <w:right w:val="nil"/>
            </w:tcBorders>
          </w:tcPr>
          <w:p w14:paraId="0D25CDA1" w14:textId="77777777" w:rsidR="003F07EB" w:rsidRDefault="003F07EB" w:rsidP="00CB388F">
            <w:pPr>
              <w:jc w:val="left"/>
              <w:rPr>
                <w:rFonts w:ascii="Times New Roman" w:hAnsi="Times New Roman" w:cs="Times New Roman"/>
              </w:rPr>
            </w:pPr>
          </w:p>
        </w:tc>
        <w:tc>
          <w:tcPr>
            <w:tcW w:w="968" w:type="dxa"/>
            <w:tcBorders>
              <w:top w:val="nil"/>
              <w:left w:val="nil"/>
              <w:bottom w:val="nil"/>
              <w:right w:val="nil"/>
            </w:tcBorders>
          </w:tcPr>
          <w:p w14:paraId="7E4E6144" w14:textId="77777777" w:rsidR="003F07EB" w:rsidRDefault="003F07EB" w:rsidP="00CB388F">
            <w:pPr>
              <w:jc w:val="left"/>
              <w:rPr>
                <w:rFonts w:ascii="Times New Roman" w:hAnsi="Times New Roman" w:cs="Times New Roman"/>
              </w:rPr>
            </w:pPr>
          </w:p>
        </w:tc>
        <w:tc>
          <w:tcPr>
            <w:tcW w:w="968" w:type="dxa"/>
            <w:tcBorders>
              <w:top w:val="nil"/>
              <w:left w:val="nil"/>
              <w:bottom w:val="nil"/>
              <w:right w:val="nil"/>
            </w:tcBorders>
          </w:tcPr>
          <w:p w14:paraId="1FF66E5B" w14:textId="77777777" w:rsidR="003F07EB" w:rsidRDefault="003F07EB" w:rsidP="00CB388F">
            <w:pPr>
              <w:jc w:val="left"/>
              <w:rPr>
                <w:rFonts w:ascii="Times New Roman" w:hAnsi="Times New Roman" w:cs="Times New Roman"/>
              </w:rPr>
            </w:pPr>
          </w:p>
        </w:tc>
        <w:tc>
          <w:tcPr>
            <w:tcW w:w="968" w:type="dxa"/>
            <w:tcBorders>
              <w:top w:val="nil"/>
              <w:left w:val="nil"/>
              <w:bottom w:val="nil"/>
              <w:right w:val="nil"/>
            </w:tcBorders>
          </w:tcPr>
          <w:p w14:paraId="4BF46E40" w14:textId="77777777" w:rsidR="003F07EB" w:rsidRDefault="003F07EB" w:rsidP="00CB388F">
            <w:pPr>
              <w:jc w:val="left"/>
              <w:rPr>
                <w:rFonts w:ascii="Times New Roman" w:hAnsi="Times New Roman" w:cs="Times New Roman"/>
              </w:rPr>
            </w:pPr>
          </w:p>
        </w:tc>
        <w:tc>
          <w:tcPr>
            <w:tcW w:w="968" w:type="dxa"/>
            <w:tcBorders>
              <w:top w:val="nil"/>
              <w:left w:val="nil"/>
              <w:bottom w:val="nil"/>
            </w:tcBorders>
          </w:tcPr>
          <w:p w14:paraId="7B367B3E" w14:textId="77777777" w:rsidR="003F07EB" w:rsidRPr="00236473" w:rsidRDefault="003F07EB" w:rsidP="00CB388F">
            <w:pPr>
              <w:jc w:val="left"/>
              <w:rPr>
                <w:rFonts w:ascii="Times New Roman" w:hAnsi="Times New Roman" w:cs="Times New Roman"/>
                <w:b/>
              </w:rPr>
            </w:pPr>
          </w:p>
        </w:tc>
      </w:tr>
      <w:tr w:rsidR="003F07EB" w:rsidRPr="00BC0504" w14:paraId="17122E1E" w14:textId="77777777" w:rsidTr="002873C0">
        <w:tc>
          <w:tcPr>
            <w:tcW w:w="3119" w:type="dxa"/>
            <w:tcBorders>
              <w:top w:val="nil"/>
              <w:bottom w:val="nil"/>
              <w:right w:val="nil"/>
            </w:tcBorders>
          </w:tcPr>
          <w:p w14:paraId="604BFEB8" w14:textId="663E9DE7" w:rsidR="003F07EB" w:rsidRPr="00BC0504" w:rsidRDefault="003F07EB" w:rsidP="00CB388F">
            <w:pPr>
              <w:rPr>
                <w:rFonts w:ascii="Times New Roman" w:hAnsi="Times New Roman" w:cs="Times New Roman"/>
              </w:rPr>
            </w:pPr>
            <w:r w:rsidRPr="00BC0504">
              <w:rPr>
                <w:rFonts w:ascii="Times New Roman" w:hAnsi="Times New Roman" w:cs="Times New Roman"/>
              </w:rPr>
              <w:t>Mean bias error (m)</w:t>
            </w:r>
          </w:p>
        </w:tc>
        <w:tc>
          <w:tcPr>
            <w:tcW w:w="967" w:type="dxa"/>
            <w:tcBorders>
              <w:top w:val="nil"/>
              <w:left w:val="nil"/>
              <w:bottom w:val="nil"/>
              <w:right w:val="nil"/>
            </w:tcBorders>
          </w:tcPr>
          <w:p w14:paraId="5E77B408" w14:textId="5915FD71" w:rsidR="003F07EB" w:rsidRDefault="003F07EB" w:rsidP="00CB388F">
            <w:pPr>
              <w:jc w:val="left"/>
              <w:rPr>
                <w:rFonts w:ascii="Times New Roman" w:hAnsi="Times New Roman" w:cs="Times New Roman"/>
              </w:rPr>
            </w:pPr>
            <w:r>
              <w:rPr>
                <w:rFonts w:ascii="Times New Roman" w:hAnsi="Times New Roman" w:cs="Times New Roman"/>
              </w:rPr>
              <w:t>275.9</w:t>
            </w:r>
          </w:p>
        </w:tc>
        <w:tc>
          <w:tcPr>
            <w:tcW w:w="968" w:type="dxa"/>
            <w:tcBorders>
              <w:top w:val="nil"/>
              <w:left w:val="nil"/>
              <w:bottom w:val="nil"/>
              <w:right w:val="nil"/>
            </w:tcBorders>
          </w:tcPr>
          <w:p w14:paraId="314272EB" w14:textId="3BA8AAD9" w:rsidR="003F07EB" w:rsidRPr="00320DC1" w:rsidRDefault="003F07EB" w:rsidP="00CB388F">
            <w:pPr>
              <w:jc w:val="left"/>
              <w:rPr>
                <w:rFonts w:ascii="Times New Roman" w:hAnsi="Times New Roman" w:cs="Times New Roman"/>
                <w:b/>
                <w:rPrChange w:id="219" w:author="만든 이" w:date="2018-11-29T11:24:00Z">
                  <w:rPr>
                    <w:rFonts w:ascii="Times New Roman" w:hAnsi="Times New Roman" w:cs="Times New Roman"/>
                  </w:rPr>
                </w:rPrChange>
              </w:rPr>
            </w:pPr>
            <w:r w:rsidRPr="00320DC1">
              <w:rPr>
                <w:rFonts w:ascii="Times New Roman" w:eastAsia="MS Gothic" w:hAnsi="Times New Roman" w:cs="Times New Roman"/>
                <w:b/>
                <w:color w:val="000000"/>
                <w:rPrChange w:id="220" w:author="만든 이" w:date="2018-11-29T11:24:00Z">
                  <w:rPr>
                    <w:rFonts w:ascii="Times New Roman" w:eastAsia="MS Gothic" w:hAnsi="Times New Roman" w:cs="Times New Roman"/>
                    <w:color w:val="000000"/>
                  </w:rPr>
                </w:rPrChange>
              </w:rPr>
              <w:t>−</w:t>
            </w:r>
            <w:r w:rsidRPr="00320DC1">
              <w:rPr>
                <w:rFonts w:ascii="Times New Roman" w:hAnsi="Times New Roman" w:cs="Times New Roman"/>
                <w:b/>
                <w:rPrChange w:id="221" w:author="만든 이" w:date="2018-11-29T11:24:00Z">
                  <w:rPr>
                    <w:rFonts w:ascii="Times New Roman" w:hAnsi="Times New Roman" w:cs="Times New Roman"/>
                  </w:rPr>
                </w:rPrChange>
              </w:rPr>
              <w:t>7.6</w:t>
            </w:r>
          </w:p>
        </w:tc>
        <w:tc>
          <w:tcPr>
            <w:tcW w:w="968" w:type="dxa"/>
            <w:tcBorders>
              <w:top w:val="nil"/>
              <w:left w:val="nil"/>
              <w:bottom w:val="nil"/>
              <w:right w:val="nil"/>
            </w:tcBorders>
          </w:tcPr>
          <w:p w14:paraId="5D3F7D4F" w14:textId="50AF15A8" w:rsidR="003F07EB" w:rsidRDefault="003F07EB" w:rsidP="00CB388F">
            <w:pPr>
              <w:jc w:val="left"/>
              <w:rPr>
                <w:rFonts w:ascii="Times New Roman" w:hAnsi="Times New Roman" w:cs="Times New Roman"/>
              </w:rPr>
            </w:pPr>
            <w:r>
              <w:rPr>
                <w:rFonts w:ascii="Times New Roman" w:hAnsi="Times New Roman" w:cs="Times New Roman"/>
              </w:rPr>
              <w:t>362.5</w:t>
            </w:r>
          </w:p>
        </w:tc>
        <w:tc>
          <w:tcPr>
            <w:tcW w:w="968" w:type="dxa"/>
            <w:tcBorders>
              <w:top w:val="nil"/>
              <w:left w:val="nil"/>
              <w:bottom w:val="nil"/>
              <w:right w:val="nil"/>
            </w:tcBorders>
          </w:tcPr>
          <w:p w14:paraId="67B714AA" w14:textId="6682EC3B" w:rsidR="003F07EB" w:rsidRDefault="00E331B2" w:rsidP="00CB388F">
            <w:pPr>
              <w:jc w:val="left"/>
              <w:rPr>
                <w:rFonts w:ascii="Times New Roman" w:hAnsi="Times New Roman" w:cs="Times New Roman"/>
              </w:rPr>
            </w:pPr>
            <w:r>
              <w:rPr>
                <w:rFonts w:ascii="Times New Roman" w:hAnsi="Times New Roman" w:cs="Times New Roman"/>
              </w:rPr>
              <w:t>727.0</w:t>
            </w:r>
          </w:p>
        </w:tc>
        <w:tc>
          <w:tcPr>
            <w:tcW w:w="968" w:type="dxa"/>
            <w:tcBorders>
              <w:top w:val="nil"/>
              <w:left w:val="nil"/>
              <w:bottom w:val="nil"/>
              <w:right w:val="nil"/>
            </w:tcBorders>
          </w:tcPr>
          <w:p w14:paraId="75A0BD35" w14:textId="645961FE" w:rsidR="003F07EB" w:rsidRDefault="003F07EB" w:rsidP="00CB388F">
            <w:pPr>
              <w:jc w:val="left"/>
              <w:rPr>
                <w:rFonts w:ascii="Times New Roman" w:hAnsi="Times New Roman" w:cs="Times New Roman"/>
              </w:rPr>
            </w:pPr>
            <w:r w:rsidRPr="00653D57">
              <w:rPr>
                <w:rFonts w:ascii="Times New Roman" w:hAnsi="Times New Roman" w:cs="Times New Roman"/>
              </w:rPr>
              <w:t>152.2</w:t>
            </w:r>
          </w:p>
        </w:tc>
        <w:tc>
          <w:tcPr>
            <w:tcW w:w="968" w:type="dxa"/>
            <w:tcBorders>
              <w:top w:val="nil"/>
              <w:left w:val="nil"/>
              <w:bottom w:val="nil"/>
            </w:tcBorders>
          </w:tcPr>
          <w:p w14:paraId="32879955" w14:textId="54113127" w:rsidR="003F07EB" w:rsidRPr="00320DC1" w:rsidRDefault="003F07EB" w:rsidP="00CB388F">
            <w:pPr>
              <w:jc w:val="left"/>
              <w:rPr>
                <w:rFonts w:ascii="Times New Roman" w:hAnsi="Times New Roman" w:cs="Times New Roman"/>
                <w:rPrChange w:id="222" w:author="만든 이" w:date="2018-11-29T11:24:00Z">
                  <w:rPr>
                    <w:rFonts w:ascii="Times New Roman" w:hAnsi="Times New Roman" w:cs="Times New Roman"/>
                    <w:b/>
                  </w:rPr>
                </w:rPrChange>
              </w:rPr>
            </w:pPr>
            <w:r w:rsidRPr="00320DC1">
              <w:rPr>
                <w:rFonts w:ascii="Times New Roman" w:eastAsia="MS Gothic" w:hAnsi="Times New Roman" w:cs="Times New Roman"/>
                <w:color w:val="000000"/>
                <w:rPrChange w:id="223" w:author="만든 이" w:date="2018-11-29T11:24:00Z">
                  <w:rPr>
                    <w:rFonts w:ascii="Times New Roman" w:eastAsia="MS Gothic" w:hAnsi="Times New Roman" w:cs="Times New Roman"/>
                    <w:b/>
                    <w:color w:val="000000"/>
                  </w:rPr>
                </w:rPrChange>
              </w:rPr>
              <w:t>−</w:t>
            </w:r>
            <w:r w:rsidRPr="00320DC1">
              <w:rPr>
                <w:rFonts w:ascii="Times New Roman" w:hAnsi="Times New Roman" w:cs="Times New Roman"/>
                <w:rPrChange w:id="224" w:author="만든 이" w:date="2018-11-29T11:24:00Z">
                  <w:rPr>
                    <w:rFonts w:ascii="Times New Roman" w:hAnsi="Times New Roman" w:cs="Times New Roman"/>
                    <w:b/>
                  </w:rPr>
                </w:rPrChange>
              </w:rPr>
              <w:t>37.5</w:t>
            </w:r>
          </w:p>
        </w:tc>
      </w:tr>
      <w:tr w:rsidR="003F07EB" w:rsidRPr="00BC0504" w14:paraId="3045CC21" w14:textId="77777777" w:rsidTr="00C82A18">
        <w:tc>
          <w:tcPr>
            <w:tcW w:w="3119" w:type="dxa"/>
            <w:tcBorders>
              <w:top w:val="nil"/>
              <w:bottom w:val="nil"/>
              <w:right w:val="nil"/>
            </w:tcBorders>
          </w:tcPr>
          <w:p w14:paraId="4911BF51" w14:textId="0B3C9750" w:rsidR="003F07EB" w:rsidRPr="00BC0504" w:rsidRDefault="003F07EB" w:rsidP="00CB388F">
            <w:pPr>
              <w:rPr>
                <w:rFonts w:ascii="Times New Roman" w:hAnsi="Times New Roman" w:cs="Times New Roman"/>
              </w:rPr>
            </w:pPr>
            <w:r w:rsidRPr="00BC0504">
              <w:rPr>
                <w:rFonts w:ascii="Times New Roman" w:hAnsi="Times New Roman" w:cs="Times New Roman"/>
              </w:rPr>
              <w:t>Root mean square error (m)</w:t>
            </w:r>
          </w:p>
        </w:tc>
        <w:tc>
          <w:tcPr>
            <w:tcW w:w="967" w:type="dxa"/>
            <w:tcBorders>
              <w:top w:val="nil"/>
              <w:left w:val="nil"/>
              <w:bottom w:val="nil"/>
              <w:right w:val="nil"/>
            </w:tcBorders>
          </w:tcPr>
          <w:p w14:paraId="48E56E93" w14:textId="329783E1" w:rsidR="003F07EB" w:rsidRDefault="003F07EB" w:rsidP="00CB388F">
            <w:pPr>
              <w:jc w:val="left"/>
              <w:rPr>
                <w:rFonts w:ascii="Times New Roman" w:hAnsi="Times New Roman" w:cs="Times New Roman"/>
              </w:rPr>
            </w:pPr>
            <w:r>
              <w:rPr>
                <w:rFonts w:ascii="Times New Roman" w:hAnsi="Times New Roman" w:cs="Times New Roman"/>
              </w:rPr>
              <w:t>428.1</w:t>
            </w:r>
          </w:p>
        </w:tc>
        <w:tc>
          <w:tcPr>
            <w:tcW w:w="968" w:type="dxa"/>
            <w:tcBorders>
              <w:top w:val="nil"/>
              <w:left w:val="nil"/>
              <w:bottom w:val="nil"/>
              <w:right w:val="nil"/>
            </w:tcBorders>
          </w:tcPr>
          <w:p w14:paraId="24CFE9AD" w14:textId="79AB18FD" w:rsidR="003F07EB" w:rsidRDefault="003F07EB" w:rsidP="00CB388F">
            <w:pPr>
              <w:jc w:val="left"/>
              <w:rPr>
                <w:rFonts w:ascii="Times New Roman" w:hAnsi="Times New Roman" w:cs="Times New Roman"/>
              </w:rPr>
            </w:pPr>
            <w:r>
              <w:rPr>
                <w:rFonts w:ascii="Times New Roman" w:hAnsi="Times New Roman" w:cs="Times New Roman"/>
              </w:rPr>
              <w:t>340.0</w:t>
            </w:r>
          </w:p>
        </w:tc>
        <w:tc>
          <w:tcPr>
            <w:tcW w:w="968" w:type="dxa"/>
            <w:tcBorders>
              <w:top w:val="nil"/>
              <w:left w:val="nil"/>
              <w:bottom w:val="nil"/>
              <w:right w:val="nil"/>
            </w:tcBorders>
          </w:tcPr>
          <w:p w14:paraId="57445761" w14:textId="33EAA257" w:rsidR="003F07EB" w:rsidRDefault="003F07EB" w:rsidP="00CB388F">
            <w:pPr>
              <w:jc w:val="left"/>
              <w:rPr>
                <w:rFonts w:ascii="Times New Roman" w:hAnsi="Times New Roman" w:cs="Times New Roman"/>
              </w:rPr>
            </w:pPr>
            <w:r>
              <w:rPr>
                <w:rFonts w:ascii="Times New Roman" w:hAnsi="Times New Roman" w:cs="Times New Roman"/>
              </w:rPr>
              <w:t>519.9</w:t>
            </w:r>
          </w:p>
        </w:tc>
        <w:tc>
          <w:tcPr>
            <w:tcW w:w="968" w:type="dxa"/>
            <w:tcBorders>
              <w:top w:val="nil"/>
              <w:left w:val="nil"/>
              <w:bottom w:val="nil"/>
              <w:right w:val="nil"/>
            </w:tcBorders>
          </w:tcPr>
          <w:p w14:paraId="73D913A7" w14:textId="47AD71FE" w:rsidR="003F07EB" w:rsidRDefault="00E331B2" w:rsidP="00CB388F">
            <w:pPr>
              <w:jc w:val="left"/>
              <w:rPr>
                <w:rFonts w:ascii="Times New Roman" w:hAnsi="Times New Roman" w:cs="Times New Roman"/>
              </w:rPr>
            </w:pPr>
            <w:r>
              <w:rPr>
                <w:rFonts w:ascii="Times New Roman" w:hAnsi="Times New Roman" w:cs="Times New Roman"/>
              </w:rPr>
              <w:t>846.5</w:t>
            </w:r>
          </w:p>
        </w:tc>
        <w:tc>
          <w:tcPr>
            <w:tcW w:w="968" w:type="dxa"/>
            <w:tcBorders>
              <w:top w:val="nil"/>
              <w:left w:val="nil"/>
              <w:bottom w:val="nil"/>
              <w:right w:val="nil"/>
            </w:tcBorders>
          </w:tcPr>
          <w:p w14:paraId="69D3F1B0" w14:textId="22393C0F" w:rsidR="003F07EB" w:rsidRDefault="003F07EB" w:rsidP="00CB388F">
            <w:pPr>
              <w:jc w:val="left"/>
              <w:rPr>
                <w:rFonts w:ascii="Times New Roman" w:hAnsi="Times New Roman" w:cs="Times New Roman"/>
              </w:rPr>
            </w:pPr>
            <w:r>
              <w:rPr>
                <w:rFonts w:ascii="Times New Roman" w:hAnsi="Times New Roman" w:cs="Times New Roman"/>
              </w:rPr>
              <w:t>333.7</w:t>
            </w:r>
          </w:p>
        </w:tc>
        <w:tc>
          <w:tcPr>
            <w:tcW w:w="968" w:type="dxa"/>
            <w:tcBorders>
              <w:top w:val="nil"/>
              <w:left w:val="nil"/>
              <w:bottom w:val="nil"/>
            </w:tcBorders>
          </w:tcPr>
          <w:p w14:paraId="02EBEF3E" w14:textId="08C1D28F" w:rsidR="003F07EB" w:rsidRPr="00236473" w:rsidRDefault="003F07EB" w:rsidP="00CB388F">
            <w:pPr>
              <w:jc w:val="left"/>
              <w:rPr>
                <w:rFonts w:ascii="Times New Roman" w:hAnsi="Times New Roman" w:cs="Times New Roman"/>
                <w:b/>
              </w:rPr>
            </w:pPr>
            <w:r w:rsidRPr="00236473">
              <w:rPr>
                <w:rFonts w:ascii="Times New Roman" w:hAnsi="Times New Roman" w:cs="Times New Roman"/>
                <w:b/>
              </w:rPr>
              <w:t>105.2</w:t>
            </w:r>
          </w:p>
        </w:tc>
      </w:tr>
      <w:tr w:rsidR="003F07EB" w:rsidRPr="00BC0504" w14:paraId="7DFB069C" w14:textId="77777777" w:rsidTr="00653D57">
        <w:tc>
          <w:tcPr>
            <w:tcW w:w="3119" w:type="dxa"/>
            <w:tcBorders>
              <w:top w:val="nil"/>
              <w:bottom w:val="single" w:sz="4" w:space="0" w:color="auto"/>
              <w:right w:val="nil"/>
            </w:tcBorders>
          </w:tcPr>
          <w:p w14:paraId="55E6FD10" w14:textId="07C3DB19" w:rsidR="003F07EB" w:rsidRPr="00BC0504" w:rsidRDefault="003F07EB">
            <w:pPr>
              <w:rPr>
                <w:rFonts w:ascii="Times New Roman" w:hAnsi="Times New Roman" w:cs="Times New Roman"/>
              </w:rPr>
            </w:pPr>
            <w:r>
              <w:rPr>
                <w:rFonts w:ascii="Times New Roman" w:hAnsi="Times New Roman" w:cs="Times New Roman"/>
              </w:rPr>
              <w:t>Correlation</w:t>
            </w:r>
            <w:r>
              <w:rPr>
                <w:rFonts w:ascii="Times New Roman" w:hAnsi="Times New Roman" w:cs="Times New Roman" w:hint="eastAsia"/>
              </w:rPr>
              <w:t xml:space="preserve"> </w:t>
            </w:r>
            <w:r>
              <w:rPr>
                <w:rFonts w:ascii="Times New Roman" w:hAnsi="Times New Roman" w:cs="Times New Roman"/>
              </w:rPr>
              <w:t>coefficient (</w:t>
            </w:r>
            <w:r w:rsidRPr="0023083F">
              <w:rPr>
                <w:rFonts w:ascii="Times New Roman" w:hAnsi="Times New Roman" w:cs="Times New Roman"/>
                <w:i/>
              </w:rPr>
              <w:t>r</w:t>
            </w:r>
            <w:r w:rsidRPr="0023083F">
              <w:rPr>
                <w:rFonts w:ascii="Times New Roman" w:hAnsi="Times New Roman" w:cs="Times New Roman"/>
                <w:i/>
                <w:vertAlign w:val="superscript"/>
              </w:rPr>
              <w:t>2</w:t>
            </w:r>
            <w:r>
              <w:rPr>
                <w:rFonts w:ascii="Times New Roman" w:hAnsi="Times New Roman" w:cs="Times New Roman"/>
              </w:rPr>
              <w:t>)</w:t>
            </w:r>
          </w:p>
        </w:tc>
        <w:tc>
          <w:tcPr>
            <w:tcW w:w="967" w:type="dxa"/>
            <w:tcBorders>
              <w:top w:val="nil"/>
              <w:left w:val="nil"/>
              <w:bottom w:val="single" w:sz="4" w:space="0" w:color="auto"/>
              <w:right w:val="nil"/>
            </w:tcBorders>
          </w:tcPr>
          <w:p w14:paraId="198723A2" w14:textId="6352768B" w:rsidR="003F07EB" w:rsidRDefault="003F07EB" w:rsidP="00CB388F">
            <w:pPr>
              <w:jc w:val="left"/>
              <w:rPr>
                <w:rFonts w:ascii="Times New Roman" w:hAnsi="Times New Roman" w:cs="Times New Roman"/>
              </w:rPr>
            </w:pPr>
            <w:r>
              <w:rPr>
                <w:rFonts w:ascii="Times New Roman" w:hAnsi="Times New Roman" w:cs="Times New Roman" w:hint="eastAsia"/>
              </w:rPr>
              <w:t>0.51</w:t>
            </w:r>
          </w:p>
        </w:tc>
        <w:tc>
          <w:tcPr>
            <w:tcW w:w="968" w:type="dxa"/>
            <w:tcBorders>
              <w:top w:val="nil"/>
              <w:left w:val="nil"/>
              <w:bottom w:val="single" w:sz="4" w:space="0" w:color="auto"/>
              <w:right w:val="nil"/>
            </w:tcBorders>
          </w:tcPr>
          <w:p w14:paraId="706EC901" w14:textId="5B218B5B" w:rsidR="003F07EB" w:rsidRDefault="003F07EB" w:rsidP="00CB388F">
            <w:pPr>
              <w:jc w:val="left"/>
              <w:rPr>
                <w:rFonts w:ascii="Times New Roman" w:hAnsi="Times New Roman" w:cs="Times New Roman"/>
              </w:rPr>
            </w:pPr>
            <w:r>
              <w:rPr>
                <w:rFonts w:ascii="Times New Roman" w:hAnsi="Times New Roman" w:cs="Times New Roman" w:hint="eastAsia"/>
              </w:rPr>
              <w:t>0.46</w:t>
            </w:r>
          </w:p>
        </w:tc>
        <w:tc>
          <w:tcPr>
            <w:tcW w:w="968" w:type="dxa"/>
            <w:tcBorders>
              <w:top w:val="nil"/>
              <w:left w:val="nil"/>
              <w:bottom w:val="single" w:sz="4" w:space="0" w:color="auto"/>
              <w:right w:val="nil"/>
            </w:tcBorders>
          </w:tcPr>
          <w:p w14:paraId="65220C52" w14:textId="650D9A2E" w:rsidR="003F07EB" w:rsidRDefault="003F07EB" w:rsidP="00CB388F">
            <w:pPr>
              <w:jc w:val="left"/>
              <w:rPr>
                <w:rFonts w:ascii="Times New Roman" w:hAnsi="Times New Roman" w:cs="Times New Roman"/>
              </w:rPr>
            </w:pPr>
            <w:r>
              <w:rPr>
                <w:rFonts w:ascii="Times New Roman" w:hAnsi="Times New Roman" w:cs="Times New Roman" w:hint="eastAsia"/>
              </w:rPr>
              <w:t>0.48</w:t>
            </w:r>
          </w:p>
        </w:tc>
        <w:tc>
          <w:tcPr>
            <w:tcW w:w="968" w:type="dxa"/>
            <w:tcBorders>
              <w:top w:val="nil"/>
              <w:left w:val="nil"/>
              <w:bottom w:val="single" w:sz="4" w:space="0" w:color="auto"/>
              <w:right w:val="nil"/>
            </w:tcBorders>
          </w:tcPr>
          <w:p w14:paraId="663F816D" w14:textId="63FAFFF4" w:rsidR="003F07EB" w:rsidRDefault="00E331B2" w:rsidP="00CB388F">
            <w:pPr>
              <w:jc w:val="left"/>
              <w:rPr>
                <w:rFonts w:ascii="Times New Roman" w:hAnsi="Times New Roman" w:cs="Times New Roman"/>
              </w:rPr>
            </w:pPr>
            <w:r>
              <w:rPr>
                <w:rFonts w:ascii="Times New Roman" w:hAnsi="Times New Roman" w:cs="Times New Roman"/>
              </w:rPr>
              <w:t>0.13</w:t>
            </w:r>
          </w:p>
        </w:tc>
        <w:tc>
          <w:tcPr>
            <w:tcW w:w="968" w:type="dxa"/>
            <w:tcBorders>
              <w:top w:val="nil"/>
              <w:left w:val="nil"/>
              <w:bottom w:val="single" w:sz="4" w:space="0" w:color="auto"/>
              <w:right w:val="nil"/>
            </w:tcBorders>
          </w:tcPr>
          <w:p w14:paraId="2D55120F" w14:textId="05FBAB81" w:rsidR="003F07EB" w:rsidRDefault="003F07EB" w:rsidP="00CB388F">
            <w:pPr>
              <w:jc w:val="left"/>
              <w:rPr>
                <w:rFonts w:ascii="Times New Roman" w:hAnsi="Times New Roman" w:cs="Times New Roman"/>
              </w:rPr>
            </w:pPr>
            <w:r>
              <w:rPr>
                <w:rFonts w:ascii="Times New Roman" w:hAnsi="Times New Roman" w:cs="Times New Roman" w:hint="eastAsia"/>
              </w:rPr>
              <w:t>0.59</w:t>
            </w:r>
          </w:p>
        </w:tc>
        <w:tc>
          <w:tcPr>
            <w:tcW w:w="968" w:type="dxa"/>
            <w:tcBorders>
              <w:top w:val="nil"/>
              <w:left w:val="nil"/>
              <w:bottom w:val="single" w:sz="4" w:space="0" w:color="auto"/>
            </w:tcBorders>
          </w:tcPr>
          <w:p w14:paraId="33A28CA9" w14:textId="6894925E" w:rsidR="003F07EB" w:rsidRPr="00236473" w:rsidRDefault="003F07EB" w:rsidP="00CB388F">
            <w:pPr>
              <w:jc w:val="left"/>
              <w:rPr>
                <w:rFonts w:ascii="Times New Roman" w:hAnsi="Times New Roman" w:cs="Times New Roman"/>
                <w:b/>
              </w:rPr>
            </w:pPr>
            <w:r>
              <w:rPr>
                <w:rFonts w:ascii="Times New Roman" w:hAnsi="Times New Roman" w:cs="Times New Roman" w:hint="eastAsia"/>
                <w:b/>
              </w:rPr>
              <w:t>0.96</w:t>
            </w:r>
          </w:p>
        </w:tc>
      </w:tr>
    </w:tbl>
    <w:p w14:paraId="52D4EED1" w14:textId="77777777" w:rsidR="00FB7367" w:rsidRDefault="00FB7367" w:rsidP="00FB7367">
      <w:pPr>
        <w:widowControl/>
        <w:wordWrap/>
        <w:autoSpaceDE/>
        <w:autoSpaceDN/>
        <w:rPr>
          <w:rFonts w:ascii="Times New Roman" w:hAnsi="Times New Roman" w:cs="Times New Roman"/>
          <w:b/>
          <w:sz w:val="24"/>
          <w:szCs w:val="24"/>
        </w:rPr>
      </w:pPr>
      <w:r w:rsidRPr="00BC0504">
        <w:rPr>
          <w:rFonts w:ascii="Times New Roman" w:hAnsi="Times New Roman" w:cs="Times New Roman"/>
          <w:b/>
          <w:sz w:val="24"/>
          <w:szCs w:val="24"/>
        </w:rPr>
        <w:br w:type="page"/>
      </w:r>
    </w:p>
    <w:p w14:paraId="4617AC55" w14:textId="3093F903" w:rsidR="003B2A7B" w:rsidRPr="00A25376" w:rsidRDefault="003B2A7B" w:rsidP="003B2A7B">
      <w:pPr>
        <w:widowControl/>
        <w:wordWrap/>
        <w:autoSpaceDE/>
        <w:autoSpaceDN/>
        <w:spacing w:after="120" w:line="360" w:lineRule="auto"/>
        <w:ind w:left="799" w:hanging="799"/>
        <w:outlineLvl w:val="0"/>
        <w:rPr>
          <w:rFonts w:ascii="Times New Roman" w:hAnsi="Times New Roman" w:cs="Times New Roman"/>
          <w:sz w:val="24"/>
          <w:szCs w:val="24"/>
        </w:rPr>
      </w:pPr>
      <w:r w:rsidRPr="00A25376">
        <w:rPr>
          <w:rFonts w:ascii="Times New Roman" w:hAnsi="Times New Roman" w:cs="Times New Roman"/>
          <w:sz w:val="24"/>
          <w:szCs w:val="24"/>
        </w:rPr>
        <w:lastRenderedPageBreak/>
        <w:t xml:space="preserve">Table </w:t>
      </w:r>
      <w:r>
        <w:rPr>
          <w:rFonts w:ascii="Times New Roman" w:hAnsi="Times New Roman" w:cs="Times New Roman"/>
          <w:sz w:val="24"/>
          <w:szCs w:val="24"/>
        </w:rPr>
        <w:t xml:space="preserve">3: Skill scores obtained for each retrieval algorithm evaluated against </w:t>
      </w:r>
      <w:r w:rsidRPr="00792652">
        <w:rPr>
          <w:rFonts w:ascii="Times New Roman" w:hAnsi="Times New Roman" w:cs="Times New Roman"/>
          <w:sz w:val="24"/>
          <w:szCs w:val="24"/>
        </w:rPr>
        <w:t>radiosonde observations</w:t>
      </w:r>
      <w:r>
        <w:rPr>
          <w:rFonts w:ascii="Times New Roman" w:hAnsi="Times New Roman" w:cs="Times New Roman" w:hint="eastAsia"/>
          <w:sz w:val="24"/>
          <w:szCs w:val="24"/>
        </w:rPr>
        <w:t xml:space="preserve"> </w:t>
      </w:r>
      <w:r w:rsidRPr="00305303">
        <w:rPr>
          <w:rFonts w:ascii="Times New Roman" w:hAnsi="Times New Roman" w:cs="Times New Roman"/>
          <w:sz w:val="24"/>
          <w:szCs w:val="24"/>
        </w:rPr>
        <w:t xml:space="preserve">launched </w:t>
      </w:r>
      <w:ins w:id="225" w:author="만든 이" w:date="2018-11-29T11:43:00Z">
        <w:r w:rsidR="00024A0C">
          <w:rPr>
            <w:rFonts w:ascii="Times New Roman" w:hAnsi="Times New Roman" w:cs="Times New Roman"/>
            <w:sz w:val="24"/>
            <w:szCs w:val="24"/>
          </w:rPr>
          <w:t xml:space="preserve">at daytime </w:t>
        </w:r>
      </w:ins>
      <w:r w:rsidRPr="00305303">
        <w:rPr>
          <w:rFonts w:ascii="Times New Roman" w:hAnsi="Times New Roman" w:cs="Times New Roman"/>
          <w:sz w:val="24"/>
          <w:szCs w:val="24"/>
        </w:rPr>
        <w:t xml:space="preserve">on </w:t>
      </w:r>
      <w:r>
        <w:rPr>
          <w:rFonts w:ascii="Times New Roman" w:hAnsi="Times New Roman" w:cs="Times New Roman"/>
          <w:sz w:val="24"/>
          <w:szCs w:val="24"/>
        </w:rPr>
        <w:t>17, 27, 30, and 31 May</w:t>
      </w:r>
      <w:r w:rsidRPr="00305303">
        <w:rPr>
          <w:rFonts w:ascii="Times New Roman" w:hAnsi="Times New Roman" w:cs="Times New Roman"/>
          <w:sz w:val="24"/>
          <w:szCs w:val="24"/>
        </w:rPr>
        <w:t xml:space="preserve"> 2016</w:t>
      </w:r>
      <w:r>
        <w:rPr>
          <w:rFonts w:ascii="Times New Roman" w:hAnsi="Times New Roman" w:cs="Times New Roman"/>
          <w:sz w:val="24"/>
          <w:szCs w:val="24"/>
        </w:rPr>
        <w:t>.</w:t>
      </w:r>
      <w:r w:rsidR="00100992">
        <w:rPr>
          <w:rFonts w:ascii="Times New Roman" w:hAnsi="Times New Roman" w:cs="Times New Roman"/>
          <w:sz w:val="24"/>
          <w:szCs w:val="24"/>
        </w:rPr>
        <w:t xml:space="preserve"> Parameters in the algorithm provided by the ceilometer manufacturer, VAI, could not be modified. Instead, </w:t>
      </w:r>
      <w:r w:rsidR="00100992" w:rsidRPr="00C5680F">
        <w:rPr>
          <w:rFonts w:ascii="Times New Roman" w:hAnsi="Times New Roman" w:cs="Times New Roman"/>
          <w:noProof/>
          <w:sz w:val="24"/>
          <w:szCs w:val="24"/>
        </w:rPr>
        <w:t>the original</w:t>
      </w:r>
      <w:r w:rsidR="00100992">
        <w:rPr>
          <w:rFonts w:ascii="Times New Roman" w:hAnsi="Times New Roman" w:cs="Times New Roman"/>
          <w:sz w:val="24"/>
          <w:szCs w:val="24"/>
        </w:rPr>
        <w:t xml:space="preserve"> parameters </w:t>
      </w:r>
      <w:r w:rsidR="00100992" w:rsidRPr="006C0DBC">
        <w:rPr>
          <w:rFonts w:ascii="Times New Roman" w:hAnsi="Times New Roman" w:cs="Times New Roman"/>
          <w:sz w:val="24"/>
          <w:szCs w:val="18"/>
        </w:rPr>
        <w:t>Münkel et al.</w:t>
      </w:r>
      <w:r w:rsidR="00100992">
        <w:rPr>
          <w:rFonts w:ascii="Times New Roman" w:hAnsi="Times New Roman" w:cs="Times New Roman"/>
          <w:sz w:val="24"/>
          <w:szCs w:val="18"/>
        </w:rPr>
        <w:t xml:space="preserve"> (2007) were applied.</w:t>
      </w:r>
      <w:r w:rsidR="00100992">
        <w:rPr>
          <w:rFonts w:ascii="Times New Roman" w:hAnsi="Times New Roman" w:cs="Times New Roman"/>
          <w:sz w:val="24"/>
          <w:szCs w:val="24"/>
        </w:rPr>
        <w:t xml:space="preserve"> Top skill scores are highlighted by b</w:t>
      </w:r>
      <w:r w:rsidR="00100992" w:rsidRPr="00A25376">
        <w:rPr>
          <w:rFonts w:ascii="Times New Roman" w:hAnsi="Times New Roman" w:cs="Times New Roman"/>
          <w:sz w:val="24"/>
          <w:szCs w:val="24"/>
        </w:rPr>
        <w:t>old font</w:t>
      </w:r>
      <w:r w:rsidR="00100992">
        <w:rPr>
          <w:rFonts w:ascii="Times New Roman" w:hAnsi="Times New Roman" w:cs="Times New Roman"/>
          <w:sz w:val="24"/>
          <w:szCs w:val="24"/>
        </w:rPr>
        <w:t>s.</w:t>
      </w:r>
    </w:p>
    <w:tbl>
      <w:tblPr>
        <w:tblStyle w:val="ab"/>
        <w:tblW w:w="8881"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802"/>
        <w:gridCol w:w="1013"/>
        <w:gridCol w:w="1013"/>
        <w:gridCol w:w="1013"/>
        <w:gridCol w:w="1013"/>
        <w:gridCol w:w="1013"/>
        <w:gridCol w:w="1014"/>
      </w:tblGrid>
      <w:tr w:rsidR="006423A7" w:rsidRPr="006423A7" w14:paraId="5C22E03A" w14:textId="77777777" w:rsidTr="00527464">
        <w:tc>
          <w:tcPr>
            <w:tcW w:w="2802" w:type="dxa"/>
            <w:tcBorders>
              <w:top w:val="single" w:sz="4" w:space="0" w:color="auto"/>
              <w:bottom w:val="single" w:sz="4" w:space="0" w:color="auto"/>
              <w:right w:val="nil"/>
            </w:tcBorders>
          </w:tcPr>
          <w:p w14:paraId="465FD7A1" w14:textId="77777777" w:rsidR="003B2A7B" w:rsidRPr="00D278B0" w:rsidRDefault="003B2A7B" w:rsidP="00527464">
            <w:pPr>
              <w:jc w:val="center"/>
              <w:rPr>
                <w:rFonts w:ascii="Times New Roman" w:hAnsi="Times New Roman" w:cs="Times New Roman"/>
                <w:szCs w:val="20"/>
              </w:rPr>
            </w:pPr>
          </w:p>
        </w:tc>
        <w:tc>
          <w:tcPr>
            <w:tcW w:w="1013" w:type="dxa"/>
            <w:tcBorders>
              <w:top w:val="single" w:sz="4" w:space="0" w:color="auto"/>
              <w:left w:val="nil"/>
              <w:bottom w:val="single" w:sz="4" w:space="0" w:color="auto"/>
              <w:right w:val="nil"/>
            </w:tcBorders>
          </w:tcPr>
          <w:p w14:paraId="65E016AD" w14:textId="77777777" w:rsidR="003B2A7B" w:rsidRPr="00D278B0" w:rsidRDefault="003B2A7B" w:rsidP="00527464">
            <w:pPr>
              <w:jc w:val="center"/>
              <w:rPr>
                <w:rFonts w:ascii="Times New Roman" w:hAnsi="Times New Roman" w:cs="Times New Roman"/>
                <w:b/>
                <w:szCs w:val="20"/>
              </w:rPr>
            </w:pPr>
            <w:r w:rsidRPr="00D278B0">
              <w:rPr>
                <w:rFonts w:ascii="Times New Roman" w:hAnsi="Times New Roman" w:cs="Times New Roman"/>
                <w:b/>
                <w:szCs w:val="20"/>
              </w:rPr>
              <w:t>FIR</w:t>
            </w:r>
          </w:p>
        </w:tc>
        <w:tc>
          <w:tcPr>
            <w:tcW w:w="1013" w:type="dxa"/>
            <w:tcBorders>
              <w:top w:val="single" w:sz="4" w:space="0" w:color="auto"/>
              <w:left w:val="nil"/>
              <w:bottom w:val="single" w:sz="4" w:space="0" w:color="auto"/>
              <w:right w:val="nil"/>
            </w:tcBorders>
          </w:tcPr>
          <w:p w14:paraId="60D2C6DC" w14:textId="77777777" w:rsidR="003B2A7B" w:rsidRPr="00D278B0" w:rsidRDefault="003B2A7B" w:rsidP="00527464">
            <w:pPr>
              <w:jc w:val="center"/>
              <w:rPr>
                <w:rFonts w:ascii="Times New Roman" w:hAnsi="Times New Roman" w:cs="Times New Roman"/>
                <w:b/>
                <w:szCs w:val="20"/>
              </w:rPr>
            </w:pPr>
            <w:r w:rsidRPr="00D278B0">
              <w:rPr>
                <w:rFonts w:ascii="Times New Roman" w:hAnsi="Times New Roman" w:cs="Times New Roman"/>
                <w:b/>
                <w:szCs w:val="20"/>
              </w:rPr>
              <w:t>SEC</w:t>
            </w:r>
          </w:p>
        </w:tc>
        <w:tc>
          <w:tcPr>
            <w:tcW w:w="1013" w:type="dxa"/>
            <w:tcBorders>
              <w:top w:val="single" w:sz="4" w:space="0" w:color="auto"/>
              <w:left w:val="nil"/>
              <w:bottom w:val="single" w:sz="4" w:space="0" w:color="auto"/>
              <w:right w:val="nil"/>
            </w:tcBorders>
          </w:tcPr>
          <w:p w14:paraId="1123C1DD" w14:textId="77777777" w:rsidR="003B2A7B" w:rsidRPr="00D278B0" w:rsidRDefault="003B2A7B" w:rsidP="00527464">
            <w:pPr>
              <w:jc w:val="center"/>
              <w:rPr>
                <w:rFonts w:ascii="Times New Roman" w:hAnsi="Times New Roman" w:cs="Times New Roman"/>
                <w:b/>
                <w:szCs w:val="20"/>
              </w:rPr>
            </w:pPr>
            <w:r w:rsidRPr="00D278B0">
              <w:rPr>
                <w:rFonts w:ascii="Times New Roman" w:hAnsi="Times New Roman" w:cs="Times New Roman"/>
                <w:b/>
                <w:szCs w:val="20"/>
              </w:rPr>
              <w:t>LOG</w:t>
            </w:r>
          </w:p>
        </w:tc>
        <w:tc>
          <w:tcPr>
            <w:tcW w:w="1013" w:type="dxa"/>
            <w:tcBorders>
              <w:top w:val="single" w:sz="4" w:space="0" w:color="auto"/>
              <w:left w:val="nil"/>
              <w:bottom w:val="single" w:sz="4" w:space="0" w:color="auto"/>
              <w:right w:val="nil"/>
            </w:tcBorders>
          </w:tcPr>
          <w:p w14:paraId="23D0E9E5" w14:textId="77777777" w:rsidR="003B2A7B" w:rsidRPr="00D278B0" w:rsidRDefault="003B2A7B" w:rsidP="00527464">
            <w:pPr>
              <w:jc w:val="center"/>
              <w:rPr>
                <w:rFonts w:ascii="Times New Roman" w:hAnsi="Times New Roman" w:cs="Times New Roman"/>
                <w:b/>
                <w:szCs w:val="20"/>
              </w:rPr>
            </w:pPr>
            <w:r w:rsidRPr="00D278B0">
              <w:rPr>
                <w:rFonts w:ascii="Times New Roman" w:hAnsi="Times New Roman" w:cs="Times New Roman"/>
                <w:b/>
                <w:szCs w:val="20"/>
              </w:rPr>
              <w:t>E07</w:t>
            </w:r>
          </w:p>
        </w:tc>
        <w:tc>
          <w:tcPr>
            <w:tcW w:w="1013" w:type="dxa"/>
            <w:tcBorders>
              <w:top w:val="single" w:sz="4" w:space="0" w:color="auto"/>
              <w:left w:val="nil"/>
              <w:bottom w:val="single" w:sz="4" w:space="0" w:color="auto"/>
              <w:right w:val="nil"/>
            </w:tcBorders>
          </w:tcPr>
          <w:p w14:paraId="20A9A8EC" w14:textId="77777777" w:rsidR="003B2A7B" w:rsidRPr="00D278B0" w:rsidRDefault="003B2A7B" w:rsidP="00527464">
            <w:pPr>
              <w:jc w:val="center"/>
              <w:rPr>
                <w:rFonts w:ascii="Times New Roman" w:hAnsi="Times New Roman" w:cs="Times New Roman"/>
                <w:b/>
                <w:szCs w:val="20"/>
              </w:rPr>
            </w:pPr>
            <w:r w:rsidRPr="00D278B0">
              <w:rPr>
                <w:rFonts w:ascii="Times New Roman" w:hAnsi="Times New Roman" w:cs="Times New Roman"/>
                <w:b/>
                <w:szCs w:val="20"/>
              </w:rPr>
              <w:t>VAI</w:t>
            </w:r>
          </w:p>
        </w:tc>
        <w:tc>
          <w:tcPr>
            <w:tcW w:w="1014" w:type="dxa"/>
            <w:tcBorders>
              <w:top w:val="single" w:sz="4" w:space="0" w:color="auto"/>
              <w:left w:val="nil"/>
              <w:bottom w:val="single" w:sz="4" w:space="0" w:color="auto"/>
            </w:tcBorders>
          </w:tcPr>
          <w:p w14:paraId="27C21817" w14:textId="77777777" w:rsidR="003B2A7B" w:rsidRPr="00D278B0" w:rsidRDefault="003B2A7B" w:rsidP="00527464">
            <w:pPr>
              <w:jc w:val="center"/>
              <w:rPr>
                <w:rFonts w:ascii="Times New Roman" w:hAnsi="Times New Roman" w:cs="Times New Roman"/>
                <w:b/>
                <w:szCs w:val="20"/>
              </w:rPr>
            </w:pPr>
            <w:r w:rsidRPr="00D278B0">
              <w:rPr>
                <w:rFonts w:ascii="Times New Roman" w:hAnsi="Times New Roman" w:cs="Times New Roman"/>
                <w:b/>
                <w:szCs w:val="20"/>
              </w:rPr>
              <w:t>EE07</w:t>
            </w:r>
          </w:p>
        </w:tc>
      </w:tr>
      <w:tr w:rsidR="006423A7" w:rsidRPr="006423A7" w14:paraId="40CDB8EA" w14:textId="77777777" w:rsidTr="00527464">
        <w:tc>
          <w:tcPr>
            <w:tcW w:w="2802" w:type="dxa"/>
            <w:tcBorders>
              <w:top w:val="single" w:sz="4" w:space="0" w:color="auto"/>
              <w:bottom w:val="nil"/>
              <w:right w:val="nil"/>
            </w:tcBorders>
          </w:tcPr>
          <w:p w14:paraId="410101EA" w14:textId="587938C5" w:rsidR="003B2A7B" w:rsidRPr="00D278B0" w:rsidRDefault="006423A7" w:rsidP="00527464">
            <w:pPr>
              <w:rPr>
                <w:rFonts w:ascii="Times New Roman" w:hAnsi="Times New Roman" w:cs="Times New Roman"/>
                <w:b/>
                <w:szCs w:val="20"/>
              </w:rPr>
            </w:pPr>
            <w:r w:rsidRPr="00BC0504">
              <w:rPr>
                <w:rFonts w:ascii="Times New Roman" w:hAnsi="Times New Roman" w:cs="Times New Roman"/>
                <w:b/>
              </w:rPr>
              <w:t>Skill score</w:t>
            </w:r>
          </w:p>
        </w:tc>
        <w:tc>
          <w:tcPr>
            <w:tcW w:w="1013" w:type="dxa"/>
            <w:tcBorders>
              <w:top w:val="single" w:sz="4" w:space="0" w:color="auto"/>
              <w:left w:val="nil"/>
              <w:bottom w:val="nil"/>
              <w:right w:val="nil"/>
            </w:tcBorders>
            <w:hideMark/>
          </w:tcPr>
          <w:p w14:paraId="5EB3369D" w14:textId="77777777" w:rsidR="003B2A7B" w:rsidRPr="00D278B0" w:rsidRDefault="003B2A7B" w:rsidP="00527464">
            <w:pPr>
              <w:jc w:val="left"/>
              <w:rPr>
                <w:rFonts w:ascii="Times New Roman" w:hAnsi="Times New Roman" w:cs="Times New Roman"/>
                <w:szCs w:val="20"/>
              </w:rPr>
            </w:pPr>
          </w:p>
        </w:tc>
        <w:tc>
          <w:tcPr>
            <w:tcW w:w="1013" w:type="dxa"/>
            <w:tcBorders>
              <w:top w:val="single" w:sz="4" w:space="0" w:color="auto"/>
              <w:left w:val="nil"/>
              <w:bottom w:val="nil"/>
              <w:right w:val="nil"/>
            </w:tcBorders>
            <w:hideMark/>
          </w:tcPr>
          <w:p w14:paraId="1C42FF40" w14:textId="77777777" w:rsidR="003B2A7B" w:rsidRPr="00D278B0" w:rsidRDefault="003B2A7B" w:rsidP="00527464">
            <w:pPr>
              <w:jc w:val="left"/>
              <w:rPr>
                <w:rFonts w:ascii="Times New Roman" w:hAnsi="Times New Roman" w:cs="Times New Roman"/>
                <w:szCs w:val="20"/>
              </w:rPr>
            </w:pPr>
          </w:p>
        </w:tc>
        <w:tc>
          <w:tcPr>
            <w:tcW w:w="1013" w:type="dxa"/>
            <w:tcBorders>
              <w:top w:val="single" w:sz="4" w:space="0" w:color="auto"/>
              <w:left w:val="nil"/>
              <w:bottom w:val="nil"/>
              <w:right w:val="nil"/>
            </w:tcBorders>
            <w:hideMark/>
          </w:tcPr>
          <w:p w14:paraId="51470866" w14:textId="77777777" w:rsidR="003B2A7B" w:rsidRPr="00D278B0" w:rsidRDefault="003B2A7B" w:rsidP="00527464">
            <w:pPr>
              <w:jc w:val="left"/>
              <w:rPr>
                <w:rFonts w:ascii="Times New Roman" w:hAnsi="Times New Roman" w:cs="Times New Roman"/>
                <w:szCs w:val="20"/>
              </w:rPr>
            </w:pPr>
          </w:p>
        </w:tc>
        <w:tc>
          <w:tcPr>
            <w:tcW w:w="1013" w:type="dxa"/>
            <w:tcBorders>
              <w:top w:val="single" w:sz="4" w:space="0" w:color="auto"/>
              <w:left w:val="nil"/>
              <w:bottom w:val="nil"/>
              <w:right w:val="nil"/>
            </w:tcBorders>
          </w:tcPr>
          <w:p w14:paraId="2D1A1C34" w14:textId="77777777" w:rsidR="003B2A7B" w:rsidRPr="00D278B0" w:rsidRDefault="003B2A7B" w:rsidP="00527464">
            <w:pPr>
              <w:jc w:val="left"/>
              <w:rPr>
                <w:rFonts w:ascii="Times New Roman" w:hAnsi="Times New Roman" w:cs="Times New Roman"/>
                <w:szCs w:val="20"/>
              </w:rPr>
            </w:pPr>
          </w:p>
        </w:tc>
        <w:tc>
          <w:tcPr>
            <w:tcW w:w="1013" w:type="dxa"/>
            <w:tcBorders>
              <w:top w:val="single" w:sz="4" w:space="0" w:color="auto"/>
              <w:left w:val="nil"/>
              <w:bottom w:val="nil"/>
              <w:right w:val="nil"/>
            </w:tcBorders>
          </w:tcPr>
          <w:p w14:paraId="5DB8C6FD" w14:textId="77777777" w:rsidR="003B2A7B" w:rsidRPr="00D278B0" w:rsidRDefault="003B2A7B" w:rsidP="00527464">
            <w:pPr>
              <w:jc w:val="left"/>
              <w:rPr>
                <w:rFonts w:ascii="Times New Roman" w:hAnsi="Times New Roman" w:cs="Times New Roman"/>
                <w:szCs w:val="20"/>
              </w:rPr>
            </w:pPr>
          </w:p>
        </w:tc>
        <w:tc>
          <w:tcPr>
            <w:tcW w:w="1014" w:type="dxa"/>
            <w:tcBorders>
              <w:top w:val="single" w:sz="4" w:space="0" w:color="auto"/>
              <w:left w:val="nil"/>
              <w:bottom w:val="nil"/>
            </w:tcBorders>
            <w:hideMark/>
          </w:tcPr>
          <w:p w14:paraId="14B6B86C" w14:textId="77777777" w:rsidR="003B2A7B" w:rsidRPr="00D278B0" w:rsidRDefault="003B2A7B" w:rsidP="00527464">
            <w:pPr>
              <w:jc w:val="left"/>
              <w:rPr>
                <w:rFonts w:ascii="Times New Roman" w:hAnsi="Times New Roman" w:cs="Times New Roman"/>
                <w:szCs w:val="20"/>
              </w:rPr>
            </w:pPr>
          </w:p>
        </w:tc>
      </w:tr>
      <w:tr w:rsidR="006423A7" w:rsidRPr="006423A7" w14:paraId="6119EFD4" w14:textId="77777777" w:rsidTr="00527464">
        <w:tc>
          <w:tcPr>
            <w:tcW w:w="2802" w:type="dxa"/>
            <w:tcBorders>
              <w:top w:val="nil"/>
              <w:bottom w:val="nil"/>
              <w:right w:val="nil"/>
            </w:tcBorders>
          </w:tcPr>
          <w:p w14:paraId="2F3BACE5" w14:textId="77777777" w:rsidR="003B2A7B" w:rsidRPr="00D278B0" w:rsidRDefault="003B2A7B" w:rsidP="00527464">
            <w:pPr>
              <w:rPr>
                <w:rFonts w:ascii="Times New Roman" w:hAnsi="Times New Roman" w:cs="Times New Roman"/>
                <w:szCs w:val="20"/>
              </w:rPr>
            </w:pPr>
            <w:r w:rsidRPr="00D278B0">
              <w:rPr>
                <w:rFonts w:ascii="Times New Roman" w:hAnsi="Times New Roman" w:cs="Times New Roman"/>
                <w:szCs w:val="20"/>
              </w:rPr>
              <w:t>Mean bias error (m)</w:t>
            </w:r>
          </w:p>
        </w:tc>
        <w:tc>
          <w:tcPr>
            <w:tcW w:w="1013" w:type="dxa"/>
            <w:tcBorders>
              <w:top w:val="nil"/>
              <w:left w:val="nil"/>
              <w:bottom w:val="nil"/>
              <w:right w:val="nil"/>
            </w:tcBorders>
          </w:tcPr>
          <w:p w14:paraId="1F649666"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1525.7</w:t>
            </w:r>
          </w:p>
        </w:tc>
        <w:tc>
          <w:tcPr>
            <w:tcW w:w="1013" w:type="dxa"/>
            <w:tcBorders>
              <w:top w:val="nil"/>
              <w:left w:val="nil"/>
              <w:bottom w:val="nil"/>
              <w:right w:val="nil"/>
            </w:tcBorders>
          </w:tcPr>
          <w:p w14:paraId="70EA8C49"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756.5</w:t>
            </w:r>
          </w:p>
        </w:tc>
        <w:tc>
          <w:tcPr>
            <w:tcW w:w="1013" w:type="dxa"/>
            <w:tcBorders>
              <w:top w:val="nil"/>
              <w:left w:val="nil"/>
              <w:bottom w:val="nil"/>
              <w:right w:val="nil"/>
            </w:tcBorders>
          </w:tcPr>
          <w:p w14:paraId="7114C66D"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730.8</w:t>
            </w:r>
          </w:p>
        </w:tc>
        <w:tc>
          <w:tcPr>
            <w:tcW w:w="1013" w:type="dxa"/>
            <w:tcBorders>
              <w:top w:val="nil"/>
              <w:left w:val="nil"/>
              <w:bottom w:val="nil"/>
              <w:right w:val="nil"/>
            </w:tcBorders>
          </w:tcPr>
          <w:p w14:paraId="450D31D1" w14:textId="77777777" w:rsidR="003B2A7B" w:rsidRPr="00320DC1" w:rsidRDefault="003B2A7B" w:rsidP="00527464">
            <w:pPr>
              <w:jc w:val="left"/>
              <w:rPr>
                <w:rFonts w:ascii="Times New Roman" w:hAnsi="Times New Roman" w:cs="Times New Roman"/>
                <w:b/>
                <w:szCs w:val="20"/>
                <w:rPrChange w:id="226" w:author="만든 이" w:date="2018-11-29T11:21:00Z">
                  <w:rPr>
                    <w:rFonts w:ascii="Times New Roman" w:hAnsi="Times New Roman" w:cs="Times New Roman"/>
                    <w:szCs w:val="20"/>
                  </w:rPr>
                </w:rPrChange>
              </w:rPr>
            </w:pPr>
            <w:r w:rsidRPr="00320DC1">
              <w:rPr>
                <w:rFonts w:ascii="Times New Roman" w:hAnsi="Times New Roman" w:cs="Times New Roman"/>
                <w:b/>
                <w:szCs w:val="20"/>
                <w:rPrChange w:id="227" w:author="만든 이" w:date="2018-11-29T11:21:00Z">
                  <w:rPr>
                    <w:rFonts w:ascii="Times New Roman" w:hAnsi="Times New Roman" w:cs="Times New Roman"/>
                    <w:szCs w:val="20"/>
                  </w:rPr>
                </w:rPrChange>
              </w:rPr>
              <w:t>-66.5</w:t>
            </w:r>
          </w:p>
        </w:tc>
        <w:tc>
          <w:tcPr>
            <w:tcW w:w="1013" w:type="dxa"/>
            <w:tcBorders>
              <w:top w:val="nil"/>
              <w:left w:val="nil"/>
              <w:bottom w:val="nil"/>
              <w:right w:val="nil"/>
            </w:tcBorders>
          </w:tcPr>
          <w:p w14:paraId="263D0042"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154.4</w:t>
            </w:r>
          </w:p>
        </w:tc>
        <w:tc>
          <w:tcPr>
            <w:tcW w:w="1014" w:type="dxa"/>
            <w:tcBorders>
              <w:top w:val="nil"/>
              <w:left w:val="nil"/>
              <w:bottom w:val="nil"/>
            </w:tcBorders>
          </w:tcPr>
          <w:p w14:paraId="0D3FBBF2" w14:textId="77777777" w:rsidR="003B2A7B" w:rsidRPr="00320DC1" w:rsidRDefault="003B2A7B" w:rsidP="00527464">
            <w:pPr>
              <w:jc w:val="left"/>
              <w:rPr>
                <w:rFonts w:ascii="Times New Roman" w:hAnsi="Times New Roman" w:cs="Times New Roman"/>
                <w:szCs w:val="20"/>
                <w:rPrChange w:id="228" w:author="만든 이" w:date="2018-11-29T11:20:00Z">
                  <w:rPr>
                    <w:rFonts w:ascii="Times New Roman" w:hAnsi="Times New Roman" w:cs="Times New Roman"/>
                    <w:b/>
                    <w:szCs w:val="20"/>
                  </w:rPr>
                </w:rPrChange>
              </w:rPr>
            </w:pPr>
            <w:r w:rsidRPr="00320DC1">
              <w:rPr>
                <w:rFonts w:ascii="Times New Roman" w:hAnsi="Times New Roman" w:cs="Times New Roman"/>
                <w:szCs w:val="20"/>
                <w:rPrChange w:id="229" w:author="만든 이" w:date="2018-11-29T11:20:00Z">
                  <w:rPr>
                    <w:rFonts w:ascii="Times New Roman" w:hAnsi="Times New Roman" w:cs="Times New Roman"/>
                    <w:b/>
                    <w:szCs w:val="20"/>
                  </w:rPr>
                </w:rPrChange>
              </w:rPr>
              <w:t>-264.7</w:t>
            </w:r>
          </w:p>
        </w:tc>
      </w:tr>
      <w:tr w:rsidR="006423A7" w:rsidRPr="006423A7" w14:paraId="0C3623D8" w14:textId="77777777" w:rsidTr="00527464">
        <w:tc>
          <w:tcPr>
            <w:tcW w:w="2802" w:type="dxa"/>
            <w:tcBorders>
              <w:top w:val="nil"/>
              <w:bottom w:val="single" w:sz="4" w:space="0" w:color="auto"/>
              <w:right w:val="nil"/>
            </w:tcBorders>
          </w:tcPr>
          <w:p w14:paraId="3B128BB5" w14:textId="77777777" w:rsidR="003B2A7B" w:rsidRPr="00D278B0" w:rsidRDefault="003B2A7B" w:rsidP="00527464">
            <w:pPr>
              <w:rPr>
                <w:rFonts w:ascii="Times New Roman" w:hAnsi="Times New Roman" w:cs="Times New Roman"/>
                <w:szCs w:val="20"/>
              </w:rPr>
            </w:pPr>
            <w:r w:rsidRPr="00D278B0">
              <w:rPr>
                <w:rFonts w:ascii="Times New Roman" w:hAnsi="Times New Roman" w:cs="Times New Roman"/>
                <w:szCs w:val="20"/>
              </w:rPr>
              <w:t>Root mean square error (m)</w:t>
            </w:r>
          </w:p>
        </w:tc>
        <w:tc>
          <w:tcPr>
            <w:tcW w:w="1013" w:type="dxa"/>
            <w:tcBorders>
              <w:top w:val="nil"/>
              <w:left w:val="nil"/>
              <w:bottom w:val="single" w:sz="4" w:space="0" w:color="auto"/>
              <w:right w:val="nil"/>
            </w:tcBorders>
          </w:tcPr>
          <w:p w14:paraId="5186639D"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1803.6</w:t>
            </w:r>
          </w:p>
        </w:tc>
        <w:tc>
          <w:tcPr>
            <w:tcW w:w="1013" w:type="dxa"/>
            <w:tcBorders>
              <w:top w:val="nil"/>
              <w:left w:val="nil"/>
              <w:bottom w:val="single" w:sz="4" w:space="0" w:color="auto"/>
              <w:right w:val="nil"/>
            </w:tcBorders>
          </w:tcPr>
          <w:p w14:paraId="2BA8551A"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1344.5</w:t>
            </w:r>
          </w:p>
        </w:tc>
        <w:tc>
          <w:tcPr>
            <w:tcW w:w="1013" w:type="dxa"/>
            <w:tcBorders>
              <w:top w:val="nil"/>
              <w:left w:val="nil"/>
              <w:bottom w:val="single" w:sz="4" w:space="0" w:color="auto"/>
              <w:right w:val="nil"/>
            </w:tcBorders>
          </w:tcPr>
          <w:p w14:paraId="73D5A2D4"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1040.5</w:t>
            </w:r>
          </w:p>
        </w:tc>
        <w:tc>
          <w:tcPr>
            <w:tcW w:w="1013" w:type="dxa"/>
            <w:tcBorders>
              <w:top w:val="nil"/>
              <w:left w:val="nil"/>
              <w:bottom w:val="single" w:sz="4" w:space="0" w:color="auto"/>
              <w:right w:val="nil"/>
            </w:tcBorders>
          </w:tcPr>
          <w:p w14:paraId="65D49DCB"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932.4</w:t>
            </w:r>
          </w:p>
        </w:tc>
        <w:tc>
          <w:tcPr>
            <w:tcW w:w="1013" w:type="dxa"/>
            <w:tcBorders>
              <w:top w:val="nil"/>
              <w:left w:val="nil"/>
              <w:bottom w:val="single" w:sz="4" w:space="0" w:color="auto"/>
              <w:right w:val="nil"/>
            </w:tcBorders>
          </w:tcPr>
          <w:p w14:paraId="28B65B79" w14:textId="77777777" w:rsidR="003B2A7B" w:rsidRPr="00D278B0" w:rsidRDefault="003B2A7B" w:rsidP="00527464">
            <w:pPr>
              <w:jc w:val="left"/>
              <w:rPr>
                <w:rFonts w:ascii="Times New Roman" w:hAnsi="Times New Roman" w:cs="Times New Roman"/>
                <w:szCs w:val="20"/>
              </w:rPr>
            </w:pPr>
            <w:r w:rsidRPr="00D278B0">
              <w:rPr>
                <w:rFonts w:ascii="Times New Roman" w:hAnsi="Times New Roman" w:cs="Times New Roman"/>
                <w:szCs w:val="20"/>
              </w:rPr>
              <w:t>569.0</w:t>
            </w:r>
          </w:p>
        </w:tc>
        <w:tc>
          <w:tcPr>
            <w:tcW w:w="1014" w:type="dxa"/>
            <w:tcBorders>
              <w:top w:val="nil"/>
              <w:left w:val="nil"/>
              <w:bottom w:val="single" w:sz="4" w:space="0" w:color="auto"/>
            </w:tcBorders>
          </w:tcPr>
          <w:p w14:paraId="76E00BEB" w14:textId="77777777" w:rsidR="003B2A7B" w:rsidRPr="00D278B0" w:rsidRDefault="003B2A7B" w:rsidP="00527464">
            <w:pPr>
              <w:jc w:val="left"/>
              <w:rPr>
                <w:rFonts w:ascii="Times New Roman" w:hAnsi="Times New Roman" w:cs="Times New Roman"/>
                <w:b/>
                <w:szCs w:val="20"/>
              </w:rPr>
            </w:pPr>
            <w:r w:rsidRPr="00D278B0">
              <w:rPr>
                <w:rFonts w:ascii="Times New Roman" w:hAnsi="Times New Roman" w:cs="Times New Roman"/>
                <w:b/>
                <w:szCs w:val="20"/>
              </w:rPr>
              <w:t>390.3</w:t>
            </w:r>
          </w:p>
        </w:tc>
      </w:tr>
    </w:tbl>
    <w:p w14:paraId="4293CE28" w14:textId="7DA64004" w:rsidR="003B2A7B" w:rsidRDefault="003B2A7B">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8B1A58A" w14:textId="04BADFEC" w:rsidR="00C014A5" w:rsidRDefault="00C014A5" w:rsidP="00EF1C6F">
      <w:pPr>
        <w:widowControl/>
        <w:wordWrap/>
        <w:autoSpaceDE/>
        <w:autoSpaceDN/>
        <w:spacing w:line="360" w:lineRule="auto"/>
        <w:rPr>
          <w:rFonts w:ascii="Times New Roman" w:hAnsi="Times New Roman" w:cs="Times New Roman"/>
          <w:b/>
          <w:sz w:val="24"/>
          <w:szCs w:val="24"/>
        </w:rPr>
      </w:pPr>
      <w:r>
        <w:rPr>
          <w:rFonts w:ascii="Times New Roman" w:hAnsi="Times New Roman" w:cs="Times New Roman" w:hint="eastAsia"/>
          <w:b/>
          <w:noProof/>
          <w:sz w:val="24"/>
          <w:szCs w:val="24"/>
        </w:rPr>
        <w:lastRenderedPageBreak/>
        <w:drawing>
          <wp:inline distT="0" distB="0" distL="0" distR="0" wp14:anchorId="564F3987" wp14:editId="747F66CC">
            <wp:extent cx="5493122" cy="4101152"/>
            <wp:effectExtent l="0" t="0" r="0" b="0"/>
            <wp:docPr id="7" name="그림 7" descr="E:\연구실\연구\celiometer\181108_fig1.2_for_v1.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연구실\연구\celiometer\181108_fig1.2_for_v1.3\Fig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571" b="4541"/>
                    <a:stretch/>
                  </pic:blipFill>
                  <pic:spPr bwMode="auto">
                    <a:xfrm>
                      <a:off x="0" y="0"/>
                      <a:ext cx="5493385" cy="4101348"/>
                    </a:xfrm>
                    <a:prstGeom prst="rect">
                      <a:avLst/>
                    </a:prstGeom>
                    <a:noFill/>
                    <a:ln>
                      <a:noFill/>
                    </a:ln>
                    <a:extLst>
                      <a:ext uri="{53640926-AAD7-44D8-BBD7-CCE9431645EC}">
                        <a14:shadowObscured xmlns:a14="http://schemas.microsoft.com/office/drawing/2010/main"/>
                      </a:ext>
                    </a:extLst>
                  </pic:spPr>
                </pic:pic>
              </a:graphicData>
            </a:graphic>
          </wp:inline>
        </w:drawing>
      </w:r>
    </w:p>
    <w:p w14:paraId="43994508" w14:textId="7C862035" w:rsidR="00D45AC2" w:rsidRDefault="00942EA0" w:rsidP="00E000B5">
      <w:pPr>
        <w:widowControl/>
        <w:wordWrap/>
        <w:autoSpaceDE/>
        <w:autoSpaceDN/>
        <w:spacing w:line="360" w:lineRule="auto"/>
        <w:ind w:left="799" w:hanging="799"/>
        <w:outlineLvl w:val="0"/>
        <w:rPr>
          <w:sz w:val="24"/>
          <w:szCs w:val="24"/>
        </w:rPr>
      </w:pPr>
      <w:r w:rsidRPr="00A25376">
        <w:rPr>
          <w:rFonts w:ascii="Times New Roman" w:hAnsi="Times New Roman" w:cs="Times New Roman"/>
          <w:sz w:val="24"/>
          <w:szCs w:val="24"/>
        </w:rPr>
        <w:t xml:space="preserve">Figure </w:t>
      </w:r>
      <w:r w:rsidR="00493F21" w:rsidRPr="00A25376">
        <w:rPr>
          <w:rFonts w:ascii="Times New Roman" w:hAnsi="Times New Roman" w:cs="Times New Roman" w:hint="eastAsia"/>
          <w:sz w:val="24"/>
          <w:szCs w:val="24"/>
        </w:rPr>
        <w:t>1</w:t>
      </w:r>
      <w:r w:rsidRPr="00A25376">
        <w:rPr>
          <w:rFonts w:ascii="Times New Roman" w:hAnsi="Times New Roman" w:cs="Times New Roman"/>
          <w:sz w:val="24"/>
          <w:szCs w:val="24"/>
        </w:rPr>
        <w:t xml:space="preserve">: </w:t>
      </w:r>
      <w:r w:rsidR="00523B84" w:rsidRPr="00305303">
        <w:rPr>
          <w:rFonts w:ascii="Times New Roman" w:hAnsi="Times New Roman" w:cs="Times New Roman"/>
          <w:sz w:val="24"/>
          <w:szCs w:val="24"/>
        </w:rPr>
        <w:t xml:space="preserve">Representative thermodynamic profiles at day and night retrieved from radiosondes launched on 29 December 2016 at 13:00 </w:t>
      </w:r>
      <w:r w:rsidR="00523B84" w:rsidRPr="00B07C21">
        <w:rPr>
          <w:rFonts w:ascii="Times New Roman" w:hAnsi="Times New Roman" w:cs="Times New Roman"/>
          <w:noProof/>
          <w:sz w:val="24"/>
          <w:szCs w:val="24"/>
        </w:rPr>
        <w:t>h and</w:t>
      </w:r>
      <w:r w:rsidR="00523B84" w:rsidRPr="00305303">
        <w:rPr>
          <w:rFonts w:ascii="Times New Roman" w:hAnsi="Times New Roman" w:cs="Times New Roman"/>
          <w:sz w:val="24"/>
          <w:szCs w:val="24"/>
        </w:rPr>
        <w:t xml:space="preserve"> 23:00 h, respectively. Profiles of potential temperature (</w:t>
      </w:r>
      <m:oMath>
        <m:r>
          <w:rPr>
            <w:rFonts w:ascii="Cambria Math" w:hAnsi="Cambria Math" w:cs="Times New Roman"/>
            <w:sz w:val="24"/>
            <w:szCs w:val="24"/>
          </w:rPr>
          <m:t>θ</m:t>
        </m:r>
      </m:oMath>
      <w:r w:rsidR="00523B84" w:rsidRPr="00305303">
        <w:rPr>
          <w:rFonts w:ascii="Times New Roman" w:hAnsi="Times New Roman" w:cs="Times New Roman"/>
          <w:sz w:val="24"/>
          <w:szCs w:val="24"/>
        </w:rPr>
        <w:t xml:space="preserve">), </w:t>
      </w:r>
      <w:r w:rsidR="009A6D12">
        <w:rPr>
          <w:rFonts w:ascii="Times New Roman" w:hAnsi="Times New Roman" w:cs="Times New Roman"/>
          <w:sz w:val="24"/>
          <w:szCs w:val="24"/>
        </w:rPr>
        <w:t xml:space="preserve">vertical gradient of </w:t>
      </w:r>
      <w:r w:rsidR="00523B84" w:rsidRPr="00305303">
        <w:rPr>
          <w:rFonts w:ascii="Times New Roman" w:hAnsi="Times New Roman" w:cs="Times New Roman"/>
          <w:sz w:val="24"/>
          <w:szCs w:val="24"/>
        </w:rPr>
        <w:t>potential temperature</w:t>
      </w:r>
      <w:r w:rsidR="004D2232">
        <w:rPr>
          <w:rFonts w:ascii="Times New Roman" w:hAnsi="Times New Roman" w:cs="Times New Roman" w:hint="eastAsia"/>
          <w:sz w:val="24"/>
          <w:szCs w:val="24"/>
        </w:rPr>
        <w:t>,</w:t>
      </w:r>
      <w:r w:rsidR="00523B84" w:rsidRPr="00305303">
        <w:rPr>
          <w:rFonts w:ascii="Times New Roman" w:hAnsi="Times New Roman" w:cs="Times New Roman"/>
          <w:sz w:val="24"/>
          <w:szCs w:val="24"/>
        </w:rPr>
        <w:t xml:space="preserve"> </w:t>
      </w:r>
      <w:r w:rsidR="00523B84" w:rsidRPr="00305303">
        <w:rPr>
          <w:rFonts w:ascii="Times New Roman" w:hAnsi="Times New Roman" w:cs="Times New Roman"/>
          <w:color w:val="000000"/>
          <w:sz w:val="24"/>
          <w:szCs w:val="24"/>
        </w:rPr>
        <w:t xml:space="preserve">and wind speed are depicted in </w:t>
      </w:r>
      <w:r w:rsidR="00523B84" w:rsidRPr="00305303">
        <w:rPr>
          <w:rFonts w:ascii="Times New Roman" w:hAnsi="Times New Roman" w:cs="Times New Roman"/>
          <w:sz w:val="24"/>
          <w:szCs w:val="24"/>
        </w:rPr>
        <w:t>in red, green</w:t>
      </w:r>
      <w:r w:rsidR="004D2232">
        <w:rPr>
          <w:rFonts w:ascii="Times New Roman" w:hAnsi="Times New Roman" w:cs="Times New Roman" w:hint="eastAsia"/>
          <w:sz w:val="24"/>
          <w:szCs w:val="24"/>
        </w:rPr>
        <w:t>,</w:t>
      </w:r>
      <w:r w:rsidR="00523B84" w:rsidRPr="00305303">
        <w:rPr>
          <w:rFonts w:ascii="Times New Roman" w:hAnsi="Times New Roman" w:cs="Times New Roman"/>
          <w:sz w:val="24"/>
          <w:szCs w:val="24"/>
        </w:rPr>
        <w:t xml:space="preserve"> and black, respectively. The retrieved </w:t>
      </w:r>
      <w:r w:rsidR="001667F5" w:rsidRPr="00EC63C5">
        <w:rPr>
          <w:rFonts w:ascii="Times New Roman" w:hAnsi="Times New Roman" w:cs="Times New Roman"/>
          <w:i/>
          <w:sz w:val="24"/>
          <w:szCs w:val="24"/>
        </w:rPr>
        <w:t>Z</w:t>
      </w:r>
      <w:r w:rsidR="001667F5" w:rsidRPr="00EC63C5">
        <w:rPr>
          <w:rFonts w:ascii="Cambria Math" w:eastAsia="맑은 고딕" w:hAnsi="Cambria Math" w:cs="Cambria Math"/>
          <w:sz w:val="24"/>
          <w:szCs w:val="24"/>
          <w:vertAlign w:val="subscript"/>
        </w:rPr>
        <w:t>△</w:t>
      </w:r>
      <w:r w:rsidR="001667F5" w:rsidRPr="00EC63C5">
        <w:rPr>
          <w:rFonts w:ascii="Times New Roman" w:hAnsi="Times New Roman" w:cs="Times New Roman"/>
          <w:sz w:val="24"/>
          <w:szCs w:val="24"/>
          <w:vertAlign w:val="subscript"/>
        </w:rPr>
        <w:t>T</w:t>
      </w:r>
      <w:r w:rsidR="00523B84" w:rsidRPr="00305303">
        <w:rPr>
          <w:rFonts w:ascii="Times New Roman" w:hAnsi="Times New Roman" w:cs="Times New Roman"/>
          <w:sz w:val="24"/>
          <w:szCs w:val="24"/>
        </w:rPr>
        <w:t xml:space="preserve"> is indicated by a dotted line.</w:t>
      </w:r>
      <w:r w:rsidR="00D45AC2">
        <w:rPr>
          <w:sz w:val="24"/>
          <w:szCs w:val="24"/>
        </w:rPr>
        <w:br w:type="page"/>
      </w:r>
    </w:p>
    <w:p w14:paraId="4B1FAFDF" w14:textId="0595F894" w:rsidR="00C014A5" w:rsidRDefault="00D44C00">
      <w:pPr>
        <w:widowControl/>
        <w:wordWrap/>
        <w:autoSpaceDE/>
        <w:autoSpaceDN/>
        <w:spacing w:after="1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18B399" wp14:editId="1E3D7B1B">
            <wp:extent cx="5729605" cy="3520440"/>
            <wp:effectExtent l="0" t="0" r="4445" b="3810"/>
            <wp:docPr id="1" name="그림 1" descr="E:\연구실\연구\celiometer\181127_fig2_for_v1.4.5\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연구실\연구\celiometer\181127_fig2_for_v1.4.5\Figur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520440"/>
                    </a:xfrm>
                    <a:prstGeom prst="rect">
                      <a:avLst/>
                    </a:prstGeom>
                    <a:noFill/>
                    <a:ln>
                      <a:noFill/>
                    </a:ln>
                  </pic:spPr>
                </pic:pic>
              </a:graphicData>
            </a:graphic>
          </wp:inline>
        </w:drawing>
      </w:r>
    </w:p>
    <w:p w14:paraId="064844BA" w14:textId="608A1288" w:rsidR="00DA7618" w:rsidRDefault="00FE4EAB" w:rsidP="00E000B5">
      <w:pPr>
        <w:widowControl/>
        <w:wordWrap/>
        <w:autoSpaceDE/>
        <w:autoSpaceDN/>
        <w:spacing w:line="360" w:lineRule="auto"/>
        <w:ind w:left="799" w:hanging="799"/>
        <w:outlineLvl w:val="0"/>
        <w:rPr>
          <w:rFonts w:ascii="Times New Roman" w:hAnsi="Times New Roman" w:cs="Times New Roman"/>
          <w:sz w:val="24"/>
          <w:szCs w:val="24"/>
        </w:rPr>
      </w:pPr>
      <w:r w:rsidRPr="00FE4EAB">
        <w:rPr>
          <w:rFonts w:ascii="Times New Roman" w:hAnsi="Times New Roman" w:cs="Times New Roman"/>
          <w:sz w:val="24"/>
          <w:szCs w:val="24"/>
        </w:rPr>
        <w:t xml:space="preserve">Figure </w:t>
      </w:r>
      <w:r w:rsidR="00F313D1">
        <w:rPr>
          <w:rFonts w:ascii="Times New Roman" w:hAnsi="Times New Roman" w:cs="Times New Roman"/>
          <w:sz w:val="24"/>
          <w:szCs w:val="24"/>
        </w:rPr>
        <w:t>2</w:t>
      </w:r>
      <w:r w:rsidRPr="00FE4EAB">
        <w:rPr>
          <w:rFonts w:ascii="Times New Roman" w:hAnsi="Times New Roman" w:cs="Times New Roman"/>
          <w:sz w:val="24"/>
          <w:szCs w:val="24"/>
        </w:rPr>
        <w:t xml:space="preserve">: Retrieved </w:t>
      </w:r>
      <w:r w:rsidR="001667F5" w:rsidRPr="00EC63C5">
        <w:rPr>
          <w:rFonts w:ascii="Times New Roman" w:hAnsi="Times New Roman" w:cs="Times New Roman"/>
          <w:i/>
          <w:sz w:val="24"/>
          <w:szCs w:val="24"/>
        </w:rPr>
        <w:t>Z</w:t>
      </w:r>
      <w:r w:rsidR="001667F5" w:rsidRPr="00EC63C5">
        <w:rPr>
          <w:rFonts w:ascii="Cambria Math" w:eastAsia="맑은 고딕" w:hAnsi="Cambria Math" w:cs="Cambria Math"/>
          <w:sz w:val="24"/>
          <w:szCs w:val="24"/>
          <w:vertAlign w:val="subscript"/>
        </w:rPr>
        <w:t>△</w:t>
      </w:r>
      <w:r w:rsidR="001667F5" w:rsidRPr="00EC63C5">
        <w:rPr>
          <w:rFonts w:ascii="Times New Roman" w:hAnsi="Times New Roman" w:cs="Times New Roman"/>
          <w:sz w:val="24"/>
          <w:szCs w:val="24"/>
          <w:vertAlign w:val="subscript"/>
        </w:rPr>
        <w:t>T</w:t>
      </w:r>
      <w:r w:rsidR="001667F5" w:rsidRPr="00EC63C5">
        <w:rPr>
          <w:rFonts w:ascii="Times New Roman" w:hAnsi="Times New Roman" w:cs="Times New Roman"/>
          <w:sz w:val="24"/>
          <w:szCs w:val="24"/>
        </w:rPr>
        <w:t xml:space="preserve"> </w:t>
      </w:r>
      <w:r w:rsidR="001667F5">
        <w:rPr>
          <w:rFonts w:ascii="Times New Roman" w:hAnsi="Times New Roman" w:cs="Times New Roman"/>
          <w:sz w:val="24"/>
          <w:szCs w:val="24"/>
        </w:rPr>
        <w:t xml:space="preserve">and </w:t>
      </w:r>
      <w:r w:rsidR="003A055D" w:rsidRPr="003F01CF">
        <w:rPr>
          <w:rFonts w:ascii="Times New Roman" w:hAnsi="Times New Roman" w:cs="Times New Roman"/>
          <w:i/>
          <w:sz w:val="24"/>
          <w:szCs w:val="24"/>
        </w:rPr>
        <w:t>Z</w:t>
      </w:r>
      <w:r w:rsidR="00A96C99">
        <w:rPr>
          <w:rFonts w:ascii="Times New Roman" w:hAnsi="Times New Roman" w:cs="Times New Roman"/>
          <w:sz w:val="24"/>
          <w:szCs w:val="24"/>
          <w:vertAlign w:val="subscript"/>
        </w:rPr>
        <w:t>M</w:t>
      </w:r>
      <w:r w:rsidR="003A055D" w:rsidRPr="0000493B">
        <w:rPr>
          <w:rFonts w:ascii="Times New Roman" w:hAnsi="Times New Roman" w:cs="Times New Roman"/>
          <w:sz w:val="24"/>
          <w:szCs w:val="24"/>
          <w:vertAlign w:val="subscript"/>
        </w:rPr>
        <w:t>L</w:t>
      </w:r>
      <w:r w:rsidR="003A055D" w:rsidDel="003A055D">
        <w:rPr>
          <w:rFonts w:ascii="Times New Roman" w:hAnsi="Times New Roman" w:cs="Times New Roman"/>
          <w:sz w:val="24"/>
          <w:szCs w:val="24"/>
        </w:rPr>
        <w:t xml:space="preserve"> </w:t>
      </w:r>
      <w:r w:rsidR="00A416FB">
        <w:rPr>
          <w:rFonts w:ascii="Times New Roman" w:hAnsi="Times New Roman" w:cs="Times New Roman"/>
          <w:sz w:val="24"/>
          <w:szCs w:val="24"/>
        </w:rPr>
        <w:t>on</w:t>
      </w:r>
      <w:r w:rsidRPr="00FE4EAB">
        <w:rPr>
          <w:rFonts w:ascii="Times New Roman" w:hAnsi="Times New Roman" w:cs="Times New Roman"/>
          <w:sz w:val="24"/>
          <w:szCs w:val="24"/>
        </w:rPr>
        <w:t xml:space="preserve"> 29 Dec</w:t>
      </w:r>
      <w:r w:rsidR="000641A1">
        <w:rPr>
          <w:rFonts w:ascii="Times New Roman" w:hAnsi="Times New Roman" w:cs="Times New Roman"/>
          <w:sz w:val="24"/>
          <w:szCs w:val="24"/>
        </w:rPr>
        <w:t>ember</w:t>
      </w:r>
      <w:r w:rsidRPr="00FE4EAB">
        <w:rPr>
          <w:rFonts w:ascii="Times New Roman" w:hAnsi="Times New Roman" w:cs="Times New Roman"/>
          <w:sz w:val="24"/>
          <w:szCs w:val="24"/>
        </w:rPr>
        <w:t xml:space="preserve"> 2016 </w:t>
      </w:r>
      <w:r w:rsidR="003A055D" w:rsidRPr="00FE4EAB">
        <w:rPr>
          <w:rFonts w:ascii="Times New Roman" w:hAnsi="Times New Roman" w:cs="Times New Roman"/>
          <w:sz w:val="24"/>
          <w:szCs w:val="24"/>
        </w:rPr>
        <w:t>from</w:t>
      </w:r>
      <w:r w:rsidR="003A055D">
        <w:rPr>
          <w:rFonts w:ascii="Times New Roman" w:hAnsi="Times New Roman" w:cs="Times New Roman"/>
          <w:sz w:val="24"/>
          <w:szCs w:val="24"/>
        </w:rPr>
        <w:t xml:space="preserve"> thermodynamic </w:t>
      </w:r>
      <w:r w:rsidRPr="00FE4EAB">
        <w:rPr>
          <w:rFonts w:ascii="Times New Roman" w:hAnsi="Times New Roman" w:cs="Times New Roman"/>
          <w:sz w:val="24"/>
          <w:szCs w:val="24"/>
        </w:rPr>
        <w:t xml:space="preserve">radiosonde </w:t>
      </w:r>
      <w:r w:rsidR="003A055D">
        <w:rPr>
          <w:rFonts w:ascii="Times New Roman" w:hAnsi="Times New Roman" w:cs="Times New Roman"/>
          <w:sz w:val="24"/>
          <w:szCs w:val="24"/>
        </w:rPr>
        <w:t xml:space="preserve">profiles </w:t>
      </w:r>
      <w:r w:rsidRPr="00FE4EAB">
        <w:rPr>
          <w:rFonts w:ascii="Times New Roman" w:hAnsi="Times New Roman" w:cs="Times New Roman"/>
          <w:sz w:val="24"/>
          <w:szCs w:val="24"/>
        </w:rPr>
        <w:t>(RAD</w:t>
      </w:r>
      <w:r w:rsidR="003A055D">
        <w:rPr>
          <w:rFonts w:ascii="Times New Roman" w:hAnsi="Times New Roman" w:cs="Times New Roman"/>
          <w:sz w:val="24"/>
          <w:szCs w:val="24"/>
        </w:rPr>
        <w:t xml:space="preserve">) and the six algorithms </w:t>
      </w:r>
      <w:r w:rsidR="00C048E1">
        <w:rPr>
          <w:rFonts w:ascii="Times New Roman" w:hAnsi="Times New Roman" w:cs="Times New Roman"/>
          <w:sz w:val="24"/>
          <w:szCs w:val="24"/>
        </w:rPr>
        <w:t xml:space="preserve">(see Table 1 for the definition) </w:t>
      </w:r>
      <w:r w:rsidR="003A055D">
        <w:rPr>
          <w:rFonts w:ascii="Times New Roman" w:hAnsi="Times New Roman" w:cs="Times New Roman"/>
          <w:sz w:val="24"/>
          <w:szCs w:val="24"/>
        </w:rPr>
        <w:t>evaluated in this study based on the gradient method using</w:t>
      </w:r>
      <w:ins w:id="230" w:author="만든 이" w:date="2018-11-29T08:42:00Z">
        <w:r w:rsidR="00A86081">
          <w:rPr>
            <w:rFonts w:ascii="Times New Roman" w:hAnsi="Times New Roman" w:cs="Times New Roman"/>
            <w:sz w:val="24"/>
            <w:szCs w:val="24"/>
          </w:rPr>
          <w:t xml:space="preserve"> attenuated</w:t>
        </w:r>
      </w:ins>
      <w:r w:rsidR="003A055D">
        <w:rPr>
          <w:rFonts w:ascii="Times New Roman" w:hAnsi="Times New Roman" w:cs="Times New Roman"/>
          <w:sz w:val="24"/>
          <w:szCs w:val="24"/>
        </w:rPr>
        <w:t xml:space="preserve"> aerosol backscatter profiles measured by a commercial ceilometer.</w:t>
      </w:r>
    </w:p>
    <w:p w14:paraId="6FEB3032" w14:textId="3BAEA282" w:rsidR="00DA7618" w:rsidRDefault="00DA761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035620C" w14:textId="23C1F1E7" w:rsidR="00C014A5" w:rsidRPr="00627BEA" w:rsidRDefault="00C014A5" w:rsidP="00FB7367">
      <w:pPr>
        <w:widowControl/>
        <w:wordWrap/>
        <w:autoSpaceDE/>
        <w:autoSpaceDN/>
        <w:spacing w:line="48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930AA1F" wp14:editId="3F2A5603">
            <wp:extent cx="5718175" cy="2040255"/>
            <wp:effectExtent l="0" t="0" r="0" b="0"/>
            <wp:docPr id="9" name="그림 9" descr="E:\연구실\연구\celiometer\181106_fig3.4.6\181106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연구실\연구\celiometer\181106_fig3.4.6\181106_Fi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2040255"/>
                    </a:xfrm>
                    <a:prstGeom prst="rect">
                      <a:avLst/>
                    </a:prstGeom>
                    <a:noFill/>
                    <a:ln>
                      <a:noFill/>
                    </a:ln>
                  </pic:spPr>
                </pic:pic>
              </a:graphicData>
            </a:graphic>
          </wp:inline>
        </w:drawing>
      </w:r>
    </w:p>
    <w:p w14:paraId="667317BC" w14:textId="00ED8E0A" w:rsidR="00942EA0" w:rsidRPr="00A25376" w:rsidRDefault="00942EA0" w:rsidP="00E000B5">
      <w:pPr>
        <w:wordWrap/>
        <w:spacing w:after="200" w:line="360" w:lineRule="auto"/>
        <w:ind w:left="799" w:hanging="799"/>
        <w:outlineLvl w:val="0"/>
        <w:rPr>
          <w:rFonts w:ascii="Times New Roman" w:hAnsi="Times New Roman" w:cs="Times New Roman"/>
          <w:sz w:val="24"/>
          <w:szCs w:val="24"/>
        </w:rPr>
      </w:pPr>
      <w:r w:rsidRPr="00A25376">
        <w:rPr>
          <w:rFonts w:ascii="Times New Roman" w:hAnsi="Times New Roman" w:cs="Times New Roman"/>
          <w:sz w:val="24"/>
          <w:szCs w:val="24"/>
        </w:rPr>
        <w:t xml:space="preserve">Figure </w:t>
      </w:r>
      <w:r w:rsidR="00F313D1">
        <w:rPr>
          <w:rFonts w:ascii="Times New Roman" w:hAnsi="Times New Roman" w:cs="Times New Roman"/>
          <w:sz w:val="24"/>
          <w:szCs w:val="24"/>
        </w:rPr>
        <w:t>3</w:t>
      </w:r>
      <w:r w:rsidRPr="00A25376">
        <w:rPr>
          <w:rFonts w:ascii="Times New Roman" w:hAnsi="Times New Roman" w:cs="Times New Roman"/>
          <w:sz w:val="24"/>
          <w:szCs w:val="24"/>
        </w:rPr>
        <w:t xml:space="preserve">: </w:t>
      </w:r>
      <w:r w:rsidR="00F313D1">
        <w:rPr>
          <w:rFonts w:ascii="Times New Roman" w:hAnsi="Times New Roman" w:cs="Times New Roman"/>
          <w:sz w:val="24"/>
          <w:szCs w:val="24"/>
        </w:rPr>
        <w:t xml:space="preserve">Time series of retrieved </w:t>
      </w:r>
      <w:r w:rsidR="001667F5" w:rsidRPr="003F01CF">
        <w:rPr>
          <w:rFonts w:ascii="Times New Roman" w:hAnsi="Times New Roman" w:cs="Times New Roman"/>
          <w:i/>
          <w:sz w:val="24"/>
          <w:szCs w:val="24"/>
        </w:rPr>
        <w:t>Z</w:t>
      </w:r>
      <w:r w:rsidR="001667F5">
        <w:rPr>
          <w:rFonts w:ascii="Times New Roman" w:hAnsi="Times New Roman" w:cs="Times New Roman"/>
          <w:sz w:val="24"/>
          <w:szCs w:val="24"/>
          <w:vertAlign w:val="subscript"/>
        </w:rPr>
        <w:t>M</w:t>
      </w:r>
      <w:r w:rsidR="001667F5" w:rsidRPr="0000493B">
        <w:rPr>
          <w:rFonts w:ascii="Times New Roman" w:hAnsi="Times New Roman" w:cs="Times New Roman"/>
          <w:sz w:val="24"/>
          <w:szCs w:val="24"/>
          <w:vertAlign w:val="subscript"/>
        </w:rPr>
        <w:t>L</w:t>
      </w:r>
      <w:r w:rsidR="001667F5">
        <w:rPr>
          <w:rFonts w:ascii="Times New Roman" w:hAnsi="Times New Roman" w:cs="Times New Roman"/>
          <w:sz w:val="24"/>
          <w:szCs w:val="24"/>
        </w:rPr>
        <w:t xml:space="preserve"> </w:t>
      </w:r>
      <w:r w:rsidR="00F313D1">
        <w:rPr>
          <w:rFonts w:ascii="Times New Roman" w:hAnsi="Times New Roman" w:cs="Times New Roman"/>
          <w:sz w:val="24"/>
          <w:szCs w:val="24"/>
        </w:rPr>
        <w:t>using the improved gradient method proposed here for the complete two-month campaign (May-Jun</w:t>
      </w:r>
      <w:r w:rsidR="000641A1">
        <w:rPr>
          <w:rFonts w:ascii="Times New Roman" w:hAnsi="Times New Roman" w:cs="Times New Roman"/>
          <w:sz w:val="24"/>
          <w:szCs w:val="24"/>
        </w:rPr>
        <w:t>e</w:t>
      </w:r>
      <w:r w:rsidR="00F313D1">
        <w:rPr>
          <w:rFonts w:ascii="Times New Roman" w:hAnsi="Times New Roman" w:cs="Times New Roman"/>
          <w:sz w:val="24"/>
          <w:szCs w:val="24"/>
        </w:rPr>
        <w:t xml:space="preserve"> 2016). Precipitation events are indicated by grey bars.</w:t>
      </w:r>
    </w:p>
    <w:p w14:paraId="4FE14B56" w14:textId="243A6D1A" w:rsidR="00FB7367" w:rsidRPr="00A25376" w:rsidRDefault="00FB7367" w:rsidP="00942EA0">
      <w:pPr>
        <w:widowControl/>
        <w:wordWrap/>
        <w:autoSpaceDE/>
        <w:autoSpaceDN/>
        <w:spacing w:line="480" w:lineRule="auto"/>
        <w:rPr>
          <w:rFonts w:ascii="Times New Roman" w:hAnsi="Times New Roman" w:cs="Times New Roman"/>
          <w:sz w:val="24"/>
          <w:szCs w:val="24"/>
        </w:rPr>
      </w:pPr>
      <w:r w:rsidRPr="00A25376">
        <w:rPr>
          <w:rFonts w:ascii="Times New Roman" w:hAnsi="Times New Roman" w:cs="Times New Roman"/>
          <w:sz w:val="24"/>
          <w:szCs w:val="24"/>
        </w:rPr>
        <w:br w:type="page"/>
      </w:r>
    </w:p>
    <w:p w14:paraId="286EBDBE" w14:textId="0DAAB2DA" w:rsidR="00481648" w:rsidRDefault="00C014A5">
      <w:pPr>
        <w:wordWrap/>
        <w:spacing w:after="1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D41EB8" wp14:editId="6B373AB5">
            <wp:extent cx="5725160" cy="6005195"/>
            <wp:effectExtent l="0" t="0" r="8890" b="0"/>
            <wp:docPr id="10" name="그림 10" descr="E:\연구실\연구\celiometer\181106_fig3.4.6\181106_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연구실\연구\celiometer\181106_fig3.4.6\181106_Fig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6005195"/>
                    </a:xfrm>
                    <a:prstGeom prst="rect">
                      <a:avLst/>
                    </a:prstGeom>
                    <a:noFill/>
                    <a:ln>
                      <a:noFill/>
                    </a:ln>
                  </pic:spPr>
                </pic:pic>
              </a:graphicData>
            </a:graphic>
          </wp:inline>
        </w:drawing>
      </w:r>
    </w:p>
    <w:p w14:paraId="74CB2EF8" w14:textId="460CE62D" w:rsidR="00451946" w:rsidRDefault="00942EA0" w:rsidP="00E000B5">
      <w:pPr>
        <w:spacing w:line="360" w:lineRule="auto"/>
        <w:ind w:left="799" w:hanging="799"/>
        <w:outlineLvl w:val="0"/>
        <w:rPr>
          <w:rFonts w:ascii="Times New Roman" w:hAnsi="Times New Roman" w:cs="Times New Roman"/>
          <w:sz w:val="24"/>
          <w:szCs w:val="24"/>
        </w:rPr>
      </w:pPr>
      <w:r w:rsidRPr="00A25376">
        <w:rPr>
          <w:rFonts w:ascii="Times New Roman" w:hAnsi="Times New Roman" w:cs="Times New Roman"/>
          <w:sz w:val="24"/>
          <w:szCs w:val="24"/>
        </w:rPr>
        <w:t xml:space="preserve">Figure </w:t>
      </w:r>
      <w:r w:rsidR="00F6446B">
        <w:rPr>
          <w:rFonts w:ascii="Times New Roman" w:hAnsi="Times New Roman" w:cs="Times New Roman"/>
          <w:sz w:val="24"/>
          <w:szCs w:val="24"/>
        </w:rPr>
        <w:t>4</w:t>
      </w:r>
      <w:r w:rsidRPr="00A25376">
        <w:rPr>
          <w:rFonts w:ascii="Times New Roman" w:hAnsi="Times New Roman" w:cs="Times New Roman"/>
          <w:sz w:val="24"/>
          <w:szCs w:val="24"/>
        </w:rPr>
        <w:t xml:space="preserve">: </w:t>
      </w:r>
      <w:r w:rsidR="00F6446B">
        <w:rPr>
          <w:rFonts w:ascii="Times New Roman" w:hAnsi="Times New Roman" w:cs="Times New Roman"/>
          <w:sz w:val="24"/>
          <w:szCs w:val="24"/>
        </w:rPr>
        <w:t xml:space="preserve">Box plots of the retrieved </w:t>
      </w:r>
      <w:r w:rsidR="001667F5" w:rsidRPr="003F01CF">
        <w:rPr>
          <w:rFonts w:ascii="Times New Roman" w:hAnsi="Times New Roman" w:cs="Times New Roman"/>
          <w:i/>
          <w:sz w:val="24"/>
          <w:szCs w:val="24"/>
        </w:rPr>
        <w:t>Z</w:t>
      </w:r>
      <w:r w:rsidR="001667F5">
        <w:rPr>
          <w:rFonts w:ascii="Times New Roman" w:hAnsi="Times New Roman" w:cs="Times New Roman"/>
          <w:sz w:val="24"/>
          <w:szCs w:val="24"/>
          <w:vertAlign w:val="subscript"/>
        </w:rPr>
        <w:t>M</w:t>
      </w:r>
      <w:r w:rsidR="001667F5" w:rsidRPr="0000493B">
        <w:rPr>
          <w:rFonts w:ascii="Times New Roman" w:hAnsi="Times New Roman" w:cs="Times New Roman"/>
          <w:sz w:val="24"/>
          <w:szCs w:val="24"/>
          <w:vertAlign w:val="subscript"/>
        </w:rPr>
        <w:t>L</w:t>
      </w:r>
      <w:r w:rsidR="001667F5">
        <w:rPr>
          <w:rFonts w:ascii="Times New Roman" w:hAnsi="Times New Roman" w:cs="Times New Roman"/>
          <w:sz w:val="24"/>
          <w:szCs w:val="24"/>
        </w:rPr>
        <w:t xml:space="preserve"> </w:t>
      </w:r>
      <w:r w:rsidR="00F6446B">
        <w:rPr>
          <w:rFonts w:ascii="Times New Roman" w:hAnsi="Times New Roman" w:cs="Times New Roman"/>
          <w:sz w:val="24"/>
          <w:szCs w:val="24"/>
        </w:rPr>
        <w:t>using the improved gradient method proposed</w:t>
      </w:r>
      <w:r w:rsidR="008B33F9">
        <w:rPr>
          <w:rFonts w:ascii="Times New Roman" w:hAnsi="Times New Roman" w:cs="Times New Roman"/>
          <w:sz w:val="24"/>
          <w:szCs w:val="24"/>
        </w:rPr>
        <w:t xml:space="preserve"> here</w:t>
      </w:r>
      <w:r w:rsidR="00E550D2">
        <w:rPr>
          <w:rFonts w:ascii="Times New Roman" w:hAnsi="Times New Roman" w:cs="Times New Roman"/>
          <w:sz w:val="24"/>
          <w:szCs w:val="24"/>
        </w:rPr>
        <w:t xml:space="preserve"> for each one of the</w:t>
      </w:r>
      <w:r w:rsidR="00F6446B">
        <w:rPr>
          <w:rFonts w:ascii="Times New Roman" w:hAnsi="Times New Roman" w:cs="Times New Roman"/>
          <w:sz w:val="24"/>
          <w:szCs w:val="24"/>
        </w:rPr>
        <w:t xml:space="preserve"> two months of the campaign carried on </w:t>
      </w:r>
      <w:r w:rsidR="00680F7E">
        <w:rPr>
          <w:rFonts w:ascii="Times New Roman" w:hAnsi="Times New Roman" w:cs="Times New Roman" w:hint="eastAsia"/>
          <w:sz w:val="24"/>
          <w:szCs w:val="24"/>
        </w:rPr>
        <w:t xml:space="preserve">May and June, </w:t>
      </w:r>
      <w:r w:rsidR="00F6446B">
        <w:rPr>
          <w:rFonts w:ascii="Times New Roman" w:hAnsi="Times New Roman" w:cs="Times New Roman"/>
          <w:sz w:val="24"/>
          <w:szCs w:val="24"/>
        </w:rPr>
        <w:t xml:space="preserve">2016. </w:t>
      </w:r>
      <w:r w:rsidR="008B33F9">
        <w:rPr>
          <w:rFonts w:ascii="Times New Roman" w:hAnsi="Times New Roman" w:cs="Times New Roman"/>
          <w:sz w:val="24"/>
          <w:szCs w:val="24"/>
        </w:rPr>
        <w:t>T</w:t>
      </w:r>
      <w:r w:rsidR="00F6446B">
        <w:rPr>
          <w:rFonts w:ascii="Times New Roman" w:hAnsi="Times New Roman" w:cs="Times New Roman"/>
          <w:sz w:val="24"/>
          <w:szCs w:val="24"/>
        </w:rPr>
        <w:t>he horizontal</w:t>
      </w:r>
      <w:r w:rsidR="00E550D2">
        <w:rPr>
          <w:rFonts w:ascii="Times New Roman" w:hAnsi="Times New Roman" w:cs="Times New Roman"/>
          <w:sz w:val="24"/>
          <w:szCs w:val="24"/>
        </w:rPr>
        <w:t xml:space="preserve"> line</w:t>
      </w:r>
      <w:r w:rsidR="008B33F9">
        <w:rPr>
          <w:rFonts w:ascii="Times New Roman" w:hAnsi="Times New Roman" w:cs="Times New Roman"/>
          <w:sz w:val="24"/>
          <w:szCs w:val="24"/>
        </w:rPr>
        <w:t>s</w:t>
      </w:r>
      <w:r w:rsidR="00E550D2">
        <w:rPr>
          <w:rFonts w:ascii="Times New Roman" w:hAnsi="Times New Roman" w:cs="Times New Roman"/>
          <w:sz w:val="24"/>
          <w:szCs w:val="24"/>
        </w:rPr>
        <w:t xml:space="preserve"> and black dot</w:t>
      </w:r>
      <w:r w:rsidR="00287923">
        <w:rPr>
          <w:rFonts w:ascii="Times New Roman" w:hAnsi="Times New Roman" w:cs="Times New Roman"/>
          <w:sz w:val="24"/>
          <w:szCs w:val="24"/>
        </w:rPr>
        <w:t>s</w:t>
      </w:r>
      <w:r w:rsidR="00E550D2">
        <w:rPr>
          <w:rFonts w:ascii="Times New Roman" w:hAnsi="Times New Roman" w:cs="Times New Roman"/>
          <w:sz w:val="24"/>
          <w:szCs w:val="24"/>
        </w:rPr>
        <w:t xml:space="preserve"> </w:t>
      </w:r>
      <w:r w:rsidR="008B33F9">
        <w:rPr>
          <w:rFonts w:ascii="Times New Roman" w:hAnsi="Times New Roman" w:cs="Times New Roman"/>
          <w:sz w:val="24"/>
          <w:szCs w:val="24"/>
        </w:rPr>
        <w:t>within each box</w:t>
      </w:r>
      <w:r w:rsidR="007C1E02">
        <w:rPr>
          <w:rFonts w:ascii="Times New Roman" w:hAnsi="Times New Roman" w:cs="Times New Roman"/>
          <w:sz w:val="24"/>
          <w:szCs w:val="24"/>
        </w:rPr>
        <w:t xml:space="preserve"> </w:t>
      </w:r>
      <w:r w:rsidR="00E550D2">
        <w:rPr>
          <w:rFonts w:ascii="Times New Roman" w:hAnsi="Times New Roman" w:cs="Times New Roman"/>
          <w:sz w:val="24"/>
          <w:szCs w:val="24"/>
        </w:rPr>
        <w:t>are median and mean hourly values, respectively. The</w:t>
      </w:r>
      <w:r w:rsidR="00F6446B">
        <w:rPr>
          <w:rFonts w:ascii="Times New Roman" w:hAnsi="Times New Roman" w:cs="Times New Roman"/>
          <w:sz w:val="24"/>
          <w:szCs w:val="24"/>
        </w:rPr>
        <w:t xml:space="preserve"> top and bottom </w:t>
      </w:r>
      <w:r w:rsidR="00E550D2">
        <w:rPr>
          <w:rFonts w:ascii="Times New Roman" w:hAnsi="Times New Roman" w:cs="Times New Roman"/>
          <w:sz w:val="24"/>
          <w:szCs w:val="24"/>
        </w:rPr>
        <w:t>of the boxes represent the 7</w:t>
      </w:r>
      <w:r w:rsidR="00F6446B">
        <w:rPr>
          <w:rFonts w:ascii="Times New Roman" w:hAnsi="Times New Roman" w:cs="Times New Roman"/>
          <w:sz w:val="24"/>
          <w:szCs w:val="24"/>
        </w:rPr>
        <w:t>5</w:t>
      </w:r>
      <w:r w:rsidR="00F6446B" w:rsidRPr="00F6446B">
        <w:rPr>
          <w:rFonts w:ascii="Times New Roman" w:hAnsi="Times New Roman" w:cs="Times New Roman"/>
          <w:sz w:val="24"/>
          <w:szCs w:val="24"/>
          <w:vertAlign w:val="superscript"/>
        </w:rPr>
        <w:t>th</w:t>
      </w:r>
      <w:r w:rsidR="00F6446B">
        <w:rPr>
          <w:rFonts w:ascii="Times New Roman" w:hAnsi="Times New Roman" w:cs="Times New Roman"/>
          <w:sz w:val="24"/>
          <w:szCs w:val="24"/>
        </w:rPr>
        <w:t xml:space="preserve"> and </w:t>
      </w:r>
      <w:r w:rsidR="00E550D2">
        <w:rPr>
          <w:rFonts w:ascii="Times New Roman" w:hAnsi="Times New Roman" w:cs="Times New Roman"/>
          <w:sz w:val="24"/>
          <w:szCs w:val="24"/>
        </w:rPr>
        <w:t>2</w:t>
      </w:r>
      <w:r w:rsidR="00F6446B">
        <w:rPr>
          <w:rFonts w:ascii="Times New Roman" w:hAnsi="Times New Roman" w:cs="Times New Roman"/>
          <w:sz w:val="24"/>
          <w:szCs w:val="24"/>
        </w:rPr>
        <w:t>5</w:t>
      </w:r>
      <w:r w:rsidR="00F6446B" w:rsidRPr="00F6446B">
        <w:rPr>
          <w:rFonts w:ascii="Times New Roman" w:hAnsi="Times New Roman" w:cs="Times New Roman"/>
          <w:sz w:val="24"/>
          <w:szCs w:val="24"/>
          <w:vertAlign w:val="superscript"/>
        </w:rPr>
        <w:t>th</w:t>
      </w:r>
      <w:r w:rsidR="00E550D2">
        <w:rPr>
          <w:rFonts w:ascii="Times New Roman" w:hAnsi="Times New Roman" w:cs="Times New Roman"/>
          <w:sz w:val="24"/>
          <w:szCs w:val="24"/>
        </w:rPr>
        <w:t xml:space="preserve"> percentiles</w:t>
      </w:r>
      <w:r w:rsidR="00F6446B">
        <w:rPr>
          <w:rFonts w:ascii="Times New Roman" w:hAnsi="Times New Roman" w:cs="Times New Roman"/>
          <w:sz w:val="24"/>
          <w:szCs w:val="24"/>
        </w:rPr>
        <w:t xml:space="preserve">, </w:t>
      </w:r>
      <w:r w:rsidR="00E550D2">
        <w:rPr>
          <w:rFonts w:ascii="Times New Roman" w:hAnsi="Times New Roman" w:cs="Times New Roman"/>
          <w:sz w:val="24"/>
          <w:szCs w:val="24"/>
        </w:rPr>
        <w:t xml:space="preserve">while the whiskers extend to the </w:t>
      </w:r>
      <w:ins w:id="231" w:author="만든 이" w:date="2018-11-29T10:48:00Z">
        <w:r w:rsidR="00E94541">
          <w:rPr>
            <w:rFonts w:ascii="Times New Roman" w:hAnsi="Times New Roman" w:cs="Times New Roman"/>
            <w:sz w:val="24"/>
            <w:szCs w:val="24"/>
          </w:rPr>
          <w:t>10</w:t>
        </w:r>
      </w:ins>
      <w:del w:id="232" w:author="만든 이" w:date="2018-11-29T10:48:00Z">
        <w:r w:rsidR="00E550D2" w:rsidDel="00E94541">
          <w:rPr>
            <w:rFonts w:ascii="Times New Roman" w:hAnsi="Times New Roman" w:cs="Times New Roman"/>
            <w:sz w:val="24"/>
            <w:szCs w:val="24"/>
          </w:rPr>
          <w:delText>5</w:delText>
        </w:r>
      </w:del>
      <w:r w:rsidR="00E550D2" w:rsidRPr="00E550D2">
        <w:rPr>
          <w:rFonts w:ascii="Times New Roman" w:hAnsi="Times New Roman" w:cs="Times New Roman"/>
          <w:sz w:val="24"/>
          <w:szCs w:val="24"/>
          <w:vertAlign w:val="superscript"/>
        </w:rPr>
        <w:t>th</w:t>
      </w:r>
      <w:r w:rsidR="00E550D2">
        <w:rPr>
          <w:rFonts w:ascii="Times New Roman" w:hAnsi="Times New Roman" w:cs="Times New Roman"/>
          <w:sz w:val="24"/>
          <w:szCs w:val="24"/>
        </w:rPr>
        <w:t xml:space="preserve"> and </w:t>
      </w:r>
      <w:ins w:id="233" w:author="만든 이" w:date="2018-11-29T10:48:00Z">
        <w:r w:rsidR="00E94541">
          <w:rPr>
            <w:rFonts w:ascii="Times New Roman" w:hAnsi="Times New Roman" w:cs="Times New Roman"/>
            <w:sz w:val="24"/>
            <w:szCs w:val="24"/>
          </w:rPr>
          <w:t>90</w:t>
        </w:r>
      </w:ins>
      <w:del w:id="234" w:author="만든 이" w:date="2018-11-29T10:48:00Z">
        <w:r w:rsidR="00E550D2" w:rsidDel="00E94541">
          <w:rPr>
            <w:rFonts w:ascii="Times New Roman" w:hAnsi="Times New Roman" w:cs="Times New Roman"/>
            <w:sz w:val="24"/>
            <w:szCs w:val="24"/>
          </w:rPr>
          <w:delText>95</w:delText>
        </w:r>
      </w:del>
      <w:r w:rsidR="00E550D2" w:rsidRPr="00E550D2">
        <w:rPr>
          <w:rFonts w:ascii="Times New Roman" w:hAnsi="Times New Roman" w:cs="Times New Roman"/>
          <w:sz w:val="24"/>
          <w:szCs w:val="24"/>
          <w:vertAlign w:val="superscript"/>
        </w:rPr>
        <w:t>th</w:t>
      </w:r>
      <w:r w:rsidR="00E550D2">
        <w:rPr>
          <w:rFonts w:ascii="Times New Roman" w:hAnsi="Times New Roman" w:cs="Times New Roman"/>
          <w:sz w:val="24"/>
          <w:szCs w:val="24"/>
        </w:rPr>
        <w:t xml:space="preserve"> percentiles, respectively.</w:t>
      </w:r>
    </w:p>
    <w:p w14:paraId="733BCA40" w14:textId="77777777" w:rsidR="00451946" w:rsidRDefault="00451946">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06DC78B4" w14:textId="3FDDA969" w:rsidR="00481648" w:rsidRDefault="00DC4E50" w:rsidP="00EF1C6F">
      <w:pPr>
        <w:spacing w:line="360" w:lineRule="auto"/>
        <w:rPr>
          <w:rFonts w:ascii="Times New Roman" w:hAnsi="Times New Roman" w:cs="Times New Roman"/>
          <w:sz w:val="24"/>
          <w:szCs w:val="24"/>
        </w:rPr>
      </w:pPr>
      <w:del w:id="235" w:author="만든 이" w:date="2018-11-29T12:31:00Z">
        <w:r w:rsidDel="007737F8">
          <w:rPr>
            <w:rFonts w:ascii="Times New Roman" w:hAnsi="Times New Roman" w:cs="Times New Roman"/>
            <w:noProof/>
            <w:sz w:val="24"/>
            <w:szCs w:val="24"/>
          </w:rPr>
          <w:lastRenderedPageBreak/>
          <w:drawing>
            <wp:inline distT="0" distB="0" distL="0" distR="0" wp14:anchorId="05286611" wp14:editId="5229DB1D">
              <wp:extent cx="5725160" cy="7608570"/>
              <wp:effectExtent l="0" t="0" r="8890" b="0"/>
              <wp:docPr id="4" name="그림 4" descr="E:\연구실\연구\celiometer\181121_fig5\181121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연구실\연구\celiometer\181121_fig5\181121_Fig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7608570"/>
                      </a:xfrm>
                      <a:prstGeom prst="rect">
                        <a:avLst/>
                      </a:prstGeom>
                      <a:noFill/>
                      <a:ln>
                        <a:noFill/>
                      </a:ln>
                    </pic:spPr>
                  </pic:pic>
                </a:graphicData>
              </a:graphic>
            </wp:inline>
          </w:drawing>
        </w:r>
      </w:del>
      <w:ins w:id="236" w:author="만든 이" w:date="2018-11-29T12:32:00Z">
        <w:r w:rsidR="007737F8">
          <w:rPr>
            <w:rFonts w:ascii="Times New Roman" w:hAnsi="Times New Roman" w:cs="Times New Roman"/>
            <w:noProof/>
            <w:sz w:val="24"/>
            <w:szCs w:val="24"/>
          </w:rPr>
          <w:drawing>
            <wp:inline distT="0" distB="0" distL="0" distR="0" wp14:anchorId="03E27843" wp14:editId="2273645B">
              <wp:extent cx="5720715" cy="7607935"/>
              <wp:effectExtent l="0" t="0" r="0" b="0"/>
              <wp:docPr id="2" name="그림 2" descr="E:\연구실\연구\celiometer\181129_fig5,6\181121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연구실\연구\celiometer\181129_fig5,6\181121_Fig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7607935"/>
                      </a:xfrm>
                      <a:prstGeom prst="rect">
                        <a:avLst/>
                      </a:prstGeom>
                      <a:noFill/>
                      <a:ln>
                        <a:noFill/>
                      </a:ln>
                    </pic:spPr>
                  </pic:pic>
                </a:graphicData>
              </a:graphic>
            </wp:inline>
          </w:drawing>
        </w:r>
      </w:ins>
    </w:p>
    <w:p w14:paraId="0F2AD106" w14:textId="7182901F" w:rsidR="00451946" w:rsidRDefault="00942EA0" w:rsidP="00E000B5">
      <w:pPr>
        <w:pStyle w:val="a4"/>
        <w:wordWrap/>
        <w:spacing w:after="200" w:line="360" w:lineRule="auto"/>
        <w:ind w:leftChars="0" w:left="799" w:hanging="799"/>
        <w:outlineLvl w:val="0"/>
        <w:rPr>
          <w:rFonts w:ascii="Times New Roman" w:hAnsi="Times New Roman" w:cs="Times New Roman"/>
          <w:sz w:val="24"/>
          <w:szCs w:val="24"/>
        </w:rPr>
      </w:pPr>
      <w:r w:rsidRPr="00A25376">
        <w:rPr>
          <w:rFonts w:ascii="Times New Roman" w:hAnsi="Times New Roman" w:cs="Times New Roman"/>
          <w:sz w:val="24"/>
          <w:szCs w:val="24"/>
        </w:rPr>
        <w:t xml:space="preserve">Figure </w:t>
      </w:r>
      <w:r w:rsidR="002725CC">
        <w:rPr>
          <w:rFonts w:ascii="Times New Roman" w:hAnsi="Times New Roman" w:cs="Times New Roman"/>
          <w:sz w:val="24"/>
          <w:szCs w:val="24"/>
        </w:rPr>
        <w:t>5</w:t>
      </w:r>
      <w:r w:rsidRPr="00A25376">
        <w:rPr>
          <w:rFonts w:ascii="Times New Roman" w:hAnsi="Times New Roman" w:cs="Times New Roman"/>
          <w:sz w:val="24"/>
          <w:szCs w:val="24"/>
        </w:rPr>
        <w:t xml:space="preserve">: </w:t>
      </w:r>
      <w:r w:rsidR="00DF082F">
        <w:rPr>
          <w:rFonts w:ascii="Times New Roman" w:hAnsi="Times New Roman" w:cs="Times New Roman"/>
          <w:sz w:val="24"/>
          <w:szCs w:val="24"/>
        </w:rPr>
        <w:t>D</w:t>
      </w:r>
      <w:r w:rsidR="002725CC">
        <w:rPr>
          <w:rFonts w:ascii="Times New Roman" w:hAnsi="Times New Roman" w:cs="Times New Roman"/>
          <w:sz w:val="24"/>
          <w:szCs w:val="24"/>
        </w:rPr>
        <w:t xml:space="preserve">iurnal patterns of ambient concentrations of </w:t>
      </w:r>
      <w:r w:rsidRPr="00A25376">
        <w:rPr>
          <w:rFonts w:ascii="Times New Roman" w:hAnsi="Times New Roman" w:cs="Times New Roman"/>
          <w:sz w:val="24"/>
          <w:szCs w:val="24"/>
        </w:rPr>
        <w:t>SO</w:t>
      </w:r>
      <w:r w:rsidRPr="00A25376">
        <w:rPr>
          <w:rFonts w:ascii="Times New Roman" w:hAnsi="Times New Roman" w:cs="Times New Roman"/>
          <w:sz w:val="24"/>
          <w:szCs w:val="24"/>
          <w:vertAlign w:val="subscript"/>
        </w:rPr>
        <w:t>2</w:t>
      </w:r>
      <w:r w:rsidRPr="00A25376">
        <w:rPr>
          <w:rFonts w:ascii="Times New Roman" w:hAnsi="Times New Roman" w:cs="Times New Roman"/>
          <w:sz w:val="24"/>
          <w:szCs w:val="24"/>
        </w:rPr>
        <w:t>, CO, NO</w:t>
      </w:r>
      <w:r w:rsidRPr="00A25376">
        <w:rPr>
          <w:rFonts w:ascii="Times New Roman" w:hAnsi="Times New Roman" w:cs="Times New Roman"/>
          <w:sz w:val="24"/>
          <w:szCs w:val="24"/>
          <w:vertAlign w:val="subscript"/>
        </w:rPr>
        <w:t>2</w:t>
      </w:r>
      <w:r w:rsidRPr="00A25376">
        <w:rPr>
          <w:rFonts w:ascii="Times New Roman" w:hAnsi="Times New Roman" w:cs="Times New Roman"/>
          <w:sz w:val="24"/>
          <w:szCs w:val="24"/>
        </w:rPr>
        <w:t>, O</w:t>
      </w:r>
      <w:r w:rsidRPr="00A25376">
        <w:rPr>
          <w:rFonts w:ascii="Times New Roman" w:hAnsi="Times New Roman" w:cs="Times New Roman"/>
          <w:sz w:val="24"/>
          <w:szCs w:val="24"/>
          <w:vertAlign w:val="subscript"/>
        </w:rPr>
        <w:t>3</w:t>
      </w:r>
      <w:r w:rsidRPr="00A25376">
        <w:rPr>
          <w:rFonts w:ascii="Times New Roman" w:hAnsi="Times New Roman" w:cs="Times New Roman"/>
          <w:sz w:val="24"/>
          <w:szCs w:val="24"/>
        </w:rPr>
        <w:t>, and PM</w:t>
      </w:r>
      <w:r w:rsidRPr="002725CC">
        <w:rPr>
          <w:rFonts w:ascii="Times New Roman" w:hAnsi="Times New Roman" w:cs="Times New Roman"/>
          <w:sz w:val="24"/>
          <w:szCs w:val="24"/>
          <w:vertAlign w:val="subscript"/>
        </w:rPr>
        <w:t>10</w:t>
      </w:r>
      <w:r w:rsidRPr="00A25376">
        <w:rPr>
          <w:rFonts w:ascii="Times New Roman" w:hAnsi="Times New Roman" w:cs="Times New Roman"/>
          <w:sz w:val="24"/>
          <w:szCs w:val="24"/>
        </w:rPr>
        <w:t xml:space="preserve"> </w:t>
      </w:r>
      <w:r w:rsidR="002725CC">
        <w:rPr>
          <w:rFonts w:ascii="Times New Roman" w:hAnsi="Times New Roman" w:cs="Times New Roman"/>
          <w:sz w:val="24"/>
          <w:szCs w:val="24"/>
        </w:rPr>
        <w:t xml:space="preserve">within the metropolitan area of Seoul </w:t>
      </w:r>
      <w:r w:rsidR="00164A4A">
        <w:rPr>
          <w:rFonts w:ascii="Times New Roman" w:hAnsi="Times New Roman" w:cs="Times New Roman"/>
          <w:sz w:val="24"/>
          <w:szCs w:val="24"/>
        </w:rPr>
        <w:t xml:space="preserve">(box plot) </w:t>
      </w:r>
      <w:r w:rsidR="002725CC">
        <w:rPr>
          <w:rFonts w:ascii="Times New Roman" w:hAnsi="Times New Roman" w:cs="Times New Roman"/>
          <w:sz w:val="24"/>
          <w:szCs w:val="24"/>
        </w:rPr>
        <w:t xml:space="preserve">and </w:t>
      </w:r>
      <w:r w:rsidRPr="00A25376">
        <w:rPr>
          <w:rFonts w:ascii="Times New Roman" w:hAnsi="Times New Roman" w:cs="Times New Roman"/>
          <w:sz w:val="24"/>
          <w:szCs w:val="24"/>
        </w:rPr>
        <w:t xml:space="preserve">at the </w:t>
      </w:r>
      <w:r w:rsidR="002725CC">
        <w:rPr>
          <w:rFonts w:ascii="Times New Roman" w:hAnsi="Times New Roman" w:cs="Times New Roman"/>
          <w:sz w:val="24"/>
          <w:szCs w:val="24"/>
        </w:rPr>
        <w:t>b</w:t>
      </w:r>
      <w:r w:rsidRPr="00A25376">
        <w:rPr>
          <w:rFonts w:ascii="Times New Roman" w:hAnsi="Times New Roman" w:cs="Times New Roman"/>
          <w:sz w:val="24"/>
          <w:szCs w:val="24"/>
        </w:rPr>
        <w:t>ackground</w:t>
      </w:r>
      <w:r w:rsidR="002725CC">
        <w:rPr>
          <w:rFonts w:ascii="Times New Roman" w:hAnsi="Times New Roman" w:cs="Times New Roman"/>
          <w:sz w:val="24"/>
          <w:szCs w:val="24"/>
        </w:rPr>
        <w:t xml:space="preserve"> monitoring station of </w:t>
      </w:r>
      <w:r w:rsidRPr="00A25376">
        <w:rPr>
          <w:rFonts w:ascii="Times New Roman" w:hAnsi="Times New Roman" w:cs="Times New Roman"/>
          <w:sz w:val="24"/>
          <w:szCs w:val="24"/>
        </w:rPr>
        <w:t xml:space="preserve">Baengnyeong </w:t>
      </w:r>
      <w:r w:rsidR="002725CC">
        <w:rPr>
          <w:rFonts w:ascii="Times New Roman" w:hAnsi="Times New Roman" w:cs="Times New Roman"/>
          <w:sz w:val="24"/>
          <w:szCs w:val="24"/>
        </w:rPr>
        <w:t>i</w:t>
      </w:r>
      <w:r w:rsidRPr="00A25376">
        <w:rPr>
          <w:rFonts w:ascii="Times New Roman" w:hAnsi="Times New Roman" w:cs="Times New Roman"/>
          <w:sz w:val="24"/>
          <w:szCs w:val="24"/>
        </w:rPr>
        <w:t>sland</w:t>
      </w:r>
      <w:r w:rsidR="005B05D5">
        <w:rPr>
          <w:rFonts w:ascii="Times New Roman" w:hAnsi="Times New Roman" w:cs="Times New Roman"/>
          <w:sz w:val="24"/>
          <w:szCs w:val="24"/>
        </w:rPr>
        <w:t xml:space="preserve"> </w:t>
      </w:r>
      <w:r w:rsidR="00164A4A">
        <w:rPr>
          <w:rFonts w:ascii="Times New Roman" w:hAnsi="Times New Roman" w:cs="Times New Roman"/>
          <w:sz w:val="24"/>
          <w:szCs w:val="24"/>
        </w:rPr>
        <w:t>(gray</w:t>
      </w:r>
      <w:r w:rsidR="000D6197">
        <w:rPr>
          <w:rFonts w:ascii="Times New Roman" w:hAnsi="Times New Roman" w:cs="Times New Roman"/>
          <w:sz w:val="24"/>
          <w:szCs w:val="24"/>
        </w:rPr>
        <w:t xml:space="preserve"> line</w:t>
      </w:r>
      <w:r w:rsidR="00164A4A">
        <w:rPr>
          <w:rFonts w:ascii="Times New Roman" w:hAnsi="Times New Roman" w:cs="Times New Roman"/>
          <w:sz w:val="24"/>
          <w:szCs w:val="24"/>
        </w:rPr>
        <w:t xml:space="preserve">) </w:t>
      </w:r>
      <w:r w:rsidRPr="00A25376">
        <w:rPr>
          <w:rFonts w:ascii="Times New Roman" w:hAnsi="Times New Roman" w:cs="Times New Roman"/>
          <w:sz w:val="24"/>
          <w:szCs w:val="24"/>
        </w:rPr>
        <w:t xml:space="preserve">during May </w:t>
      </w:r>
      <w:r w:rsidR="00BA2E17">
        <w:rPr>
          <w:rFonts w:ascii="Times New Roman" w:hAnsi="Times New Roman" w:cs="Times New Roman"/>
          <w:sz w:val="24"/>
          <w:szCs w:val="24"/>
        </w:rPr>
        <w:t xml:space="preserve">(left) </w:t>
      </w:r>
      <w:r w:rsidRPr="00A25376">
        <w:rPr>
          <w:rFonts w:ascii="Times New Roman" w:hAnsi="Times New Roman" w:cs="Times New Roman"/>
          <w:sz w:val="24"/>
          <w:szCs w:val="24"/>
        </w:rPr>
        <w:t>and Jun</w:t>
      </w:r>
      <w:r w:rsidR="00523B84">
        <w:rPr>
          <w:rFonts w:ascii="Times New Roman" w:hAnsi="Times New Roman" w:cs="Times New Roman"/>
          <w:sz w:val="24"/>
          <w:szCs w:val="24"/>
        </w:rPr>
        <w:t>e</w:t>
      </w:r>
      <w:r w:rsidR="00BA2E17">
        <w:rPr>
          <w:rFonts w:ascii="Times New Roman" w:hAnsi="Times New Roman" w:cs="Times New Roman"/>
          <w:sz w:val="24"/>
          <w:szCs w:val="24"/>
        </w:rPr>
        <w:t xml:space="preserve"> (right)</w:t>
      </w:r>
      <w:r w:rsidRPr="00A25376">
        <w:rPr>
          <w:rFonts w:ascii="Times New Roman" w:hAnsi="Times New Roman" w:cs="Times New Roman"/>
          <w:sz w:val="24"/>
          <w:szCs w:val="24"/>
        </w:rPr>
        <w:t xml:space="preserve"> 2016. </w:t>
      </w:r>
      <w:r w:rsidR="005B05D5">
        <w:rPr>
          <w:rFonts w:ascii="Times New Roman" w:hAnsi="Times New Roman" w:cs="Times New Roman"/>
          <w:sz w:val="24"/>
          <w:szCs w:val="24"/>
        </w:rPr>
        <w:t xml:space="preserve">Seoul’s </w:t>
      </w:r>
      <w:r w:rsidR="005B05D5">
        <w:rPr>
          <w:rFonts w:ascii="Times New Roman" w:hAnsi="Times New Roman" w:cs="Times New Roman"/>
          <w:sz w:val="24"/>
          <w:szCs w:val="24"/>
        </w:rPr>
        <w:lastRenderedPageBreak/>
        <w:t xml:space="preserve">concentrations include data from 38 stations across the city. </w:t>
      </w:r>
      <w:r w:rsidR="00DF082F">
        <w:rPr>
          <w:rFonts w:ascii="Times New Roman" w:hAnsi="Times New Roman" w:cs="Times New Roman"/>
          <w:sz w:val="24"/>
          <w:szCs w:val="24"/>
        </w:rPr>
        <w:t>Box pl</w:t>
      </w:r>
      <w:r w:rsidR="00F24458">
        <w:rPr>
          <w:rFonts w:ascii="Times New Roman" w:hAnsi="Times New Roman" w:cs="Times New Roman"/>
          <w:sz w:val="24"/>
          <w:szCs w:val="24"/>
        </w:rPr>
        <w:t>o</w:t>
      </w:r>
      <w:r w:rsidR="00DF082F">
        <w:rPr>
          <w:rFonts w:ascii="Times New Roman" w:hAnsi="Times New Roman" w:cs="Times New Roman"/>
          <w:sz w:val="24"/>
          <w:szCs w:val="24"/>
        </w:rPr>
        <w:t xml:space="preserve">t </w:t>
      </w:r>
      <w:r w:rsidR="00DF082F" w:rsidRPr="00C5680F">
        <w:rPr>
          <w:rFonts w:ascii="Times New Roman" w:hAnsi="Times New Roman" w:cs="Times New Roman"/>
          <w:noProof/>
          <w:sz w:val="24"/>
          <w:szCs w:val="24"/>
        </w:rPr>
        <w:t>indicate</w:t>
      </w:r>
      <w:r w:rsidR="00C5680F" w:rsidRPr="00B07C21">
        <w:rPr>
          <w:rFonts w:ascii="Times New Roman" w:hAnsi="Times New Roman" w:cs="Times New Roman"/>
          <w:noProof/>
          <w:sz w:val="24"/>
          <w:szCs w:val="24"/>
        </w:rPr>
        <w:t>s</w:t>
      </w:r>
      <w:r w:rsidR="00DF082F">
        <w:rPr>
          <w:rFonts w:ascii="Times New Roman" w:hAnsi="Times New Roman" w:cs="Times New Roman"/>
          <w:sz w:val="24"/>
          <w:szCs w:val="24"/>
        </w:rPr>
        <w:t xml:space="preserve"> </w:t>
      </w:r>
      <w:r w:rsidR="00F24458">
        <w:rPr>
          <w:rFonts w:ascii="Times New Roman" w:hAnsi="Times New Roman" w:cs="Times New Roman"/>
          <w:sz w:val="24"/>
          <w:szCs w:val="24"/>
        </w:rPr>
        <w:t>median, 25th, and 75</w:t>
      </w:r>
      <w:r w:rsidR="00F24458">
        <w:rPr>
          <w:rFonts w:ascii="Times New Roman" w:hAnsi="Times New Roman" w:cs="Times New Roman" w:hint="eastAsia"/>
          <w:sz w:val="24"/>
          <w:szCs w:val="24"/>
        </w:rPr>
        <w:t>th</w:t>
      </w:r>
      <w:r w:rsidR="00F24458">
        <w:rPr>
          <w:rFonts w:ascii="Times New Roman" w:hAnsi="Times New Roman" w:cs="Times New Roman"/>
          <w:sz w:val="24"/>
          <w:szCs w:val="24"/>
        </w:rPr>
        <w:t xml:space="preserve"> with box, 10th and 90th with whisker, 5th and 95th with </w:t>
      </w:r>
      <w:r w:rsidR="00C5680F" w:rsidRPr="00B07C21">
        <w:rPr>
          <w:rFonts w:ascii="Times New Roman" w:hAnsi="Times New Roman" w:cs="Times New Roman"/>
          <w:noProof/>
          <w:sz w:val="24"/>
          <w:szCs w:val="24"/>
        </w:rPr>
        <w:t xml:space="preserve">a </w:t>
      </w:r>
      <w:r w:rsidR="00F24458" w:rsidRPr="00C5680F">
        <w:rPr>
          <w:rFonts w:ascii="Times New Roman" w:hAnsi="Times New Roman" w:cs="Times New Roman"/>
          <w:noProof/>
          <w:sz w:val="24"/>
          <w:szCs w:val="24"/>
        </w:rPr>
        <w:t>circle</w:t>
      </w:r>
      <w:r w:rsidR="00F24458">
        <w:rPr>
          <w:rFonts w:ascii="Times New Roman" w:hAnsi="Times New Roman" w:cs="Times New Roman"/>
          <w:sz w:val="24"/>
          <w:szCs w:val="24"/>
        </w:rPr>
        <w:t xml:space="preserve">, and mean with </w:t>
      </w:r>
      <w:r w:rsidR="00C5680F" w:rsidRPr="004D0724">
        <w:rPr>
          <w:rFonts w:ascii="Times New Roman" w:hAnsi="Times New Roman" w:cs="Times New Roman"/>
          <w:noProof/>
          <w:sz w:val="24"/>
          <w:szCs w:val="24"/>
        </w:rPr>
        <w:t xml:space="preserve">a </w:t>
      </w:r>
      <w:r w:rsidR="00F24458" w:rsidRPr="004D0724">
        <w:rPr>
          <w:rFonts w:ascii="Times New Roman" w:hAnsi="Times New Roman" w:cs="Times New Roman"/>
          <w:noProof/>
          <w:sz w:val="24"/>
          <w:szCs w:val="24"/>
        </w:rPr>
        <w:t>triangle</w:t>
      </w:r>
      <w:r w:rsidR="00F24458">
        <w:rPr>
          <w:rFonts w:ascii="Times New Roman" w:hAnsi="Times New Roman" w:cs="Times New Roman"/>
          <w:sz w:val="24"/>
          <w:szCs w:val="24"/>
        </w:rPr>
        <w:t>.</w:t>
      </w:r>
    </w:p>
    <w:p w14:paraId="4F6ABFE3" w14:textId="77777777" w:rsidR="00451946" w:rsidRDefault="00451946">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26F92F76" w14:textId="44348296" w:rsidR="00481648" w:rsidRDefault="00C014A5" w:rsidP="00EF1C6F">
      <w:pPr>
        <w:spacing w:line="360" w:lineRule="auto"/>
        <w:rPr>
          <w:b/>
        </w:rPr>
      </w:pPr>
      <w:del w:id="237" w:author="만든 이" w:date="2018-11-29T12:32:00Z">
        <w:r w:rsidDel="007737F8">
          <w:rPr>
            <w:b/>
            <w:noProof/>
          </w:rPr>
          <w:lastRenderedPageBreak/>
          <w:drawing>
            <wp:inline distT="0" distB="0" distL="0" distR="0" wp14:anchorId="41A8F803" wp14:editId="0BF977F3">
              <wp:extent cx="5725160" cy="7908925"/>
              <wp:effectExtent l="0" t="0" r="8890" b="0"/>
              <wp:docPr id="11" name="그림 11" descr="E:\연구실\연구\celiometer\181106_fig3.4.6\181106_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연구실\연구\celiometer\181106_fig3.4.6\181106_Fig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7908925"/>
                      </a:xfrm>
                      <a:prstGeom prst="rect">
                        <a:avLst/>
                      </a:prstGeom>
                      <a:noFill/>
                      <a:ln>
                        <a:noFill/>
                      </a:ln>
                    </pic:spPr>
                  </pic:pic>
                </a:graphicData>
              </a:graphic>
            </wp:inline>
          </w:drawing>
        </w:r>
      </w:del>
      <w:ins w:id="238" w:author="만든 이" w:date="2018-11-29T12:32:00Z">
        <w:r w:rsidR="007737F8">
          <w:rPr>
            <w:b/>
            <w:noProof/>
          </w:rPr>
          <w:drawing>
            <wp:inline distT="0" distB="0" distL="0" distR="0" wp14:anchorId="0F0BE6F3" wp14:editId="525FE72D">
              <wp:extent cx="5727700" cy="7907655"/>
              <wp:effectExtent l="0" t="0" r="6350" b="0"/>
              <wp:docPr id="3" name="그림 3" descr="E:\연구실\연구\celiometer\181129_fig5,6\181106_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연구실\연구\celiometer\181129_fig5,6\181106_Fi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7907655"/>
                      </a:xfrm>
                      <a:prstGeom prst="rect">
                        <a:avLst/>
                      </a:prstGeom>
                      <a:noFill/>
                      <a:ln>
                        <a:noFill/>
                      </a:ln>
                    </pic:spPr>
                  </pic:pic>
                </a:graphicData>
              </a:graphic>
            </wp:inline>
          </w:drawing>
        </w:r>
      </w:ins>
      <w:bookmarkStart w:id="239" w:name="_GoBack"/>
      <w:bookmarkEnd w:id="239"/>
    </w:p>
    <w:p w14:paraId="4FF63227" w14:textId="31B3BF1C" w:rsidR="00451946" w:rsidRPr="00A363B6" w:rsidRDefault="00942EA0" w:rsidP="00E000B5">
      <w:pPr>
        <w:spacing w:line="360" w:lineRule="auto"/>
        <w:ind w:left="799" w:hanging="799"/>
        <w:outlineLvl w:val="0"/>
      </w:pPr>
      <w:r w:rsidRPr="00A25376">
        <w:rPr>
          <w:rFonts w:ascii="Times New Roman" w:hAnsi="Times New Roman" w:cs="Times New Roman"/>
          <w:sz w:val="24"/>
          <w:szCs w:val="24"/>
        </w:rPr>
        <w:t xml:space="preserve">Figure </w:t>
      </w:r>
      <w:r w:rsidR="00451946">
        <w:rPr>
          <w:rFonts w:ascii="Times New Roman" w:hAnsi="Times New Roman" w:cs="Times New Roman"/>
          <w:sz w:val="24"/>
          <w:szCs w:val="24"/>
        </w:rPr>
        <w:t>6</w:t>
      </w:r>
      <w:r w:rsidRPr="00A25376">
        <w:rPr>
          <w:rFonts w:ascii="Times New Roman" w:hAnsi="Times New Roman" w:cs="Times New Roman"/>
          <w:sz w:val="24"/>
          <w:szCs w:val="24"/>
        </w:rPr>
        <w:t xml:space="preserve">: </w:t>
      </w:r>
      <w:r w:rsidR="00523B84">
        <w:rPr>
          <w:rFonts w:ascii="Times New Roman" w:hAnsi="Times New Roman" w:cs="Times New Roman"/>
          <w:sz w:val="24"/>
          <w:szCs w:val="24"/>
        </w:rPr>
        <w:t xml:space="preserve">Inverse </w:t>
      </w:r>
      <w:r w:rsidR="00122C60">
        <w:rPr>
          <w:rFonts w:ascii="Times New Roman" w:hAnsi="Times New Roman" w:cs="Times New Roman"/>
          <w:sz w:val="24"/>
          <w:szCs w:val="24"/>
        </w:rPr>
        <w:t>regressions</w:t>
      </w:r>
      <w:r w:rsidR="00C3046E">
        <w:rPr>
          <w:rFonts w:ascii="Times New Roman" w:hAnsi="Times New Roman" w:cs="Times New Roman"/>
          <w:sz w:val="24"/>
          <w:szCs w:val="24"/>
        </w:rPr>
        <w:t xml:space="preserve"> of</w:t>
      </w:r>
      <w:r w:rsidR="00122C60">
        <w:rPr>
          <w:rFonts w:ascii="Times New Roman" w:hAnsi="Times New Roman" w:cs="Times New Roman"/>
          <w:sz w:val="24"/>
          <w:szCs w:val="24"/>
        </w:rPr>
        <w:t xml:space="preserve"> </w:t>
      </w:r>
      <w:r w:rsidR="00C3046E">
        <w:rPr>
          <w:rFonts w:ascii="Times New Roman" w:hAnsi="Times New Roman" w:cs="Times New Roman"/>
          <w:sz w:val="24"/>
          <w:szCs w:val="24"/>
        </w:rPr>
        <w:t xml:space="preserve">first order </w:t>
      </w:r>
      <w:r w:rsidR="00122C60">
        <w:rPr>
          <w:rFonts w:ascii="Times New Roman" w:hAnsi="Times New Roman" w:cs="Times New Roman"/>
          <w:sz w:val="24"/>
          <w:szCs w:val="24"/>
        </w:rPr>
        <w:t>between</w:t>
      </w:r>
      <w:r w:rsidR="00CF726F">
        <w:rPr>
          <w:rFonts w:ascii="Times New Roman" w:hAnsi="Times New Roman" w:cs="Times New Roman" w:hint="eastAsia"/>
          <w:sz w:val="24"/>
          <w:szCs w:val="24"/>
        </w:rPr>
        <w:t xml:space="preserve"> </w:t>
      </w:r>
      <w:r w:rsidR="00CF726F">
        <w:rPr>
          <w:rFonts w:ascii="Times New Roman" w:hAnsi="Times New Roman" w:cs="Times New Roman"/>
          <w:sz w:val="24"/>
          <w:szCs w:val="24"/>
        </w:rPr>
        <w:t xml:space="preserve">retrieved </w:t>
      </w:r>
      <w:r w:rsidR="001667F5" w:rsidRPr="003F01CF">
        <w:rPr>
          <w:rFonts w:ascii="Times New Roman" w:hAnsi="Times New Roman" w:cs="Times New Roman"/>
          <w:i/>
          <w:sz w:val="24"/>
          <w:szCs w:val="24"/>
        </w:rPr>
        <w:t>Z</w:t>
      </w:r>
      <w:r w:rsidR="001667F5">
        <w:rPr>
          <w:rFonts w:ascii="Times New Roman" w:hAnsi="Times New Roman" w:cs="Times New Roman"/>
          <w:sz w:val="24"/>
          <w:szCs w:val="24"/>
          <w:vertAlign w:val="subscript"/>
        </w:rPr>
        <w:t>M</w:t>
      </w:r>
      <w:r w:rsidR="001667F5" w:rsidRPr="0000493B">
        <w:rPr>
          <w:rFonts w:ascii="Times New Roman" w:hAnsi="Times New Roman" w:cs="Times New Roman"/>
          <w:sz w:val="24"/>
          <w:szCs w:val="24"/>
          <w:vertAlign w:val="subscript"/>
        </w:rPr>
        <w:t>L</w:t>
      </w:r>
      <w:r w:rsidR="001667F5">
        <w:rPr>
          <w:rFonts w:ascii="Times New Roman" w:hAnsi="Times New Roman" w:cs="Times New Roman"/>
          <w:sz w:val="24"/>
          <w:szCs w:val="24"/>
        </w:rPr>
        <w:t xml:space="preserve"> </w:t>
      </w:r>
      <w:r w:rsidR="00122C60">
        <w:rPr>
          <w:rFonts w:ascii="Times New Roman" w:hAnsi="Times New Roman" w:cs="Times New Roman"/>
          <w:sz w:val="24"/>
          <w:szCs w:val="24"/>
        </w:rPr>
        <w:t xml:space="preserve">and </w:t>
      </w:r>
      <w:r w:rsidR="00CF726F">
        <w:rPr>
          <w:rFonts w:ascii="Times New Roman" w:hAnsi="Times New Roman" w:cs="Times New Roman"/>
          <w:sz w:val="24"/>
          <w:szCs w:val="24"/>
        </w:rPr>
        <w:t>pollutants concentration</w:t>
      </w:r>
      <w:r w:rsidR="00CF726F">
        <w:rPr>
          <w:rFonts w:ascii="Times New Roman" w:hAnsi="Times New Roman" w:cs="Times New Roman" w:hint="eastAsia"/>
          <w:sz w:val="24"/>
          <w:szCs w:val="24"/>
        </w:rPr>
        <w:t xml:space="preserve"> </w:t>
      </w:r>
      <w:r w:rsidR="00122C60">
        <w:rPr>
          <w:rFonts w:ascii="Times New Roman" w:hAnsi="Times New Roman" w:cs="Times New Roman"/>
          <w:sz w:val="24"/>
          <w:szCs w:val="24"/>
        </w:rPr>
        <w:t xml:space="preserve">during </w:t>
      </w:r>
      <w:r w:rsidR="00C5680F" w:rsidRPr="00B07C21">
        <w:rPr>
          <w:rFonts w:ascii="Times New Roman" w:hAnsi="Times New Roman" w:cs="Times New Roman"/>
          <w:noProof/>
          <w:sz w:val="24"/>
          <w:szCs w:val="24"/>
        </w:rPr>
        <w:t xml:space="preserve">a </w:t>
      </w:r>
      <w:r w:rsidR="00122C60" w:rsidRPr="004D0724">
        <w:rPr>
          <w:rFonts w:ascii="Times New Roman" w:hAnsi="Times New Roman" w:cs="Times New Roman"/>
          <w:noProof/>
          <w:sz w:val="24"/>
          <w:szCs w:val="24"/>
        </w:rPr>
        <w:t>daytime</w:t>
      </w:r>
      <w:r w:rsidR="00122C60">
        <w:rPr>
          <w:rFonts w:ascii="Times New Roman" w:hAnsi="Times New Roman" w:cs="Times New Roman"/>
          <w:sz w:val="24"/>
          <w:szCs w:val="24"/>
        </w:rPr>
        <w:t xml:space="preserve"> </w:t>
      </w:r>
      <w:r w:rsidR="0030062B">
        <w:rPr>
          <w:rFonts w:ascii="Times New Roman" w:hAnsi="Times New Roman" w:cs="Times New Roman"/>
          <w:sz w:val="24"/>
          <w:szCs w:val="24"/>
        </w:rPr>
        <w:t xml:space="preserve">(09:00-18:00) </w:t>
      </w:r>
      <w:r w:rsidR="00024E6E">
        <w:rPr>
          <w:rFonts w:ascii="Times New Roman" w:hAnsi="Times New Roman" w:cs="Times New Roman"/>
          <w:sz w:val="24"/>
          <w:szCs w:val="24"/>
        </w:rPr>
        <w:t xml:space="preserve">showing the dilution effect </w:t>
      </w:r>
      <w:r w:rsidR="00122C60">
        <w:rPr>
          <w:rFonts w:ascii="Times New Roman" w:hAnsi="Times New Roman" w:cs="Times New Roman"/>
          <w:sz w:val="24"/>
          <w:szCs w:val="24"/>
        </w:rPr>
        <w:t xml:space="preserve">caused by the evolution of </w:t>
      </w:r>
      <w:r w:rsidR="00122C60">
        <w:rPr>
          <w:rFonts w:ascii="Times New Roman" w:hAnsi="Times New Roman" w:cs="Times New Roman"/>
          <w:sz w:val="24"/>
          <w:szCs w:val="24"/>
        </w:rPr>
        <w:lastRenderedPageBreak/>
        <w:t>the convective ML</w:t>
      </w:r>
      <w:r w:rsidR="00024E6E">
        <w:rPr>
          <w:rFonts w:ascii="Times New Roman" w:hAnsi="Times New Roman" w:cs="Times New Roman"/>
          <w:sz w:val="24"/>
          <w:szCs w:val="24"/>
        </w:rPr>
        <w:t xml:space="preserve">. </w:t>
      </w:r>
      <w:r w:rsidR="00FD6172">
        <w:rPr>
          <w:rFonts w:ascii="Times New Roman" w:hAnsi="Times New Roman" w:cs="Times New Roman"/>
          <w:sz w:val="24"/>
          <w:szCs w:val="24"/>
        </w:rPr>
        <w:t>Hourly d</w:t>
      </w:r>
      <w:r w:rsidR="00024E6E">
        <w:rPr>
          <w:rFonts w:ascii="Times New Roman" w:hAnsi="Times New Roman" w:cs="Times New Roman"/>
          <w:sz w:val="24"/>
          <w:szCs w:val="24"/>
        </w:rPr>
        <w:t>ata from May and Jun</w:t>
      </w:r>
      <w:r w:rsidR="00523B84">
        <w:rPr>
          <w:rFonts w:ascii="Times New Roman" w:hAnsi="Times New Roman" w:cs="Times New Roman"/>
          <w:sz w:val="24"/>
          <w:szCs w:val="24"/>
        </w:rPr>
        <w:t>e</w:t>
      </w:r>
      <w:r w:rsidR="00024E6E">
        <w:rPr>
          <w:rFonts w:ascii="Times New Roman" w:hAnsi="Times New Roman" w:cs="Times New Roman"/>
          <w:sz w:val="24"/>
          <w:szCs w:val="24"/>
        </w:rPr>
        <w:t xml:space="preserve"> 2016 are included. Periods affected by precipitation </w:t>
      </w:r>
      <w:del w:id="240" w:author="만든 이" w:date="2018-11-29T12:16:00Z">
        <w:r w:rsidR="00024E6E" w:rsidDel="007706BC">
          <w:rPr>
            <w:rFonts w:ascii="Times New Roman" w:hAnsi="Times New Roman" w:cs="Times New Roman"/>
            <w:sz w:val="24"/>
            <w:szCs w:val="24"/>
          </w:rPr>
          <w:delText>were</w:delText>
        </w:r>
      </w:del>
      <w:ins w:id="241" w:author="만든 이" w:date="2018-11-29T12:16:00Z">
        <w:r w:rsidR="007706BC">
          <w:rPr>
            <w:rFonts w:ascii="Times New Roman" w:hAnsi="Times New Roman" w:cs="Times New Roman"/>
            <w:sz w:val="24"/>
            <w:szCs w:val="24"/>
          </w:rPr>
          <w:t>are</w:t>
        </w:r>
      </w:ins>
      <w:r w:rsidR="00024E6E">
        <w:rPr>
          <w:rFonts w:ascii="Times New Roman" w:hAnsi="Times New Roman" w:cs="Times New Roman"/>
          <w:sz w:val="24"/>
          <w:szCs w:val="24"/>
        </w:rPr>
        <w:t xml:space="preserve"> not considered</w:t>
      </w:r>
      <w:r w:rsidR="00481648">
        <w:rPr>
          <w:rFonts w:ascii="Times New Roman" w:hAnsi="Times New Roman" w:cs="Times New Roman"/>
          <w:sz w:val="24"/>
          <w:szCs w:val="24"/>
        </w:rPr>
        <w:t xml:space="preserve"> and e</w:t>
      </w:r>
      <w:r w:rsidR="00481648" w:rsidRPr="00A25376">
        <w:rPr>
          <w:rFonts w:ascii="Times New Roman" w:hAnsi="Times New Roman" w:cs="Times New Roman"/>
          <w:sz w:val="24"/>
          <w:szCs w:val="24"/>
        </w:rPr>
        <w:t>rror bar</w:t>
      </w:r>
      <w:r w:rsidR="00CF726F">
        <w:rPr>
          <w:rFonts w:ascii="Times New Roman" w:hAnsi="Times New Roman" w:cs="Times New Roman" w:hint="eastAsia"/>
          <w:sz w:val="24"/>
          <w:szCs w:val="24"/>
        </w:rPr>
        <w:t>s</w:t>
      </w:r>
      <w:r w:rsidR="00481648" w:rsidRPr="00A25376">
        <w:rPr>
          <w:rFonts w:ascii="Times New Roman" w:hAnsi="Times New Roman" w:cs="Times New Roman"/>
          <w:sz w:val="24"/>
          <w:szCs w:val="24"/>
        </w:rPr>
        <w:t xml:space="preserve"> indicate</w:t>
      </w:r>
      <w:r w:rsidR="00481648">
        <w:rPr>
          <w:rFonts w:ascii="Times New Roman" w:hAnsi="Times New Roman" w:cs="Times New Roman"/>
          <w:sz w:val="24"/>
          <w:szCs w:val="24"/>
        </w:rPr>
        <w:t xml:space="preserve"> </w:t>
      </w:r>
      <w:r w:rsidR="006601B7">
        <w:rPr>
          <w:rFonts w:ascii="Times New Roman" w:hAnsi="Times New Roman" w:cs="Times New Roman"/>
          <w:sz w:val="24"/>
          <w:szCs w:val="24"/>
        </w:rPr>
        <w:t xml:space="preserve">their </w:t>
      </w:r>
      <w:r w:rsidR="00481648" w:rsidRPr="00A25376">
        <w:rPr>
          <w:rFonts w:ascii="Times New Roman" w:hAnsi="Times New Roman" w:cs="Times New Roman"/>
          <w:sz w:val="24"/>
          <w:szCs w:val="24"/>
        </w:rPr>
        <w:t>standard error</w:t>
      </w:r>
      <w:r w:rsidR="00CF726F">
        <w:rPr>
          <w:rFonts w:ascii="Times New Roman" w:hAnsi="Times New Roman" w:cs="Times New Roman" w:hint="eastAsia"/>
          <w:sz w:val="24"/>
          <w:szCs w:val="24"/>
        </w:rPr>
        <w:t>s</w:t>
      </w:r>
      <w:r w:rsidR="00C1049E">
        <w:rPr>
          <w:rFonts w:ascii="Times New Roman" w:hAnsi="Times New Roman" w:cs="Times New Roman"/>
          <w:sz w:val="24"/>
          <w:szCs w:val="24"/>
        </w:rPr>
        <w:t xml:space="preserve">. Each point is </w:t>
      </w:r>
      <w:ins w:id="242" w:author="만든 이" w:date="2018-11-29T10:51:00Z">
        <w:r w:rsidR="00E94541">
          <w:rPr>
            <w:rFonts w:ascii="Times New Roman" w:hAnsi="Times New Roman" w:cs="Times New Roman"/>
            <w:sz w:val="24"/>
            <w:szCs w:val="24"/>
          </w:rPr>
          <w:t xml:space="preserve">an </w:t>
        </w:r>
      </w:ins>
      <w:r w:rsidR="00C1049E">
        <w:rPr>
          <w:rFonts w:ascii="Times New Roman" w:hAnsi="Times New Roman" w:cs="Times New Roman"/>
          <w:sz w:val="24"/>
          <w:szCs w:val="24"/>
        </w:rPr>
        <w:t>ensemble of 20 points</w:t>
      </w:r>
      <w:r w:rsidR="00AE7DB2">
        <w:rPr>
          <w:rFonts w:ascii="Times New Roman" w:hAnsi="Times New Roman" w:cs="Times New Roman"/>
          <w:sz w:val="24"/>
          <w:szCs w:val="24"/>
        </w:rPr>
        <w:t xml:space="preserve"> (n=20)</w:t>
      </w:r>
      <w:r w:rsidR="00451946">
        <w:rPr>
          <w:rFonts w:hint="eastAsia"/>
        </w:rPr>
        <w:t>.</w:t>
      </w:r>
    </w:p>
    <w:sectPr w:rsidR="00451946" w:rsidRPr="00A363B6" w:rsidSect="00792652">
      <w:pgSz w:w="11906" w:h="16838"/>
      <w:pgMar w:top="1701" w:right="1440" w:bottom="1440" w:left="1440" w:header="851" w:footer="992" w:gutter="0"/>
      <w:lnNumType w:countBy="1" w:restart="continuou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70840" w14:textId="77777777" w:rsidR="00772A9E" w:rsidRDefault="00772A9E" w:rsidP="00C713FA">
      <w:pPr>
        <w:spacing w:after="0" w:line="240" w:lineRule="auto"/>
      </w:pPr>
      <w:r>
        <w:separator/>
      </w:r>
    </w:p>
  </w:endnote>
  <w:endnote w:type="continuationSeparator" w:id="0">
    <w:p w14:paraId="651E8C9C" w14:textId="77777777" w:rsidR="00772A9E" w:rsidRDefault="00772A9E" w:rsidP="00C713FA">
      <w:pPr>
        <w:spacing w:after="0" w:line="240" w:lineRule="auto"/>
      </w:pPr>
      <w:r>
        <w:continuationSeparator/>
      </w:r>
    </w:p>
  </w:endnote>
  <w:endnote w:type="continuationNotice" w:id="1">
    <w:p w14:paraId="42200484" w14:textId="77777777" w:rsidR="00772A9E" w:rsidRDefault="00772A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Lucida Grande">
    <w:altName w:val="Courier New"/>
    <w:charset w:val="00"/>
    <w:family w:val="auto"/>
    <w:pitch w:val="variable"/>
    <w:sig w:usb0="00000000" w:usb1="5000A1FF" w:usb2="00000000" w:usb3="00000000" w:csb0="000001BF" w:csb1="00000000"/>
  </w:font>
  <w:font w:name="NimbusRomNo9L-Regu">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MI1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돋움">
    <w:altName w:val="Dotu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5F1AC" w14:textId="77777777" w:rsidR="00772A9E" w:rsidRDefault="00772A9E" w:rsidP="00C713FA">
      <w:pPr>
        <w:spacing w:after="0" w:line="240" w:lineRule="auto"/>
      </w:pPr>
      <w:r>
        <w:separator/>
      </w:r>
    </w:p>
  </w:footnote>
  <w:footnote w:type="continuationSeparator" w:id="0">
    <w:p w14:paraId="76DBE244" w14:textId="77777777" w:rsidR="00772A9E" w:rsidRDefault="00772A9E" w:rsidP="00C713FA">
      <w:pPr>
        <w:spacing w:after="0" w:line="240" w:lineRule="auto"/>
      </w:pPr>
      <w:r>
        <w:continuationSeparator/>
      </w:r>
    </w:p>
  </w:footnote>
  <w:footnote w:type="continuationNotice" w:id="1">
    <w:p w14:paraId="28CD6861" w14:textId="77777777" w:rsidR="00772A9E" w:rsidRDefault="00772A9E">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D0A49"/>
    <w:multiLevelType w:val="multilevel"/>
    <w:tmpl w:val="4EFA2FFE"/>
    <w:lvl w:ilvl="0">
      <w:start w:val="1"/>
      <w:numFmt w:val="decimal"/>
      <w:lvlText w:val="%1."/>
      <w:lvlJc w:val="left"/>
      <w:pPr>
        <w:ind w:left="757" w:hanging="360"/>
      </w:pPr>
      <w:rPr>
        <w:rFonts w:hint="default"/>
      </w:rPr>
    </w:lvl>
    <w:lvl w:ilvl="1">
      <w:start w:val="3"/>
      <w:numFmt w:val="decimal"/>
      <w:isLgl/>
      <w:lvlText w:val="%1.%2."/>
      <w:lvlJc w:val="left"/>
      <w:pPr>
        <w:ind w:left="802" w:hanging="405"/>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2197" w:hanging="1800"/>
      </w:pPr>
      <w:rPr>
        <w:rFonts w:hint="default"/>
      </w:rPr>
    </w:lvl>
  </w:abstractNum>
  <w:abstractNum w:abstractNumId="1" w15:restartNumberingAfterBreak="0">
    <w:nsid w:val="176F2C73"/>
    <w:multiLevelType w:val="hybridMultilevel"/>
    <w:tmpl w:val="6374B8B6"/>
    <w:lvl w:ilvl="0" w:tplc="63D41C4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751079E"/>
    <w:multiLevelType w:val="hybridMultilevel"/>
    <w:tmpl w:val="80B05D4A"/>
    <w:lvl w:ilvl="0" w:tplc="2C7C020A">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C211AC7"/>
    <w:multiLevelType w:val="multilevel"/>
    <w:tmpl w:val="FC38984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616557"/>
    <w:multiLevelType w:val="multilevel"/>
    <w:tmpl w:val="2E42DEF0"/>
    <w:lvl w:ilvl="0">
      <w:start w:val="2"/>
      <w:numFmt w:val="decimal"/>
      <w:lvlText w:val="%1"/>
      <w:lvlJc w:val="left"/>
      <w:pPr>
        <w:ind w:left="360" w:hanging="360"/>
      </w:pPr>
      <w:rPr>
        <w:rFonts w:hint="default"/>
      </w:rPr>
    </w:lvl>
    <w:lvl w:ilvl="1">
      <w:start w:val="3"/>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5" w15:restartNumberingAfterBreak="0">
    <w:nsid w:val="6E5F0954"/>
    <w:multiLevelType w:val="hybridMultilevel"/>
    <w:tmpl w:val="AABC9BAA"/>
    <w:lvl w:ilvl="0" w:tplc="781C2FE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activeWritingStyle w:appName="MSWord" w:lang="es-MX" w:vendorID="64" w:dllVersion="0" w:nlCheck="1" w:checkStyle="0"/>
  <w:activeWritingStyle w:appName="MSWord" w:lang="en-SG" w:vendorID="64" w:dllVersion="0" w:nlCheck="1" w:checkStyle="0"/>
  <w:activeWritingStyle w:appName="MSWord" w:lang="en-SG" w:vendorID="64" w:dllVersion="6" w:nlCheck="1" w:checkStyle="0"/>
  <w:activeWritingStyle w:appName="MSWord" w:lang="es-MX"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ko-KR" w:vendorID="64" w:dllVersion="131077" w:nlCheck="1" w:checkStyle="1"/>
  <w:activeWritingStyle w:appName="MSWord" w:lang="en-SG" w:vendorID="64" w:dllVersion="131078" w:nlCheck="1" w:checkStyle="1"/>
  <w:trackRevision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KyNLIwMDI3MzAwMrJQ0lEKTi0uzszPAymwqAUAXppH1CwAAAA="/>
  </w:docVars>
  <w:rsids>
    <w:rsidRoot w:val="00FB7367"/>
    <w:rsid w:val="0000002D"/>
    <w:rsid w:val="000001FA"/>
    <w:rsid w:val="000002F6"/>
    <w:rsid w:val="00000951"/>
    <w:rsid w:val="00001206"/>
    <w:rsid w:val="00002264"/>
    <w:rsid w:val="000025EA"/>
    <w:rsid w:val="0000315A"/>
    <w:rsid w:val="0000493B"/>
    <w:rsid w:val="000078FE"/>
    <w:rsid w:val="0001037C"/>
    <w:rsid w:val="000108DA"/>
    <w:rsid w:val="00010C58"/>
    <w:rsid w:val="00010EC1"/>
    <w:rsid w:val="00011144"/>
    <w:rsid w:val="00011355"/>
    <w:rsid w:val="00011808"/>
    <w:rsid w:val="00012179"/>
    <w:rsid w:val="00013052"/>
    <w:rsid w:val="00013861"/>
    <w:rsid w:val="000159DD"/>
    <w:rsid w:val="0001639E"/>
    <w:rsid w:val="00016D2A"/>
    <w:rsid w:val="00021657"/>
    <w:rsid w:val="00021918"/>
    <w:rsid w:val="00021D4E"/>
    <w:rsid w:val="00023131"/>
    <w:rsid w:val="00023E3A"/>
    <w:rsid w:val="00024A0C"/>
    <w:rsid w:val="00024E6E"/>
    <w:rsid w:val="00026377"/>
    <w:rsid w:val="0002676E"/>
    <w:rsid w:val="000269AA"/>
    <w:rsid w:val="00026BE6"/>
    <w:rsid w:val="00026D4F"/>
    <w:rsid w:val="00027123"/>
    <w:rsid w:val="0003033D"/>
    <w:rsid w:val="000306DB"/>
    <w:rsid w:val="00030B49"/>
    <w:rsid w:val="0003197D"/>
    <w:rsid w:val="00033D69"/>
    <w:rsid w:val="00034243"/>
    <w:rsid w:val="000349FF"/>
    <w:rsid w:val="00034B22"/>
    <w:rsid w:val="000353A2"/>
    <w:rsid w:val="000359AA"/>
    <w:rsid w:val="0003643B"/>
    <w:rsid w:val="00036DC1"/>
    <w:rsid w:val="00040CBE"/>
    <w:rsid w:val="00041AB1"/>
    <w:rsid w:val="00042C3D"/>
    <w:rsid w:val="00043CA1"/>
    <w:rsid w:val="00044447"/>
    <w:rsid w:val="00044810"/>
    <w:rsid w:val="00045ADE"/>
    <w:rsid w:val="000468F3"/>
    <w:rsid w:val="00046B8B"/>
    <w:rsid w:val="0004723F"/>
    <w:rsid w:val="000474A6"/>
    <w:rsid w:val="00051EAC"/>
    <w:rsid w:val="00052847"/>
    <w:rsid w:val="00052E2F"/>
    <w:rsid w:val="00053A2D"/>
    <w:rsid w:val="00053A5E"/>
    <w:rsid w:val="000540C9"/>
    <w:rsid w:val="00056692"/>
    <w:rsid w:val="00057112"/>
    <w:rsid w:val="0005746A"/>
    <w:rsid w:val="000575F1"/>
    <w:rsid w:val="0006020A"/>
    <w:rsid w:val="000625F0"/>
    <w:rsid w:val="000641A1"/>
    <w:rsid w:val="00064FDC"/>
    <w:rsid w:val="00070C5D"/>
    <w:rsid w:val="0007280C"/>
    <w:rsid w:val="00081147"/>
    <w:rsid w:val="0008267F"/>
    <w:rsid w:val="000838F9"/>
    <w:rsid w:val="00083B98"/>
    <w:rsid w:val="000840DA"/>
    <w:rsid w:val="00086955"/>
    <w:rsid w:val="00086BBC"/>
    <w:rsid w:val="0009065C"/>
    <w:rsid w:val="000926D1"/>
    <w:rsid w:val="000928C3"/>
    <w:rsid w:val="00092BC8"/>
    <w:rsid w:val="00094114"/>
    <w:rsid w:val="00094B2D"/>
    <w:rsid w:val="00094E76"/>
    <w:rsid w:val="00095B93"/>
    <w:rsid w:val="00095EA9"/>
    <w:rsid w:val="0009773D"/>
    <w:rsid w:val="000A02CA"/>
    <w:rsid w:val="000A0B3F"/>
    <w:rsid w:val="000A10C4"/>
    <w:rsid w:val="000A1472"/>
    <w:rsid w:val="000A17B0"/>
    <w:rsid w:val="000A1930"/>
    <w:rsid w:val="000A38A7"/>
    <w:rsid w:val="000A6263"/>
    <w:rsid w:val="000A639C"/>
    <w:rsid w:val="000A72A2"/>
    <w:rsid w:val="000A7927"/>
    <w:rsid w:val="000B0CBC"/>
    <w:rsid w:val="000B1FE0"/>
    <w:rsid w:val="000B2C2E"/>
    <w:rsid w:val="000B46C5"/>
    <w:rsid w:val="000B4BE4"/>
    <w:rsid w:val="000B68D8"/>
    <w:rsid w:val="000B7063"/>
    <w:rsid w:val="000B79CC"/>
    <w:rsid w:val="000C0FFC"/>
    <w:rsid w:val="000C3D6D"/>
    <w:rsid w:val="000C3E09"/>
    <w:rsid w:val="000C43C4"/>
    <w:rsid w:val="000C5322"/>
    <w:rsid w:val="000C6229"/>
    <w:rsid w:val="000C7AD8"/>
    <w:rsid w:val="000C7F9A"/>
    <w:rsid w:val="000D0067"/>
    <w:rsid w:val="000D2000"/>
    <w:rsid w:val="000D34B1"/>
    <w:rsid w:val="000D391D"/>
    <w:rsid w:val="000D5644"/>
    <w:rsid w:val="000D56E6"/>
    <w:rsid w:val="000D6197"/>
    <w:rsid w:val="000D6CAE"/>
    <w:rsid w:val="000D7535"/>
    <w:rsid w:val="000E12A6"/>
    <w:rsid w:val="000E2580"/>
    <w:rsid w:val="000E330F"/>
    <w:rsid w:val="000E3C99"/>
    <w:rsid w:val="000E43FA"/>
    <w:rsid w:val="000E4C6E"/>
    <w:rsid w:val="000E6624"/>
    <w:rsid w:val="000E73A1"/>
    <w:rsid w:val="000E776F"/>
    <w:rsid w:val="000F02C1"/>
    <w:rsid w:val="000F1F12"/>
    <w:rsid w:val="000F31FB"/>
    <w:rsid w:val="000F39ED"/>
    <w:rsid w:val="000F4883"/>
    <w:rsid w:val="000F52B9"/>
    <w:rsid w:val="000F7A23"/>
    <w:rsid w:val="0010097C"/>
    <w:rsid w:val="00100992"/>
    <w:rsid w:val="001011B4"/>
    <w:rsid w:val="00102D42"/>
    <w:rsid w:val="00103AFC"/>
    <w:rsid w:val="0010456F"/>
    <w:rsid w:val="001056CD"/>
    <w:rsid w:val="0010692E"/>
    <w:rsid w:val="00106D02"/>
    <w:rsid w:val="00110BBE"/>
    <w:rsid w:val="00111D26"/>
    <w:rsid w:val="00111EA5"/>
    <w:rsid w:val="0011254E"/>
    <w:rsid w:val="00112DBD"/>
    <w:rsid w:val="0011422F"/>
    <w:rsid w:val="00115BD0"/>
    <w:rsid w:val="00117D64"/>
    <w:rsid w:val="00122064"/>
    <w:rsid w:val="00122636"/>
    <w:rsid w:val="00122C60"/>
    <w:rsid w:val="00122DFB"/>
    <w:rsid w:val="0012338E"/>
    <w:rsid w:val="001246D3"/>
    <w:rsid w:val="00124D16"/>
    <w:rsid w:val="001259B1"/>
    <w:rsid w:val="00125B64"/>
    <w:rsid w:val="00125EE5"/>
    <w:rsid w:val="00127D95"/>
    <w:rsid w:val="00131195"/>
    <w:rsid w:val="001321EA"/>
    <w:rsid w:val="0013296F"/>
    <w:rsid w:val="0013331C"/>
    <w:rsid w:val="00134121"/>
    <w:rsid w:val="00134C64"/>
    <w:rsid w:val="001357E7"/>
    <w:rsid w:val="00135F0B"/>
    <w:rsid w:val="0014045B"/>
    <w:rsid w:val="00141203"/>
    <w:rsid w:val="001429D9"/>
    <w:rsid w:val="00142E40"/>
    <w:rsid w:val="00143189"/>
    <w:rsid w:val="0014330E"/>
    <w:rsid w:val="001439FA"/>
    <w:rsid w:val="00144282"/>
    <w:rsid w:val="00144F13"/>
    <w:rsid w:val="0014542A"/>
    <w:rsid w:val="00146C2B"/>
    <w:rsid w:val="00146E73"/>
    <w:rsid w:val="00150CA1"/>
    <w:rsid w:val="001523DC"/>
    <w:rsid w:val="00161D4A"/>
    <w:rsid w:val="00162709"/>
    <w:rsid w:val="00162D6D"/>
    <w:rsid w:val="00163597"/>
    <w:rsid w:val="00164A4A"/>
    <w:rsid w:val="00164CC9"/>
    <w:rsid w:val="001655F9"/>
    <w:rsid w:val="001659DA"/>
    <w:rsid w:val="001667F5"/>
    <w:rsid w:val="001669A9"/>
    <w:rsid w:val="001670AD"/>
    <w:rsid w:val="001709A6"/>
    <w:rsid w:val="00171355"/>
    <w:rsid w:val="001719B3"/>
    <w:rsid w:val="0017216E"/>
    <w:rsid w:val="001731FC"/>
    <w:rsid w:val="00173C13"/>
    <w:rsid w:val="001746EF"/>
    <w:rsid w:val="00175907"/>
    <w:rsid w:val="00175E67"/>
    <w:rsid w:val="00175E98"/>
    <w:rsid w:val="00176CCA"/>
    <w:rsid w:val="00180394"/>
    <w:rsid w:val="001804C1"/>
    <w:rsid w:val="0018481A"/>
    <w:rsid w:val="001852DF"/>
    <w:rsid w:val="001853E4"/>
    <w:rsid w:val="00186398"/>
    <w:rsid w:val="00187034"/>
    <w:rsid w:val="00187EB9"/>
    <w:rsid w:val="001908AB"/>
    <w:rsid w:val="00190902"/>
    <w:rsid w:val="001923F2"/>
    <w:rsid w:val="001926B0"/>
    <w:rsid w:val="00193741"/>
    <w:rsid w:val="00193ACF"/>
    <w:rsid w:val="001957C9"/>
    <w:rsid w:val="00195ABF"/>
    <w:rsid w:val="00196272"/>
    <w:rsid w:val="001970C2"/>
    <w:rsid w:val="001A3995"/>
    <w:rsid w:val="001A3FD6"/>
    <w:rsid w:val="001A4FC9"/>
    <w:rsid w:val="001A51D9"/>
    <w:rsid w:val="001A65D8"/>
    <w:rsid w:val="001B19F7"/>
    <w:rsid w:val="001B1F23"/>
    <w:rsid w:val="001B22DE"/>
    <w:rsid w:val="001B34FF"/>
    <w:rsid w:val="001B5C90"/>
    <w:rsid w:val="001B6E91"/>
    <w:rsid w:val="001B6EF7"/>
    <w:rsid w:val="001B71B1"/>
    <w:rsid w:val="001B74FC"/>
    <w:rsid w:val="001C0C47"/>
    <w:rsid w:val="001C1CE9"/>
    <w:rsid w:val="001C1D67"/>
    <w:rsid w:val="001C375B"/>
    <w:rsid w:val="001C3D0D"/>
    <w:rsid w:val="001C5250"/>
    <w:rsid w:val="001C6B44"/>
    <w:rsid w:val="001C6CC1"/>
    <w:rsid w:val="001C6EDA"/>
    <w:rsid w:val="001C7D0A"/>
    <w:rsid w:val="001D1269"/>
    <w:rsid w:val="001D5BC1"/>
    <w:rsid w:val="001D5DA8"/>
    <w:rsid w:val="001D5E0E"/>
    <w:rsid w:val="001D7401"/>
    <w:rsid w:val="001D7F46"/>
    <w:rsid w:val="001E0066"/>
    <w:rsid w:val="001E0EF5"/>
    <w:rsid w:val="001E1CB8"/>
    <w:rsid w:val="001E1DCE"/>
    <w:rsid w:val="001F22AB"/>
    <w:rsid w:val="001F38D1"/>
    <w:rsid w:val="001F4519"/>
    <w:rsid w:val="001F59F5"/>
    <w:rsid w:val="001F643F"/>
    <w:rsid w:val="00200544"/>
    <w:rsid w:val="00200691"/>
    <w:rsid w:val="0020084B"/>
    <w:rsid w:val="00201709"/>
    <w:rsid w:val="002025C7"/>
    <w:rsid w:val="00202B1B"/>
    <w:rsid w:val="00202C35"/>
    <w:rsid w:val="0020402A"/>
    <w:rsid w:val="00204073"/>
    <w:rsid w:val="00210017"/>
    <w:rsid w:val="002103DC"/>
    <w:rsid w:val="002106E3"/>
    <w:rsid w:val="00210923"/>
    <w:rsid w:val="002123C9"/>
    <w:rsid w:val="00213159"/>
    <w:rsid w:val="002147B2"/>
    <w:rsid w:val="00217609"/>
    <w:rsid w:val="00217F8E"/>
    <w:rsid w:val="002208AF"/>
    <w:rsid w:val="00220CE4"/>
    <w:rsid w:val="00223CCD"/>
    <w:rsid w:val="002246BF"/>
    <w:rsid w:val="002260E2"/>
    <w:rsid w:val="0022610B"/>
    <w:rsid w:val="002262B9"/>
    <w:rsid w:val="00226F98"/>
    <w:rsid w:val="0023000D"/>
    <w:rsid w:val="0023083F"/>
    <w:rsid w:val="002328CC"/>
    <w:rsid w:val="00233FBD"/>
    <w:rsid w:val="002344EC"/>
    <w:rsid w:val="00235261"/>
    <w:rsid w:val="00236473"/>
    <w:rsid w:val="002444DF"/>
    <w:rsid w:val="002445F2"/>
    <w:rsid w:val="00244C53"/>
    <w:rsid w:val="0024571B"/>
    <w:rsid w:val="002468DE"/>
    <w:rsid w:val="0025071B"/>
    <w:rsid w:val="00250BD6"/>
    <w:rsid w:val="00250C0B"/>
    <w:rsid w:val="00251301"/>
    <w:rsid w:val="00251882"/>
    <w:rsid w:val="00251C34"/>
    <w:rsid w:val="00253954"/>
    <w:rsid w:val="002552E7"/>
    <w:rsid w:val="002575CA"/>
    <w:rsid w:val="00257779"/>
    <w:rsid w:val="00260150"/>
    <w:rsid w:val="002604F6"/>
    <w:rsid w:val="00263D32"/>
    <w:rsid w:val="002648E7"/>
    <w:rsid w:val="00266194"/>
    <w:rsid w:val="0026643D"/>
    <w:rsid w:val="00270611"/>
    <w:rsid w:val="00271BC7"/>
    <w:rsid w:val="002725CC"/>
    <w:rsid w:val="00272CCC"/>
    <w:rsid w:val="00273066"/>
    <w:rsid w:val="00273FC2"/>
    <w:rsid w:val="0027485C"/>
    <w:rsid w:val="00275502"/>
    <w:rsid w:val="002757FC"/>
    <w:rsid w:val="00275E20"/>
    <w:rsid w:val="00280427"/>
    <w:rsid w:val="00280D75"/>
    <w:rsid w:val="00281668"/>
    <w:rsid w:val="002818FC"/>
    <w:rsid w:val="00283A2B"/>
    <w:rsid w:val="002843B5"/>
    <w:rsid w:val="00284F40"/>
    <w:rsid w:val="0028569A"/>
    <w:rsid w:val="002873C0"/>
    <w:rsid w:val="002875F5"/>
    <w:rsid w:val="0028786A"/>
    <w:rsid w:val="00287923"/>
    <w:rsid w:val="0029009D"/>
    <w:rsid w:val="002904E6"/>
    <w:rsid w:val="0029360A"/>
    <w:rsid w:val="00296690"/>
    <w:rsid w:val="002A30DC"/>
    <w:rsid w:val="002A4CF8"/>
    <w:rsid w:val="002A5177"/>
    <w:rsid w:val="002A735B"/>
    <w:rsid w:val="002A75C3"/>
    <w:rsid w:val="002B2503"/>
    <w:rsid w:val="002B42BB"/>
    <w:rsid w:val="002B4DCB"/>
    <w:rsid w:val="002B5D5F"/>
    <w:rsid w:val="002B63BF"/>
    <w:rsid w:val="002B7D58"/>
    <w:rsid w:val="002C2074"/>
    <w:rsid w:val="002C2F11"/>
    <w:rsid w:val="002C3010"/>
    <w:rsid w:val="002C3379"/>
    <w:rsid w:val="002C3C3B"/>
    <w:rsid w:val="002C5086"/>
    <w:rsid w:val="002C793B"/>
    <w:rsid w:val="002D021D"/>
    <w:rsid w:val="002D0752"/>
    <w:rsid w:val="002D07EB"/>
    <w:rsid w:val="002D161B"/>
    <w:rsid w:val="002D28F5"/>
    <w:rsid w:val="002D2EC0"/>
    <w:rsid w:val="002D33F0"/>
    <w:rsid w:val="002D5411"/>
    <w:rsid w:val="002D54B8"/>
    <w:rsid w:val="002E15FF"/>
    <w:rsid w:val="002E4929"/>
    <w:rsid w:val="002E5563"/>
    <w:rsid w:val="002E5FB1"/>
    <w:rsid w:val="002E61C7"/>
    <w:rsid w:val="002F0960"/>
    <w:rsid w:val="002F1335"/>
    <w:rsid w:val="002F22C9"/>
    <w:rsid w:val="002F3473"/>
    <w:rsid w:val="002F54E2"/>
    <w:rsid w:val="002F5FC9"/>
    <w:rsid w:val="002F6B26"/>
    <w:rsid w:val="002F7601"/>
    <w:rsid w:val="0030062B"/>
    <w:rsid w:val="00300DE6"/>
    <w:rsid w:val="003013C1"/>
    <w:rsid w:val="003015C2"/>
    <w:rsid w:val="00301D05"/>
    <w:rsid w:val="0030412A"/>
    <w:rsid w:val="0031138D"/>
    <w:rsid w:val="00311A58"/>
    <w:rsid w:val="003121CE"/>
    <w:rsid w:val="00312744"/>
    <w:rsid w:val="003132A7"/>
    <w:rsid w:val="00313962"/>
    <w:rsid w:val="0031485B"/>
    <w:rsid w:val="00314C9D"/>
    <w:rsid w:val="00315D9E"/>
    <w:rsid w:val="00317346"/>
    <w:rsid w:val="00320768"/>
    <w:rsid w:val="00320DC1"/>
    <w:rsid w:val="003217D8"/>
    <w:rsid w:val="00321E67"/>
    <w:rsid w:val="003232F2"/>
    <w:rsid w:val="00323353"/>
    <w:rsid w:val="0032471E"/>
    <w:rsid w:val="00324755"/>
    <w:rsid w:val="00324842"/>
    <w:rsid w:val="00325C1E"/>
    <w:rsid w:val="003272BE"/>
    <w:rsid w:val="00327ED1"/>
    <w:rsid w:val="0033055D"/>
    <w:rsid w:val="00331D7A"/>
    <w:rsid w:val="003328BB"/>
    <w:rsid w:val="00332BF6"/>
    <w:rsid w:val="00332F89"/>
    <w:rsid w:val="00334656"/>
    <w:rsid w:val="00334659"/>
    <w:rsid w:val="00335643"/>
    <w:rsid w:val="003364DE"/>
    <w:rsid w:val="00336EA4"/>
    <w:rsid w:val="003405E6"/>
    <w:rsid w:val="00341456"/>
    <w:rsid w:val="00343CD3"/>
    <w:rsid w:val="00344818"/>
    <w:rsid w:val="00346A32"/>
    <w:rsid w:val="003472A6"/>
    <w:rsid w:val="0034798D"/>
    <w:rsid w:val="0035257A"/>
    <w:rsid w:val="00352AA2"/>
    <w:rsid w:val="00353712"/>
    <w:rsid w:val="00354D7F"/>
    <w:rsid w:val="00357F02"/>
    <w:rsid w:val="0036136E"/>
    <w:rsid w:val="00361A86"/>
    <w:rsid w:val="00363F10"/>
    <w:rsid w:val="00364AC5"/>
    <w:rsid w:val="003666A3"/>
    <w:rsid w:val="0036756D"/>
    <w:rsid w:val="003677F5"/>
    <w:rsid w:val="00374DB7"/>
    <w:rsid w:val="00376FAE"/>
    <w:rsid w:val="00377A5A"/>
    <w:rsid w:val="00377CF6"/>
    <w:rsid w:val="00380625"/>
    <w:rsid w:val="0038356C"/>
    <w:rsid w:val="00384540"/>
    <w:rsid w:val="00385896"/>
    <w:rsid w:val="003861FD"/>
    <w:rsid w:val="003865EB"/>
    <w:rsid w:val="00386885"/>
    <w:rsid w:val="00391264"/>
    <w:rsid w:val="0039213A"/>
    <w:rsid w:val="003937C9"/>
    <w:rsid w:val="00395416"/>
    <w:rsid w:val="00395B66"/>
    <w:rsid w:val="00395CEE"/>
    <w:rsid w:val="003A055D"/>
    <w:rsid w:val="003A0ABA"/>
    <w:rsid w:val="003A1004"/>
    <w:rsid w:val="003A10CE"/>
    <w:rsid w:val="003A16C0"/>
    <w:rsid w:val="003A32A0"/>
    <w:rsid w:val="003A3F83"/>
    <w:rsid w:val="003A4B2D"/>
    <w:rsid w:val="003B2A7B"/>
    <w:rsid w:val="003B3155"/>
    <w:rsid w:val="003B532F"/>
    <w:rsid w:val="003B59AD"/>
    <w:rsid w:val="003B5A8D"/>
    <w:rsid w:val="003B5F70"/>
    <w:rsid w:val="003B6443"/>
    <w:rsid w:val="003C1A6D"/>
    <w:rsid w:val="003C1BB2"/>
    <w:rsid w:val="003C29A5"/>
    <w:rsid w:val="003C4842"/>
    <w:rsid w:val="003C5C62"/>
    <w:rsid w:val="003C6988"/>
    <w:rsid w:val="003C6AC5"/>
    <w:rsid w:val="003C787E"/>
    <w:rsid w:val="003D1B8E"/>
    <w:rsid w:val="003D2471"/>
    <w:rsid w:val="003D55D8"/>
    <w:rsid w:val="003D7171"/>
    <w:rsid w:val="003D7244"/>
    <w:rsid w:val="003E00A8"/>
    <w:rsid w:val="003E039F"/>
    <w:rsid w:val="003E1183"/>
    <w:rsid w:val="003E1230"/>
    <w:rsid w:val="003E16D4"/>
    <w:rsid w:val="003E2022"/>
    <w:rsid w:val="003E2FC0"/>
    <w:rsid w:val="003E4E5E"/>
    <w:rsid w:val="003E568C"/>
    <w:rsid w:val="003E57B1"/>
    <w:rsid w:val="003E5E81"/>
    <w:rsid w:val="003E7145"/>
    <w:rsid w:val="003F01CF"/>
    <w:rsid w:val="003F0765"/>
    <w:rsid w:val="003F07EB"/>
    <w:rsid w:val="003F1D07"/>
    <w:rsid w:val="003F1DA9"/>
    <w:rsid w:val="003F20B3"/>
    <w:rsid w:val="003F2C0F"/>
    <w:rsid w:val="00400158"/>
    <w:rsid w:val="004003EA"/>
    <w:rsid w:val="00407863"/>
    <w:rsid w:val="00410943"/>
    <w:rsid w:val="00413306"/>
    <w:rsid w:val="00413327"/>
    <w:rsid w:val="004133F1"/>
    <w:rsid w:val="00413969"/>
    <w:rsid w:val="0041454A"/>
    <w:rsid w:val="0041475D"/>
    <w:rsid w:val="00414CC1"/>
    <w:rsid w:val="00415018"/>
    <w:rsid w:val="004153F8"/>
    <w:rsid w:val="00415542"/>
    <w:rsid w:val="004157A5"/>
    <w:rsid w:val="004162A9"/>
    <w:rsid w:val="00416E08"/>
    <w:rsid w:val="004174A9"/>
    <w:rsid w:val="00417DEB"/>
    <w:rsid w:val="00420684"/>
    <w:rsid w:val="00420A0F"/>
    <w:rsid w:val="004216D7"/>
    <w:rsid w:val="0042316A"/>
    <w:rsid w:val="00425124"/>
    <w:rsid w:val="00425545"/>
    <w:rsid w:val="00425BDC"/>
    <w:rsid w:val="00425FFC"/>
    <w:rsid w:val="00426C5E"/>
    <w:rsid w:val="00431D1D"/>
    <w:rsid w:val="00433646"/>
    <w:rsid w:val="00434A9B"/>
    <w:rsid w:val="00436583"/>
    <w:rsid w:val="004373DD"/>
    <w:rsid w:val="00437D55"/>
    <w:rsid w:val="00437D56"/>
    <w:rsid w:val="0044029F"/>
    <w:rsid w:val="004407F7"/>
    <w:rsid w:val="00440C10"/>
    <w:rsid w:val="00440FFD"/>
    <w:rsid w:val="00441253"/>
    <w:rsid w:val="0044238A"/>
    <w:rsid w:val="00444919"/>
    <w:rsid w:val="00445C8A"/>
    <w:rsid w:val="00446ABB"/>
    <w:rsid w:val="00451946"/>
    <w:rsid w:val="004520C8"/>
    <w:rsid w:val="00453263"/>
    <w:rsid w:val="00453475"/>
    <w:rsid w:val="00453C2D"/>
    <w:rsid w:val="00454BF1"/>
    <w:rsid w:val="00455195"/>
    <w:rsid w:val="004562C2"/>
    <w:rsid w:val="00456530"/>
    <w:rsid w:val="00457ED2"/>
    <w:rsid w:val="004607A3"/>
    <w:rsid w:val="00460A5E"/>
    <w:rsid w:val="00460E67"/>
    <w:rsid w:val="00461C39"/>
    <w:rsid w:val="0046243A"/>
    <w:rsid w:val="00462F9E"/>
    <w:rsid w:val="00464132"/>
    <w:rsid w:val="004648F5"/>
    <w:rsid w:val="004656B6"/>
    <w:rsid w:val="00465C0C"/>
    <w:rsid w:val="00465FCA"/>
    <w:rsid w:val="004702EC"/>
    <w:rsid w:val="004709E9"/>
    <w:rsid w:val="00471534"/>
    <w:rsid w:val="00471A76"/>
    <w:rsid w:val="00472374"/>
    <w:rsid w:val="0047674F"/>
    <w:rsid w:val="004772AF"/>
    <w:rsid w:val="00481380"/>
    <w:rsid w:val="004813FE"/>
    <w:rsid w:val="00481648"/>
    <w:rsid w:val="0048165C"/>
    <w:rsid w:val="00484868"/>
    <w:rsid w:val="00485AD4"/>
    <w:rsid w:val="00485EC2"/>
    <w:rsid w:val="00486271"/>
    <w:rsid w:val="0049158F"/>
    <w:rsid w:val="004921C0"/>
    <w:rsid w:val="00492D6A"/>
    <w:rsid w:val="00493F21"/>
    <w:rsid w:val="004942A7"/>
    <w:rsid w:val="00495791"/>
    <w:rsid w:val="00495854"/>
    <w:rsid w:val="00497053"/>
    <w:rsid w:val="00497233"/>
    <w:rsid w:val="004972C8"/>
    <w:rsid w:val="00497F72"/>
    <w:rsid w:val="004A0BC6"/>
    <w:rsid w:val="004A1FF0"/>
    <w:rsid w:val="004A27AB"/>
    <w:rsid w:val="004A2C2F"/>
    <w:rsid w:val="004A3278"/>
    <w:rsid w:val="004A6354"/>
    <w:rsid w:val="004A6651"/>
    <w:rsid w:val="004A6F5D"/>
    <w:rsid w:val="004A7329"/>
    <w:rsid w:val="004B157D"/>
    <w:rsid w:val="004B38B7"/>
    <w:rsid w:val="004B49B5"/>
    <w:rsid w:val="004B787F"/>
    <w:rsid w:val="004C0044"/>
    <w:rsid w:val="004C128C"/>
    <w:rsid w:val="004C3803"/>
    <w:rsid w:val="004C4787"/>
    <w:rsid w:val="004C79AC"/>
    <w:rsid w:val="004D0724"/>
    <w:rsid w:val="004D2232"/>
    <w:rsid w:val="004D5F6B"/>
    <w:rsid w:val="004D782B"/>
    <w:rsid w:val="004E1577"/>
    <w:rsid w:val="004E5682"/>
    <w:rsid w:val="004E62A5"/>
    <w:rsid w:val="004E7E57"/>
    <w:rsid w:val="004F1DD1"/>
    <w:rsid w:val="004F305B"/>
    <w:rsid w:val="004F7823"/>
    <w:rsid w:val="004F7EC0"/>
    <w:rsid w:val="004F7F09"/>
    <w:rsid w:val="0050003A"/>
    <w:rsid w:val="00502026"/>
    <w:rsid w:val="005029A3"/>
    <w:rsid w:val="00502EBC"/>
    <w:rsid w:val="00503C92"/>
    <w:rsid w:val="00504508"/>
    <w:rsid w:val="00507611"/>
    <w:rsid w:val="0051252D"/>
    <w:rsid w:val="00512BEF"/>
    <w:rsid w:val="00512D28"/>
    <w:rsid w:val="0051325E"/>
    <w:rsid w:val="00514199"/>
    <w:rsid w:val="00514C6C"/>
    <w:rsid w:val="005155BB"/>
    <w:rsid w:val="00516AEF"/>
    <w:rsid w:val="00517C4E"/>
    <w:rsid w:val="00520BE9"/>
    <w:rsid w:val="00523B84"/>
    <w:rsid w:val="00527464"/>
    <w:rsid w:val="005277F8"/>
    <w:rsid w:val="00527A78"/>
    <w:rsid w:val="00527A88"/>
    <w:rsid w:val="00530EE8"/>
    <w:rsid w:val="005338B2"/>
    <w:rsid w:val="00534BA2"/>
    <w:rsid w:val="00534CAB"/>
    <w:rsid w:val="00541903"/>
    <w:rsid w:val="00541926"/>
    <w:rsid w:val="00544D10"/>
    <w:rsid w:val="00545634"/>
    <w:rsid w:val="005456A8"/>
    <w:rsid w:val="00547788"/>
    <w:rsid w:val="00550860"/>
    <w:rsid w:val="005522D3"/>
    <w:rsid w:val="00552A64"/>
    <w:rsid w:val="00554562"/>
    <w:rsid w:val="005559CC"/>
    <w:rsid w:val="00556861"/>
    <w:rsid w:val="00560708"/>
    <w:rsid w:val="00561873"/>
    <w:rsid w:val="005628CD"/>
    <w:rsid w:val="00563396"/>
    <w:rsid w:val="00564EBF"/>
    <w:rsid w:val="00565172"/>
    <w:rsid w:val="0056528A"/>
    <w:rsid w:val="00565535"/>
    <w:rsid w:val="00566A28"/>
    <w:rsid w:val="00566C45"/>
    <w:rsid w:val="00566F92"/>
    <w:rsid w:val="00567623"/>
    <w:rsid w:val="00567B99"/>
    <w:rsid w:val="00567D04"/>
    <w:rsid w:val="005707E0"/>
    <w:rsid w:val="00571D61"/>
    <w:rsid w:val="00572EFE"/>
    <w:rsid w:val="005730E2"/>
    <w:rsid w:val="0057554C"/>
    <w:rsid w:val="005762CB"/>
    <w:rsid w:val="0057674C"/>
    <w:rsid w:val="00577FCC"/>
    <w:rsid w:val="0058114E"/>
    <w:rsid w:val="00581BD5"/>
    <w:rsid w:val="00582A36"/>
    <w:rsid w:val="00582D8F"/>
    <w:rsid w:val="00583C9A"/>
    <w:rsid w:val="00583DBA"/>
    <w:rsid w:val="005865D4"/>
    <w:rsid w:val="00586E28"/>
    <w:rsid w:val="00590333"/>
    <w:rsid w:val="00590FCC"/>
    <w:rsid w:val="0059196E"/>
    <w:rsid w:val="005919B1"/>
    <w:rsid w:val="00591AFD"/>
    <w:rsid w:val="00592BD9"/>
    <w:rsid w:val="00593467"/>
    <w:rsid w:val="00593488"/>
    <w:rsid w:val="005935F7"/>
    <w:rsid w:val="00593686"/>
    <w:rsid w:val="00597B28"/>
    <w:rsid w:val="005A178E"/>
    <w:rsid w:val="005A78DB"/>
    <w:rsid w:val="005B05D5"/>
    <w:rsid w:val="005B0B19"/>
    <w:rsid w:val="005B0CEC"/>
    <w:rsid w:val="005B0EB5"/>
    <w:rsid w:val="005B24D1"/>
    <w:rsid w:val="005B3E1F"/>
    <w:rsid w:val="005B43D1"/>
    <w:rsid w:val="005B4E19"/>
    <w:rsid w:val="005B6C1D"/>
    <w:rsid w:val="005C1FF3"/>
    <w:rsid w:val="005C4469"/>
    <w:rsid w:val="005C47F7"/>
    <w:rsid w:val="005D1A6F"/>
    <w:rsid w:val="005D1E2A"/>
    <w:rsid w:val="005D232A"/>
    <w:rsid w:val="005D271C"/>
    <w:rsid w:val="005D30A2"/>
    <w:rsid w:val="005D59F8"/>
    <w:rsid w:val="005D5C3B"/>
    <w:rsid w:val="005D6775"/>
    <w:rsid w:val="005D733B"/>
    <w:rsid w:val="005D7F7C"/>
    <w:rsid w:val="005E2BBB"/>
    <w:rsid w:val="005E2FD8"/>
    <w:rsid w:val="005E50CE"/>
    <w:rsid w:val="005E5A45"/>
    <w:rsid w:val="005F1F92"/>
    <w:rsid w:val="005F2272"/>
    <w:rsid w:val="005F3B6F"/>
    <w:rsid w:val="005F455B"/>
    <w:rsid w:val="005F5FBD"/>
    <w:rsid w:val="005F6215"/>
    <w:rsid w:val="005F75EC"/>
    <w:rsid w:val="00600CD5"/>
    <w:rsid w:val="00600CE7"/>
    <w:rsid w:val="00602380"/>
    <w:rsid w:val="00602DDD"/>
    <w:rsid w:val="00602EB7"/>
    <w:rsid w:val="00605BF8"/>
    <w:rsid w:val="00606894"/>
    <w:rsid w:val="006078D8"/>
    <w:rsid w:val="0061219E"/>
    <w:rsid w:val="00612881"/>
    <w:rsid w:val="00612B39"/>
    <w:rsid w:val="006147BC"/>
    <w:rsid w:val="00614FA5"/>
    <w:rsid w:val="00615B9E"/>
    <w:rsid w:val="006177E7"/>
    <w:rsid w:val="00617B37"/>
    <w:rsid w:val="00617D92"/>
    <w:rsid w:val="006208D3"/>
    <w:rsid w:val="006215C6"/>
    <w:rsid w:val="00621BC5"/>
    <w:rsid w:val="00621D08"/>
    <w:rsid w:val="00621F1D"/>
    <w:rsid w:val="00622E7C"/>
    <w:rsid w:val="00624211"/>
    <w:rsid w:val="006250AB"/>
    <w:rsid w:val="00625C09"/>
    <w:rsid w:val="006263C8"/>
    <w:rsid w:val="0062661E"/>
    <w:rsid w:val="0062673D"/>
    <w:rsid w:val="00627569"/>
    <w:rsid w:val="00627BEA"/>
    <w:rsid w:val="006305D8"/>
    <w:rsid w:val="0063150A"/>
    <w:rsid w:val="006345F5"/>
    <w:rsid w:val="00636C70"/>
    <w:rsid w:val="00637ED8"/>
    <w:rsid w:val="0064040D"/>
    <w:rsid w:val="006423A7"/>
    <w:rsid w:val="00642F18"/>
    <w:rsid w:val="00643208"/>
    <w:rsid w:val="006451E0"/>
    <w:rsid w:val="0064591C"/>
    <w:rsid w:val="0065384E"/>
    <w:rsid w:val="00653A23"/>
    <w:rsid w:val="00653D57"/>
    <w:rsid w:val="00654CEE"/>
    <w:rsid w:val="006563A2"/>
    <w:rsid w:val="00660075"/>
    <w:rsid w:val="006601B7"/>
    <w:rsid w:val="00660F04"/>
    <w:rsid w:val="0066470B"/>
    <w:rsid w:val="00665DA0"/>
    <w:rsid w:val="00667735"/>
    <w:rsid w:val="00667796"/>
    <w:rsid w:val="00670058"/>
    <w:rsid w:val="00670EF4"/>
    <w:rsid w:val="00671601"/>
    <w:rsid w:val="00671CF2"/>
    <w:rsid w:val="006731A8"/>
    <w:rsid w:val="006732FF"/>
    <w:rsid w:val="00674124"/>
    <w:rsid w:val="00674263"/>
    <w:rsid w:val="00674C2B"/>
    <w:rsid w:val="00676F31"/>
    <w:rsid w:val="00676F93"/>
    <w:rsid w:val="006777E1"/>
    <w:rsid w:val="0068033B"/>
    <w:rsid w:val="00680F7E"/>
    <w:rsid w:val="006825BD"/>
    <w:rsid w:val="00682A35"/>
    <w:rsid w:val="00682ADF"/>
    <w:rsid w:val="00682DB3"/>
    <w:rsid w:val="006835A8"/>
    <w:rsid w:val="00683B69"/>
    <w:rsid w:val="006846D7"/>
    <w:rsid w:val="006872E3"/>
    <w:rsid w:val="0069042E"/>
    <w:rsid w:val="00690A32"/>
    <w:rsid w:val="006953ED"/>
    <w:rsid w:val="006958D7"/>
    <w:rsid w:val="006A1D41"/>
    <w:rsid w:val="006A5A86"/>
    <w:rsid w:val="006A5DF2"/>
    <w:rsid w:val="006B0A92"/>
    <w:rsid w:val="006B277C"/>
    <w:rsid w:val="006B45AD"/>
    <w:rsid w:val="006B522F"/>
    <w:rsid w:val="006B5470"/>
    <w:rsid w:val="006B64B5"/>
    <w:rsid w:val="006B791E"/>
    <w:rsid w:val="006C0DBC"/>
    <w:rsid w:val="006C2A85"/>
    <w:rsid w:val="006C2A8D"/>
    <w:rsid w:val="006C2D86"/>
    <w:rsid w:val="006C32F4"/>
    <w:rsid w:val="006C43D1"/>
    <w:rsid w:val="006C5D57"/>
    <w:rsid w:val="006C68EB"/>
    <w:rsid w:val="006C7507"/>
    <w:rsid w:val="006D0068"/>
    <w:rsid w:val="006D0D29"/>
    <w:rsid w:val="006D2F84"/>
    <w:rsid w:val="006D3291"/>
    <w:rsid w:val="006D3CBC"/>
    <w:rsid w:val="006D3F20"/>
    <w:rsid w:val="006D3FD9"/>
    <w:rsid w:val="006D62FC"/>
    <w:rsid w:val="006D74F0"/>
    <w:rsid w:val="006E19D5"/>
    <w:rsid w:val="006E3B98"/>
    <w:rsid w:val="006E4470"/>
    <w:rsid w:val="006E689D"/>
    <w:rsid w:val="006E6D06"/>
    <w:rsid w:val="006F027D"/>
    <w:rsid w:val="006F182B"/>
    <w:rsid w:val="006F1A60"/>
    <w:rsid w:val="006F1EC8"/>
    <w:rsid w:val="006F208E"/>
    <w:rsid w:val="006F38D2"/>
    <w:rsid w:val="006F57A5"/>
    <w:rsid w:val="006F5ADA"/>
    <w:rsid w:val="006F6AA1"/>
    <w:rsid w:val="0070166A"/>
    <w:rsid w:val="007022D0"/>
    <w:rsid w:val="00705149"/>
    <w:rsid w:val="007129C2"/>
    <w:rsid w:val="00712C04"/>
    <w:rsid w:val="00712F8C"/>
    <w:rsid w:val="00713AF3"/>
    <w:rsid w:val="00715530"/>
    <w:rsid w:val="0071565C"/>
    <w:rsid w:val="00717ED1"/>
    <w:rsid w:val="00720668"/>
    <w:rsid w:val="00727A4F"/>
    <w:rsid w:val="007300A4"/>
    <w:rsid w:val="00730465"/>
    <w:rsid w:val="007305D8"/>
    <w:rsid w:val="00730F55"/>
    <w:rsid w:val="0073152C"/>
    <w:rsid w:val="007319E4"/>
    <w:rsid w:val="007320E1"/>
    <w:rsid w:val="0073246F"/>
    <w:rsid w:val="00732693"/>
    <w:rsid w:val="00732E2E"/>
    <w:rsid w:val="00733C1F"/>
    <w:rsid w:val="007340C4"/>
    <w:rsid w:val="00734F32"/>
    <w:rsid w:val="00737E6E"/>
    <w:rsid w:val="00740CF2"/>
    <w:rsid w:val="00741190"/>
    <w:rsid w:val="00741ACD"/>
    <w:rsid w:val="007421E3"/>
    <w:rsid w:val="007438EE"/>
    <w:rsid w:val="00744366"/>
    <w:rsid w:val="0074487B"/>
    <w:rsid w:val="00744A05"/>
    <w:rsid w:val="007453D4"/>
    <w:rsid w:val="00746C66"/>
    <w:rsid w:val="007471E7"/>
    <w:rsid w:val="007479F1"/>
    <w:rsid w:val="00747CE4"/>
    <w:rsid w:val="00751724"/>
    <w:rsid w:val="0075241B"/>
    <w:rsid w:val="007524FC"/>
    <w:rsid w:val="0075288F"/>
    <w:rsid w:val="0075448D"/>
    <w:rsid w:val="007547B9"/>
    <w:rsid w:val="0075494B"/>
    <w:rsid w:val="00754CDC"/>
    <w:rsid w:val="00755191"/>
    <w:rsid w:val="007560DB"/>
    <w:rsid w:val="00757771"/>
    <w:rsid w:val="0076027A"/>
    <w:rsid w:val="00760BCC"/>
    <w:rsid w:val="00760ED5"/>
    <w:rsid w:val="007624FA"/>
    <w:rsid w:val="00762609"/>
    <w:rsid w:val="00763504"/>
    <w:rsid w:val="007649BE"/>
    <w:rsid w:val="0076617B"/>
    <w:rsid w:val="00766F42"/>
    <w:rsid w:val="00767011"/>
    <w:rsid w:val="007706BC"/>
    <w:rsid w:val="00771495"/>
    <w:rsid w:val="00771EFA"/>
    <w:rsid w:val="00772A9E"/>
    <w:rsid w:val="007737F8"/>
    <w:rsid w:val="007739CC"/>
    <w:rsid w:val="00774D16"/>
    <w:rsid w:val="007753E8"/>
    <w:rsid w:val="00775F22"/>
    <w:rsid w:val="00775FCC"/>
    <w:rsid w:val="00776BC0"/>
    <w:rsid w:val="00776E4C"/>
    <w:rsid w:val="007777C8"/>
    <w:rsid w:val="00785D85"/>
    <w:rsid w:val="007878F2"/>
    <w:rsid w:val="00792652"/>
    <w:rsid w:val="00793367"/>
    <w:rsid w:val="007953C1"/>
    <w:rsid w:val="00795AF5"/>
    <w:rsid w:val="00795EA3"/>
    <w:rsid w:val="00795F0F"/>
    <w:rsid w:val="0079621D"/>
    <w:rsid w:val="007A24A5"/>
    <w:rsid w:val="007A2F54"/>
    <w:rsid w:val="007A47F8"/>
    <w:rsid w:val="007A4A02"/>
    <w:rsid w:val="007A7DB8"/>
    <w:rsid w:val="007B0FAA"/>
    <w:rsid w:val="007B231A"/>
    <w:rsid w:val="007B263C"/>
    <w:rsid w:val="007B2B99"/>
    <w:rsid w:val="007B3F97"/>
    <w:rsid w:val="007B446E"/>
    <w:rsid w:val="007B47D1"/>
    <w:rsid w:val="007B75DE"/>
    <w:rsid w:val="007B7C33"/>
    <w:rsid w:val="007B7EA6"/>
    <w:rsid w:val="007C1455"/>
    <w:rsid w:val="007C15F0"/>
    <w:rsid w:val="007C1BE6"/>
    <w:rsid w:val="007C1E02"/>
    <w:rsid w:val="007C284D"/>
    <w:rsid w:val="007C348E"/>
    <w:rsid w:val="007C3CB3"/>
    <w:rsid w:val="007C5389"/>
    <w:rsid w:val="007C604A"/>
    <w:rsid w:val="007C6FA6"/>
    <w:rsid w:val="007C713B"/>
    <w:rsid w:val="007D0836"/>
    <w:rsid w:val="007D228E"/>
    <w:rsid w:val="007D57C0"/>
    <w:rsid w:val="007D6614"/>
    <w:rsid w:val="007D7EB0"/>
    <w:rsid w:val="007E11AD"/>
    <w:rsid w:val="007E1D2E"/>
    <w:rsid w:val="007E3303"/>
    <w:rsid w:val="007E51AD"/>
    <w:rsid w:val="007E6283"/>
    <w:rsid w:val="007E63DD"/>
    <w:rsid w:val="007E6A95"/>
    <w:rsid w:val="007E6BC8"/>
    <w:rsid w:val="007E6FD1"/>
    <w:rsid w:val="007F0AF2"/>
    <w:rsid w:val="007F119D"/>
    <w:rsid w:val="007F1EE3"/>
    <w:rsid w:val="007F239C"/>
    <w:rsid w:val="007F3633"/>
    <w:rsid w:val="007F3B07"/>
    <w:rsid w:val="007F5354"/>
    <w:rsid w:val="007F5FD9"/>
    <w:rsid w:val="007F7B20"/>
    <w:rsid w:val="007F7F4D"/>
    <w:rsid w:val="00800909"/>
    <w:rsid w:val="00802131"/>
    <w:rsid w:val="00802DA2"/>
    <w:rsid w:val="00803D45"/>
    <w:rsid w:val="008040D2"/>
    <w:rsid w:val="008072CD"/>
    <w:rsid w:val="00811B95"/>
    <w:rsid w:val="00812EC1"/>
    <w:rsid w:val="00813FA4"/>
    <w:rsid w:val="00815C96"/>
    <w:rsid w:val="0081663F"/>
    <w:rsid w:val="00816747"/>
    <w:rsid w:val="00816CE1"/>
    <w:rsid w:val="00817246"/>
    <w:rsid w:val="00817D34"/>
    <w:rsid w:val="00820861"/>
    <w:rsid w:val="00820F15"/>
    <w:rsid w:val="00821B52"/>
    <w:rsid w:val="00822997"/>
    <w:rsid w:val="008242B9"/>
    <w:rsid w:val="00824305"/>
    <w:rsid w:val="008243F6"/>
    <w:rsid w:val="00824967"/>
    <w:rsid w:val="00824AE6"/>
    <w:rsid w:val="00825564"/>
    <w:rsid w:val="008269BC"/>
    <w:rsid w:val="00826EBC"/>
    <w:rsid w:val="00830541"/>
    <w:rsid w:val="008305DE"/>
    <w:rsid w:val="00830AFC"/>
    <w:rsid w:val="00831057"/>
    <w:rsid w:val="00831480"/>
    <w:rsid w:val="00831866"/>
    <w:rsid w:val="00831C18"/>
    <w:rsid w:val="00831DDD"/>
    <w:rsid w:val="0083206A"/>
    <w:rsid w:val="00833132"/>
    <w:rsid w:val="0083457E"/>
    <w:rsid w:val="008347A9"/>
    <w:rsid w:val="0083532C"/>
    <w:rsid w:val="00835BF3"/>
    <w:rsid w:val="008371DA"/>
    <w:rsid w:val="0083758B"/>
    <w:rsid w:val="00843757"/>
    <w:rsid w:val="00844732"/>
    <w:rsid w:val="00846455"/>
    <w:rsid w:val="0084648E"/>
    <w:rsid w:val="00846F70"/>
    <w:rsid w:val="0085076D"/>
    <w:rsid w:val="008511B8"/>
    <w:rsid w:val="008543FA"/>
    <w:rsid w:val="008558F4"/>
    <w:rsid w:val="00855E15"/>
    <w:rsid w:val="00856361"/>
    <w:rsid w:val="008579B9"/>
    <w:rsid w:val="00860254"/>
    <w:rsid w:val="00860990"/>
    <w:rsid w:val="00861AA9"/>
    <w:rsid w:val="0086215A"/>
    <w:rsid w:val="0086332C"/>
    <w:rsid w:val="00863D79"/>
    <w:rsid w:val="008648AF"/>
    <w:rsid w:val="008649DF"/>
    <w:rsid w:val="0086538E"/>
    <w:rsid w:val="00870338"/>
    <w:rsid w:val="00870956"/>
    <w:rsid w:val="00870DF1"/>
    <w:rsid w:val="00870E08"/>
    <w:rsid w:val="008710A7"/>
    <w:rsid w:val="0087320C"/>
    <w:rsid w:val="0087350C"/>
    <w:rsid w:val="00873D23"/>
    <w:rsid w:val="00873DBC"/>
    <w:rsid w:val="008746E4"/>
    <w:rsid w:val="0087495D"/>
    <w:rsid w:val="008759D7"/>
    <w:rsid w:val="00877134"/>
    <w:rsid w:val="00877245"/>
    <w:rsid w:val="008800D7"/>
    <w:rsid w:val="00880BC9"/>
    <w:rsid w:val="00880F81"/>
    <w:rsid w:val="0088107A"/>
    <w:rsid w:val="008823F2"/>
    <w:rsid w:val="00882CB3"/>
    <w:rsid w:val="00885460"/>
    <w:rsid w:val="00885F5D"/>
    <w:rsid w:val="00886A8D"/>
    <w:rsid w:val="00887110"/>
    <w:rsid w:val="0088720A"/>
    <w:rsid w:val="00892335"/>
    <w:rsid w:val="008929B4"/>
    <w:rsid w:val="008933B3"/>
    <w:rsid w:val="00895C5D"/>
    <w:rsid w:val="008962BA"/>
    <w:rsid w:val="00896C84"/>
    <w:rsid w:val="00896D73"/>
    <w:rsid w:val="008A0FCE"/>
    <w:rsid w:val="008A2239"/>
    <w:rsid w:val="008A3F45"/>
    <w:rsid w:val="008A405D"/>
    <w:rsid w:val="008A5CBC"/>
    <w:rsid w:val="008A5EEF"/>
    <w:rsid w:val="008A6312"/>
    <w:rsid w:val="008A65DB"/>
    <w:rsid w:val="008B2A00"/>
    <w:rsid w:val="008B33F9"/>
    <w:rsid w:val="008B3543"/>
    <w:rsid w:val="008B4384"/>
    <w:rsid w:val="008B6BD9"/>
    <w:rsid w:val="008B744A"/>
    <w:rsid w:val="008B76DD"/>
    <w:rsid w:val="008B7FD2"/>
    <w:rsid w:val="008C09D3"/>
    <w:rsid w:val="008C3BF7"/>
    <w:rsid w:val="008C3D85"/>
    <w:rsid w:val="008C416C"/>
    <w:rsid w:val="008C496C"/>
    <w:rsid w:val="008C58EF"/>
    <w:rsid w:val="008C7F85"/>
    <w:rsid w:val="008D2B5B"/>
    <w:rsid w:val="008D4325"/>
    <w:rsid w:val="008D45F7"/>
    <w:rsid w:val="008D5920"/>
    <w:rsid w:val="008D63D2"/>
    <w:rsid w:val="008D690C"/>
    <w:rsid w:val="008E185E"/>
    <w:rsid w:val="008E25D6"/>
    <w:rsid w:val="008E2A53"/>
    <w:rsid w:val="008E31FC"/>
    <w:rsid w:val="008E4105"/>
    <w:rsid w:val="008E474E"/>
    <w:rsid w:val="008E4BD4"/>
    <w:rsid w:val="008E79E8"/>
    <w:rsid w:val="008F0CBC"/>
    <w:rsid w:val="008F1D26"/>
    <w:rsid w:val="008F1D5A"/>
    <w:rsid w:val="008F2DA5"/>
    <w:rsid w:val="008F366D"/>
    <w:rsid w:val="008F52AC"/>
    <w:rsid w:val="008F65A3"/>
    <w:rsid w:val="008F68F9"/>
    <w:rsid w:val="008F7FE5"/>
    <w:rsid w:val="00900099"/>
    <w:rsid w:val="0090122B"/>
    <w:rsid w:val="00902103"/>
    <w:rsid w:val="00907DC0"/>
    <w:rsid w:val="00912F54"/>
    <w:rsid w:val="00914B02"/>
    <w:rsid w:val="0091596C"/>
    <w:rsid w:val="00915C05"/>
    <w:rsid w:val="00916B35"/>
    <w:rsid w:val="00916FCC"/>
    <w:rsid w:val="009208D0"/>
    <w:rsid w:val="00920AC1"/>
    <w:rsid w:val="00920DA4"/>
    <w:rsid w:val="0092225E"/>
    <w:rsid w:val="00922BD0"/>
    <w:rsid w:val="00922C0F"/>
    <w:rsid w:val="00923814"/>
    <w:rsid w:val="00923AE9"/>
    <w:rsid w:val="00923D66"/>
    <w:rsid w:val="009248CE"/>
    <w:rsid w:val="00925525"/>
    <w:rsid w:val="0092596D"/>
    <w:rsid w:val="00925C84"/>
    <w:rsid w:val="00926037"/>
    <w:rsid w:val="009308A4"/>
    <w:rsid w:val="009309A5"/>
    <w:rsid w:val="00930B2A"/>
    <w:rsid w:val="00934A7A"/>
    <w:rsid w:val="00935211"/>
    <w:rsid w:val="00935B92"/>
    <w:rsid w:val="009363AC"/>
    <w:rsid w:val="00937CD5"/>
    <w:rsid w:val="00940507"/>
    <w:rsid w:val="009429D4"/>
    <w:rsid w:val="00942D20"/>
    <w:rsid w:val="00942EA0"/>
    <w:rsid w:val="009432CA"/>
    <w:rsid w:val="00943E89"/>
    <w:rsid w:val="00943EA3"/>
    <w:rsid w:val="00944013"/>
    <w:rsid w:val="009464AB"/>
    <w:rsid w:val="00947341"/>
    <w:rsid w:val="009477BA"/>
    <w:rsid w:val="00947870"/>
    <w:rsid w:val="00950129"/>
    <w:rsid w:val="00950141"/>
    <w:rsid w:val="009502BE"/>
    <w:rsid w:val="00951242"/>
    <w:rsid w:val="009516D3"/>
    <w:rsid w:val="00951873"/>
    <w:rsid w:val="00951BC1"/>
    <w:rsid w:val="00951CCD"/>
    <w:rsid w:val="00953590"/>
    <w:rsid w:val="00953E96"/>
    <w:rsid w:val="009558A0"/>
    <w:rsid w:val="00955A25"/>
    <w:rsid w:val="0095739D"/>
    <w:rsid w:val="009578F7"/>
    <w:rsid w:val="0096163C"/>
    <w:rsid w:val="00961EEC"/>
    <w:rsid w:val="0096371F"/>
    <w:rsid w:val="009655A0"/>
    <w:rsid w:val="009662C1"/>
    <w:rsid w:val="009663D3"/>
    <w:rsid w:val="00966912"/>
    <w:rsid w:val="00967F02"/>
    <w:rsid w:val="009701EC"/>
    <w:rsid w:val="00971DD3"/>
    <w:rsid w:val="00973C46"/>
    <w:rsid w:val="00973E83"/>
    <w:rsid w:val="009742C2"/>
    <w:rsid w:val="0097651C"/>
    <w:rsid w:val="009766AF"/>
    <w:rsid w:val="00980ECE"/>
    <w:rsid w:val="009822C1"/>
    <w:rsid w:val="009823EF"/>
    <w:rsid w:val="00982F76"/>
    <w:rsid w:val="009836E0"/>
    <w:rsid w:val="00984BCE"/>
    <w:rsid w:val="0098503E"/>
    <w:rsid w:val="00985671"/>
    <w:rsid w:val="00986377"/>
    <w:rsid w:val="00986FE2"/>
    <w:rsid w:val="009876A5"/>
    <w:rsid w:val="009900C0"/>
    <w:rsid w:val="00990F74"/>
    <w:rsid w:val="00993952"/>
    <w:rsid w:val="00993C4A"/>
    <w:rsid w:val="00996599"/>
    <w:rsid w:val="00996B74"/>
    <w:rsid w:val="00996D76"/>
    <w:rsid w:val="0099702C"/>
    <w:rsid w:val="009A2E35"/>
    <w:rsid w:val="009A37B6"/>
    <w:rsid w:val="009A3A79"/>
    <w:rsid w:val="009A40F0"/>
    <w:rsid w:val="009A68B9"/>
    <w:rsid w:val="009A695C"/>
    <w:rsid w:val="009A6D12"/>
    <w:rsid w:val="009B1251"/>
    <w:rsid w:val="009B1800"/>
    <w:rsid w:val="009B2856"/>
    <w:rsid w:val="009B33D8"/>
    <w:rsid w:val="009B4CE0"/>
    <w:rsid w:val="009B60B9"/>
    <w:rsid w:val="009B639B"/>
    <w:rsid w:val="009B665F"/>
    <w:rsid w:val="009B6A8E"/>
    <w:rsid w:val="009C0183"/>
    <w:rsid w:val="009C1A37"/>
    <w:rsid w:val="009C5FCA"/>
    <w:rsid w:val="009C7916"/>
    <w:rsid w:val="009C7D03"/>
    <w:rsid w:val="009D07C4"/>
    <w:rsid w:val="009D1B03"/>
    <w:rsid w:val="009D23BD"/>
    <w:rsid w:val="009D2623"/>
    <w:rsid w:val="009D3D8B"/>
    <w:rsid w:val="009D4278"/>
    <w:rsid w:val="009D69FB"/>
    <w:rsid w:val="009D798E"/>
    <w:rsid w:val="009D7DF4"/>
    <w:rsid w:val="009E2F64"/>
    <w:rsid w:val="009E3AC6"/>
    <w:rsid w:val="009E583A"/>
    <w:rsid w:val="009E5868"/>
    <w:rsid w:val="009E5CEC"/>
    <w:rsid w:val="009E666B"/>
    <w:rsid w:val="009E79C1"/>
    <w:rsid w:val="009E7AD9"/>
    <w:rsid w:val="009F0D5C"/>
    <w:rsid w:val="009F1BEC"/>
    <w:rsid w:val="009F209E"/>
    <w:rsid w:val="009F23C4"/>
    <w:rsid w:val="009F3A67"/>
    <w:rsid w:val="009F3F20"/>
    <w:rsid w:val="009F6707"/>
    <w:rsid w:val="009F7737"/>
    <w:rsid w:val="009F7F8A"/>
    <w:rsid w:val="00A00A29"/>
    <w:rsid w:val="00A028FA"/>
    <w:rsid w:val="00A05B56"/>
    <w:rsid w:val="00A0615B"/>
    <w:rsid w:val="00A066B0"/>
    <w:rsid w:val="00A0764C"/>
    <w:rsid w:val="00A113A3"/>
    <w:rsid w:val="00A147C7"/>
    <w:rsid w:val="00A17C1F"/>
    <w:rsid w:val="00A17D4A"/>
    <w:rsid w:val="00A2123A"/>
    <w:rsid w:val="00A239CB"/>
    <w:rsid w:val="00A24477"/>
    <w:rsid w:val="00A25376"/>
    <w:rsid w:val="00A2603B"/>
    <w:rsid w:val="00A27BC5"/>
    <w:rsid w:val="00A30FA2"/>
    <w:rsid w:val="00A31EA7"/>
    <w:rsid w:val="00A356B8"/>
    <w:rsid w:val="00A35C87"/>
    <w:rsid w:val="00A363B6"/>
    <w:rsid w:val="00A364A7"/>
    <w:rsid w:val="00A4096A"/>
    <w:rsid w:val="00A410AD"/>
    <w:rsid w:val="00A410CD"/>
    <w:rsid w:val="00A416FB"/>
    <w:rsid w:val="00A41CC9"/>
    <w:rsid w:val="00A420CF"/>
    <w:rsid w:val="00A43CA0"/>
    <w:rsid w:val="00A45692"/>
    <w:rsid w:val="00A47AC9"/>
    <w:rsid w:val="00A500F1"/>
    <w:rsid w:val="00A5019E"/>
    <w:rsid w:val="00A53E14"/>
    <w:rsid w:val="00A54920"/>
    <w:rsid w:val="00A54F1B"/>
    <w:rsid w:val="00A55439"/>
    <w:rsid w:val="00A561EB"/>
    <w:rsid w:val="00A561F4"/>
    <w:rsid w:val="00A565A5"/>
    <w:rsid w:val="00A613A6"/>
    <w:rsid w:val="00A61E58"/>
    <w:rsid w:val="00A62E84"/>
    <w:rsid w:val="00A63614"/>
    <w:rsid w:val="00A63713"/>
    <w:rsid w:val="00A63AA8"/>
    <w:rsid w:val="00A65A2C"/>
    <w:rsid w:val="00A6666F"/>
    <w:rsid w:val="00A675A2"/>
    <w:rsid w:val="00A70A2C"/>
    <w:rsid w:val="00A73F32"/>
    <w:rsid w:val="00A75C08"/>
    <w:rsid w:val="00A7648F"/>
    <w:rsid w:val="00A76E41"/>
    <w:rsid w:val="00A77395"/>
    <w:rsid w:val="00A77485"/>
    <w:rsid w:val="00A77817"/>
    <w:rsid w:val="00A80A8A"/>
    <w:rsid w:val="00A82D6F"/>
    <w:rsid w:val="00A83FA9"/>
    <w:rsid w:val="00A84052"/>
    <w:rsid w:val="00A86081"/>
    <w:rsid w:val="00A873D9"/>
    <w:rsid w:val="00A916F5"/>
    <w:rsid w:val="00A91705"/>
    <w:rsid w:val="00A91C37"/>
    <w:rsid w:val="00A93567"/>
    <w:rsid w:val="00A94BC4"/>
    <w:rsid w:val="00A96C99"/>
    <w:rsid w:val="00A97B37"/>
    <w:rsid w:val="00AA298A"/>
    <w:rsid w:val="00AA3934"/>
    <w:rsid w:val="00AA48C8"/>
    <w:rsid w:val="00AA642B"/>
    <w:rsid w:val="00AA704D"/>
    <w:rsid w:val="00AA786C"/>
    <w:rsid w:val="00AB1AC8"/>
    <w:rsid w:val="00AB2C4C"/>
    <w:rsid w:val="00AB36E8"/>
    <w:rsid w:val="00AB451D"/>
    <w:rsid w:val="00AB63C3"/>
    <w:rsid w:val="00AC078F"/>
    <w:rsid w:val="00AC0F18"/>
    <w:rsid w:val="00AC227D"/>
    <w:rsid w:val="00AC2B60"/>
    <w:rsid w:val="00AC3F7E"/>
    <w:rsid w:val="00AC4CE1"/>
    <w:rsid w:val="00AD033B"/>
    <w:rsid w:val="00AD065C"/>
    <w:rsid w:val="00AD5DC1"/>
    <w:rsid w:val="00AD6B3A"/>
    <w:rsid w:val="00AD6CA6"/>
    <w:rsid w:val="00AD6EA3"/>
    <w:rsid w:val="00AD783B"/>
    <w:rsid w:val="00AD7D18"/>
    <w:rsid w:val="00AE125B"/>
    <w:rsid w:val="00AE41C1"/>
    <w:rsid w:val="00AE5307"/>
    <w:rsid w:val="00AE5892"/>
    <w:rsid w:val="00AE60E7"/>
    <w:rsid w:val="00AE69F1"/>
    <w:rsid w:val="00AE70E1"/>
    <w:rsid w:val="00AE7DB2"/>
    <w:rsid w:val="00AF2B7E"/>
    <w:rsid w:val="00AF6372"/>
    <w:rsid w:val="00AF6EDB"/>
    <w:rsid w:val="00AF7246"/>
    <w:rsid w:val="00AF7A11"/>
    <w:rsid w:val="00B0405F"/>
    <w:rsid w:val="00B053A7"/>
    <w:rsid w:val="00B0616F"/>
    <w:rsid w:val="00B06FF2"/>
    <w:rsid w:val="00B070A2"/>
    <w:rsid w:val="00B07A7E"/>
    <w:rsid w:val="00B07C21"/>
    <w:rsid w:val="00B07DD5"/>
    <w:rsid w:val="00B10D85"/>
    <w:rsid w:val="00B12A2E"/>
    <w:rsid w:val="00B16480"/>
    <w:rsid w:val="00B1695E"/>
    <w:rsid w:val="00B16A17"/>
    <w:rsid w:val="00B21421"/>
    <w:rsid w:val="00B21B95"/>
    <w:rsid w:val="00B22B65"/>
    <w:rsid w:val="00B23A7C"/>
    <w:rsid w:val="00B255C8"/>
    <w:rsid w:val="00B2700D"/>
    <w:rsid w:val="00B27C18"/>
    <w:rsid w:val="00B27ECF"/>
    <w:rsid w:val="00B3052D"/>
    <w:rsid w:val="00B308CB"/>
    <w:rsid w:val="00B30BAF"/>
    <w:rsid w:val="00B32ADA"/>
    <w:rsid w:val="00B34239"/>
    <w:rsid w:val="00B37F91"/>
    <w:rsid w:val="00B40003"/>
    <w:rsid w:val="00B409E8"/>
    <w:rsid w:val="00B4138F"/>
    <w:rsid w:val="00B419B2"/>
    <w:rsid w:val="00B44F0E"/>
    <w:rsid w:val="00B45F81"/>
    <w:rsid w:val="00B501CF"/>
    <w:rsid w:val="00B517C7"/>
    <w:rsid w:val="00B51827"/>
    <w:rsid w:val="00B52A1D"/>
    <w:rsid w:val="00B52D77"/>
    <w:rsid w:val="00B53836"/>
    <w:rsid w:val="00B571A2"/>
    <w:rsid w:val="00B5757B"/>
    <w:rsid w:val="00B57987"/>
    <w:rsid w:val="00B607D5"/>
    <w:rsid w:val="00B60B3F"/>
    <w:rsid w:val="00B616BD"/>
    <w:rsid w:val="00B61D1C"/>
    <w:rsid w:val="00B65283"/>
    <w:rsid w:val="00B65363"/>
    <w:rsid w:val="00B67995"/>
    <w:rsid w:val="00B70256"/>
    <w:rsid w:val="00B70307"/>
    <w:rsid w:val="00B71832"/>
    <w:rsid w:val="00B7366C"/>
    <w:rsid w:val="00B73A67"/>
    <w:rsid w:val="00B76460"/>
    <w:rsid w:val="00B76717"/>
    <w:rsid w:val="00B769FA"/>
    <w:rsid w:val="00B7748A"/>
    <w:rsid w:val="00B81F12"/>
    <w:rsid w:val="00B82BA2"/>
    <w:rsid w:val="00B8481D"/>
    <w:rsid w:val="00B84CFB"/>
    <w:rsid w:val="00B852CB"/>
    <w:rsid w:val="00B85E03"/>
    <w:rsid w:val="00B86109"/>
    <w:rsid w:val="00B905C5"/>
    <w:rsid w:val="00B91C12"/>
    <w:rsid w:val="00B925A2"/>
    <w:rsid w:val="00B93BF2"/>
    <w:rsid w:val="00B9448B"/>
    <w:rsid w:val="00B94B5B"/>
    <w:rsid w:val="00B97455"/>
    <w:rsid w:val="00BA0F75"/>
    <w:rsid w:val="00BA19F8"/>
    <w:rsid w:val="00BA2008"/>
    <w:rsid w:val="00BA27B0"/>
    <w:rsid w:val="00BA2E17"/>
    <w:rsid w:val="00BA30E4"/>
    <w:rsid w:val="00BA3321"/>
    <w:rsid w:val="00BA37E6"/>
    <w:rsid w:val="00BA46D2"/>
    <w:rsid w:val="00BA58A6"/>
    <w:rsid w:val="00BA59F9"/>
    <w:rsid w:val="00BA6136"/>
    <w:rsid w:val="00BA7724"/>
    <w:rsid w:val="00BA79F5"/>
    <w:rsid w:val="00BA7F26"/>
    <w:rsid w:val="00BB270F"/>
    <w:rsid w:val="00BB303F"/>
    <w:rsid w:val="00BB5712"/>
    <w:rsid w:val="00BB65A2"/>
    <w:rsid w:val="00BB6ED2"/>
    <w:rsid w:val="00BB79D5"/>
    <w:rsid w:val="00BC0504"/>
    <w:rsid w:val="00BC0AF1"/>
    <w:rsid w:val="00BC0CFF"/>
    <w:rsid w:val="00BC19C3"/>
    <w:rsid w:val="00BC3C72"/>
    <w:rsid w:val="00BC501A"/>
    <w:rsid w:val="00BC5E79"/>
    <w:rsid w:val="00BC6C60"/>
    <w:rsid w:val="00BC739D"/>
    <w:rsid w:val="00BC79B2"/>
    <w:rsid w:val="00BC7CBA"/>
    <w:rsid w:val="00BC7E5B"/>
    <w:rsid w:val="00BD26AC"/>
    <w:rsid w:val="00BD3049"/>
    <w:rsid w:val="00BD3ABC"/>
    <w:rsid w:val="00BD3B58"/>
    <w:rsid w:val="00BD42DA"/>
    <w:rsid w:val="00BD4C32"/>
    <w:rsid w:val="00BD4E17"/>
    <w:rsid w:val="00BD59A7"/>
    <w:rsid w:val="00BD5B17"/>
    <w:rsid w:val="00BD5CB6"/>
    <w:rsid w:val="00BD6F95"/>
    <w:rsid w:val="00BD7755"/>
    <w:rsid w:val="00BE0C9D"/>
    <w:rsid w:val="00BE0E13"/>
    <w:rsid w:val="00BE1A43"/>
    <w:rsid w:val="00BE1AF1"/>
    <w:rsid w:val="00BE3FB7"/>
    <w:rsid w:val="00BE5BCF"/>
    <w:rsid w:val="00BE6343"/>
    <w:rsid w:val="00BE67F9"/>
    <w:rsid w:val="00BF0DFF"/>
    <w:rsid w:val="00BF26B7"/>
    <w:rsid w:val="00BF2F62"/>
    <w:rsid w:val="00BF35A2"/>
    <w:rsid w:val="00BF4132"/>
    <w:rsid w:val="00BF4539"/>
    <w:rsid w:val="00BF4862"/>
    <w:rsid w:val="00BF503D"/>
    <w:rsid w:val="00BF5D02"/>
    <w:rsid w:val="00BF7074"/>
    <w:rsid w:val="00BF7ED1"/>
    <w:rsid w:val="00C014A5"/>
    <w:rsid w:val="00C03370"/>
    <w:rsid w:val="00C03EFA"/>
    <w:rsid w:val="00C04707"/>
    <w:rsid w:val="00C048E1"/>
    <w:rsid w:val="00C04CD9"/>
    <w:rsid w:val="00C04D9A"/>
    <w:rsid w:val="00C0586B"/>
    <w:rsid w:val="00C061DB"/>
    <w:rsid w:val="00C1006D"/>
    <w:rsid w:val="00C102FA"/>
    <w:rsid w:val="00C10345"/>
    <w:rsid w:val="00C1049E"/>
    <w:rsid w:val="00C1066E"/>
    <w:rsid w:val="00C12B52"/>
    <w:rsid w:val="00C13461"/>
    <w:rsid w:val="00C13581"/>
    <w:rsid w:val="00C16A5B"/>
    <w:rsid w:val="00C16C16"/>
    <w:rsid w:val="00C17596"/>
    <w:rsid w:val="00C20581"/>
    <w:rsid w:val="00C21DC3"/>
    <w:rsid w:val="00C220EC"/>
    <w:rsid w:val="00C227E4"/>
    <w:rsid w:val="00C22FB0"/>
    <w:rsid w:val="00C25076"/>
    <w:rsid w:val="00C25153"/>
    <w:rsid w:val="00C264E5"/>
    <w:rsid w:val="00C2739D"/>
    <w:rsid w:val="00C27772"/>
    <w:rsid w:val="00C27BC4"/>
    <w:rsid w:val="00C3046E"/>
    <w:rsid w:val="00C31A20"/>
    <w:rsid w:val="00C31B27"/>
    <w:rsid w:val="00C32C27"/>
    <w:rsid w:val="00C32E2C"/>
    <w:rsid w:val="00C3522A"/>
    <w:rsid w:val="00C379BB"/>
    <w:rsid w:val="00C37B7A"/>
    <w:rsid w:val="00C37C04"/>
    <w:rsid w:val="00C41A0E"/>
    <w:rsid w:val="00C43FE7"/>
    <w:rsid w:val="00C45B92"/>
    <w:rsid w:val="00C45F83"/>
    <w:rsid w:val="00C46EF7"/>
    <w:rsid w:val="00C512FF"/>
    <w:rsid w:val="00C539C8"/>
    <w:rsid w:val="00C54096"/>
    <w:rsid w:val="00C55424"/>
    <w:rsid w:val="00C55583"/>
    <w:rsid w:val="00C55EA1"/>
    <w:rsid w:val="00C5680F"/>
    <w:rsid w:val="00C56B4E"/>
    <w:rsid w:val="00C57435"/>
    <w:rsid w:val="00C60691"/>
    <w:rsid w:val="00C626C8"/>
    <w:rsid w:val="00C637C9"/>
    <w:rsid w:val="00C64750"/>
    <w:rsid w:val="00C64DF3"/>
    <w:rsid w:val="00C6563A"/>
    <w:rsid w:val="00C66D22"/>
    <w:rsid w:val="00C67457"/>
    <w:rsid w:val="00C67EF2"/>
    <w:rsid w:val="00C70109"/>
    <w:rsid w:val="00C713FA"/>
    <w:rsid w:val="00C7283D"/>
    <w:rsid w:val="00C72A82"/>
    <w:rsid w:val="00C736E3"/>
    <w:rsid w:val="00C75EBF"/>
    <w:rsid w:val="00C80D26"/>
    <w:rsid w:val="00C820E8"/>
    <w:rsid w:val="00C8260C"/>
    <w:rsid w:val="00C82A18"/>
    <w:rsid w:val="00C8446E"/>
    <w:rsid w:val="00C86096"/>
    <w:rsid w:val="00C86E99"/>
    <w:rsid w:val="00C918C8"/>
    <w:rsid w:val="00C91E56"/>
    <w:rsid w:val="00C92BE5"/>
    <w:rsid w:val="00C930EF"/>
    <w:rsid w:val="00C93D5F"/>
    <w:rsid w:val="00C951DB"/>
    <w:rsid w:val="00C961D9"/>
    <w:rsid w:val="00C96DCA"/>
    <w:rsid w:val="00CA05C5"/>
    <w:rsid w:val="00CA2866"/>
    <w:rsid w:val="00CA2B78"/>
    <w:rsid w:val="00CA3210"/>
    <w:rsid w:val="00CA3F2E"/>
    <w:rsid w:val="00CA490E"/>
    <w:rsid w:val="00CA660D"/>
    <w:rsid w:val="00CA6DDE"/>
    <w:rsid w:val="00CA7838"/>
    <w:rsid w:val="00CB12B4"/>
    <w:rsid w:val="00CB1A00"/>
    <w:rsid w:val="00CB1F92"/>
    <w:rsid w:val="00CB388F"/>
    <w:rsid w:val="00CB4348"/>
    <w:rsid w:val="00CB5883"/>
    <w:rsid w:val="00CB7195"/>
    <w:rsid w:val="00CC3391"/>
    <w:rsid w:val="00CD108D"/>
    <w:rsid w:val="00CD1127"/>
    <w:rsid w:val="00CD11BF"/>
    <w:rsid w:val="00CD14B4"/>
    <w:rsid w:val="00CD1C0A"/>
    <w:rsid w:val="00CD37E5"/>
    <w:rsid w:val="00CD6817"/>
    <w:rsid w:val="00CE1524"/>
    <w:rsid w:val="00CE2751"/>
    <w:rsid w:val="00CE5660"/>
    <w:rsid w:val="00CF021A"/>
    <w:rsid w:val="00CF0F8B"/>
    <w:rsid w:val="00CF128C"/>
    <w:rsid w:val="00CF1B00"/>
    <w:rsid w:val="00CF36A9"/>
    <w:rsid w:val="00CF4E80"/>
    <w:rsid w:val="00CF5DD0"/>
    <w:rsid w:val="00CF726F"/>
    <w:rsid w:val="00D007EE"/>
    <w:rsid w:val="00D00D0B"/>
    <w:rsid w:val="00D02BDD"/>
    <w:rsid w:val="00D03434"/>
    <w:rsid w:val="00D04C66"/>
    <w:rsid w:val="00D051B2"/>
    <w:rsid w:val="00D057C6"/>
    <w:rsid w:val="00D05835"/>
    <w:rsid w:val="00D05C36"/>
    <w:rsid w:val="00D06136"/>
    <w:rsid w:val="00D0794F"/>
    <w:rsid w:val="00D07C33"/>
    <w:rsid w:val="00D115FB"/>
    <w:rsid w:val="00D11DB1"/>
    <w:rsid w:val="00D122AA"/>
    <w:rsid w:val="00D128CD"/>
    <w:rsid w:val="00D12CE4"/>
    <w:rsid w:val="00D13A29"/>
    <w:rsid w:val="00D14878"/>
    <w:rsid w:val="00D1494E"/>
    <w:rsid w:val="00D14A42"/>
    <w:rsid w:val="00D159CB"/>
    <w:rsid w:val="00D25EE0"/>
    <w:rsid w:val="00D278B0"/>
    <w:rsid w:val="00D30B0A"/>
    <w:rsid w:val="00D30D3C"/>
    <w:rsid w:val="00D3169F"/>
    <w:rsid w:val="00D3212D"/>
    <w:rsid w:val="00D324E2"/>
    <w:rsid w:val="00D33B9A"/>
    <w:rsid w:val="00D34686"/>
    <w:rsid w:val="00D35DE2"/>
    <w:rsid w:val="00D370CD"/>
    <w:rsid w:val="00D402AB"/>
    <w:rsid w:val="00D40537"/>
    <w:rsid w:val="00D41F88"/>
    <w:rsid w:val="00D42D42"/>
    <w:rsid w:val="00D436F6"/>
    <w:rsid w:val="00D43F60"/>
    <w:rsid w:val="00D440A2"/>
    <w:rsid w:val="00D44387"/>
    <w:rsid w:val="00D445EC"/>
    <w:rsid w:val="00D44C00"/>
    <w:rsid w:val="00D45A95"/>
    <w:rsid w:val="00D45AC2"/>
    <w:rsid w:val="00D45AE4"/>
    <w:rsid w:val="00D45F1E"/>
    <w:rsid w:val="00D50872"/>
    <w:rsid w:val="00D515FC"/>
    <w:rsid w:val="00D52412"/>
    <w:rsid w:val="00D526AB"/>
    <w:rsid w:val="00D536D7"/>
    <w:rsid w:val="00D53DCD"/>
    <w:rsid w:val="00D54C3A"/>
    <w:rsid w:val="00D564A6"/>
    <w:rsid w:val="00D56670"/>
    <w:rsid w:val="00D5672F"/>
    <w:rsid w:val="00D56DFA"/>
    <w:rsid w:val="00D5725B"/>
    <w:rsid w:val="00D60736"/>
    <w:rsid w:val="00D65647"/>
    <w:rsid w:val="00D66140"/>
    <w:rsid w:val="00D66A4B"/>
    <w:rsid w:val="00D67494"/>
    <w:rsid w:val="00D67773"/>
    <w:rsid w:val="00D67BBA"/>
    <w:rsid w:val="00D7056E"/>
    <w:rsid w:val="00D73061"/>
    <w:rsid w:val="00D747BA"/>
    <w:rsid w:val="00D74EF5"/>
    <w:rsid w:val="00D77CF6"/>
    <w:rsid w:val="00D809FE"/>
    <w:rsid w:val="00D81544"/>
    <w:rsid w:val="00D8189B"/>
    <w:rsid w:val="00D83AFC"/>
    <w:rsid w:val="00D847F2"/>
    <w:rsid w:val="00D848D9"/>
    <w:rsid w:val="00D906D5"/>
    <w:rsid w:val="00D91870"/>
    <w:rsid w:val="00D9262D"/>
    <w:rsid w:val="00D9303E"/>
    <w:rsid w:val="00D9400A"/>
    <w:rsid w:val="00D94589"/>
    <w:rsid w:val="00D949C8"/>
    <w:rsid w:val="00D956B3"/>
    <w:rsid w:val="00D966C1"/>
    <w:rsid w:val="00D9689E"/>
    <w:rsid w:val="00DA0546"/>
    <w:rsid w:val="00DA0DB3"/>
    <w:rsid w:val="00DA0FCC"/>
    <w:rsid w:val="00DA1E54"/>
    <w:rsid w:val="00DA230F"/>
    <w:rsid w:val="00DA36D4"/>
    <w:rsid w:val="00DA3DED"/>
    <w:rsid w:val="00DA6988"/>
    <w:rsid w:val="00DA7616"/>
    <w:rsid w:val="00DA7618"/>
    <w:rsid w:val="00DB01EB"/>
    <w:rsid w:val="00DB1BCF"/>
    <w:rsid w:val="00DB2447"/>
    <w:rsid w:val="00DB32A2"/>
    <w:rsid w:val="00DB36B4"/>
    <w:rsid w:val="00DB40D4"/>
    <w:rsid w:val="00DB5181"/>
    <w:rsid w:val="00DB638A"/>
    <w:rsid w:val="00DB7731"/>
    <w:rsid w:val="00DC0AC9"/>
    <w:rsid w:val="00DC1576"/>
    <w:rsid w:val="00DC1947"/>
    <w:rsid w:val="00DC2114"/>
    <w:rsid w:val="00DC2F56"/>
    <w:rsid w:val="00DC4E50"/>
    <w:rsid w:val="00DC5571"/>
    <w:rsid w:val="00DC6370"/>
    <w:rsid w:val="00DC7562"/>
    <w:rsid w:val="00DD18BF"/>
    <w:rsid w:val="00DD1A43"/>
    <w:rsid w:val="00DD4326"/>
    <w:rsid w:val="00DD4FC0"/>
    <w:rsid w:val="00DD53FB"/>
    <w:rsid w:val="00DD5B8A"/>
    <w:rsid w:val="00DD6C89"/>
    <w:rsid w:val="00DE023A"/>
    <w:rsid w:val="00DE06D9"/>
    <w:rsid w:val="00DE29F9"/>
    <w:rsid w:val="00DE2E64"/>
    <w:rsid w:val="00DE419F"/>
    <w:rsid w:val="00DE4258"/>
    <w:rsid w:val="00DF082F"/>
    <w:rsid w:val="00DF4970"/>
    <w:rsid w:val="00DF4FA4"/>
    <w:rsid w:val="00DF666C"/>
    <w:rsid w:val="00DF7B1D"/>
    <w:rsid w:val="00E000B5"/>
    <w:rsid w:val="00E009C9"/>
    <w:rsid w:val="00E01513"/>
    <w:rsid w:val="00E02C19"/>
    <w:rsid w:val="00E043F3"/>
    <w:rsid w:val="00E05FBC"/>
    <w:rsid w:val="00E111C8"/>
    <w:rsid w:val="00E12409"/>
    <w:rsid w:val="00E157D4"/>
    <w:rsid w:val="00E15DC5"/>
    <w:rsid w:val="00E16683"/>
    <w:rsid w:val="00E16F25"/>
    <w:rsid w:val="00E20D8E"/>
    <w:rsid w:val="00E2290B"/>
    <w:rsid w:val="00E2292A"/>
    <w:rsid w:val="00E246ED"/>
    <w:rsid w:val="00E247FB"/>
    <w:rsid w:val="00E25577"/>
    <w:rsid w:val="00E267A9"/>
    <w:rsid w:val="00E331B2"/>
    <w:rsid w:val="00E33F04"/>
    <w:rsid w:val="00E33FB4"/>
    <w:rsid w:val="00E36446"/>
    <w:rsid w:val="00E36901"/>
    <w:rsid w:val="00E36F4D"/>
    <w:rsid w:val="00E442D3"/>
    <w:rsid w:val="00E46905"/>
    <w:rsid w:val="00E50664"/>
    <w:rsid w:val="00E5076D"/>
    <w:rsid w:val="00E50EF3"/>
    <w:rsid w:val="00E510F9"/>
    <w:rsid w:val="00E524D8"/>
    <w:rsid w:val="00E52DEE"/>
    <w:rsid w:val="00E53E31"/>
    <w:rsid w:val="00E550D2"/>
    <w:rsid w:val="00E5587F"/>
    <w:rsid w:val="00E57B9A"/>
    <w:rsid w:val="00E61403"/>
    <w:rsid w:val="00E63BC4"/>
    <w:rsid w:val="00E66B14"/>
    <w:rsid w:val="00E66B9C"/>
    <w:rsid w:val="00E66C83"/>
    <w:rsid w:val="00E66CA6"/>
    <w:rsid w:val="00E673C3"/>
    <w:rsid w:val="00E67467"/>
    <w:rsid w:val="00E70145"/>
    <w:rsid w:val="00E7261A"/>
    <w:rsid w:val="00E72AF1"/>
    <w:rsid w:val="00E76783"/>
    <w:rsid w:val="00E76AF6"/>
    <w:rsid w:val="00E80C2A"/>
    <w:rsid w:val="00E81028"/>
    <w:rsid w:val="00E81ACE"/>
    <w:rsid w:val="00E82B5E"/>
    <w:rsid w:val="00E86537"/>
    <w:rsid w:val="00E87682"/>
    <w:rsid w:val="00E931C4"/>
    <w:rsid w:val="00E94541"/>
    <w:rsid w:val="00E9494C"/>
    <w:rsid w:val="00E94C76"/>
    <w:rsid w:val="00E95399"/>
    <w:rsid w:val="00E953C2"/>
    <w:rsid w:val="00E96CEA"/>
    <w:rsid w:val="00EA02BD"/>
    <w:rsid w:val="00EA0C9D"/>
    <w:rsid w:val="00EA0ED9"/>
    <w:rsid w:val="00EA13E4"/>
    <w:rsid w:val="00EA364E"/>
    <w:rsid w:val="00EA3E8A"/>
    <w:rsid w:val="00EA3ECC"/>
    <w:rsid w:val="00EA4B64"/>
    <w:rsid w:val="00EA57D1"/>
    <w:rsid w:val="00EA5C5A"/>
    <w:rsid w:val="00EA5D4D"/>
    <w:rsid w:val="00EA6705"/>
    <w:rsid w:val="00EA6C5D"/>
    <w:rsid w:val="00EB0B7A"/>
    <w:rsid w:val="00EB0D06"/>
    <w:rsid w:val="00EB1618"/>
    <w:rsid w:val="00EB1ACE"/>
    <w:rsid w:val="00EB43A5"/>
    <w:rsid w:val="00EB5626"/>
    <w:rsid w:val="00EB5672"/>
    <w:rsid w:val="00EC05F4"/>
    <w:rsid w:val="00EC0E60"/>
    <w:rsid w:val="00EC1AC8"/>
    <w:rsid w:val="00EC2A9B"/>
    <w:rsid w:val="00EC4B1A"/>
    <w:rsid w:val="00EC6C71"/>
    <w:rsid w:val="00EC7224"/>
    <w:rsid w:val="00EC7335"/>
    <w:rsid w:val="00ED06AA"/>
    <w:rsid w:val="00ED165D"/>
    <w:rsid w:val="00ED34CB"/>
    <w:rsid w:val="00ED3B65"/>
    <w:rsid w:val="00ED3F34"/>
    <w:rsid w:val="00ED45FB"/>
    <w:rsid w:val="00ED4A24"/>
    <w:rsid w:val="00ED5EBB"/>
    <w:rsid w:val="00EE1253"/>
    <w:rsid w:val="00EE52BF"/>
    <w:rsid w:val="00EE6265"/>
    <w:rsid w:val="00EE6BC4"/>
    <w:rsid w:val="00EE706E"/>
    <w:rsid w:val="00EE76A2"/>
    <w:rsid w:val="00EE794D"/>
    <w:rsid w:val="00EF0203"/>
    <w:rsid w:val="00EF1885"/>
    <w:rsid w:val="00EF1C6F"/>
    <w:rsid w:val="00EF2F83"/>
    <w:rsid w:val="00EF2FA7"/>
    <w:rsid w:val="00EF327D"/>
    <w:rsid w:val="00EF356B"/>
    <w:rsid w:val="00EF4E31"/>
    <w:rsid w:val="00EF5ADF"/>
    <w:rsid w:val="00EF5C58"/>
    <w:rsid w:val="00EF6620"/>
    <w:rsid w:val="00EF70DA"/>
    <w:rsid w:val="00EF730F"/>
    <w:rsid w:val="00EF7B73"/>
    <w:rsid w:val="00F01377"/>
    <w:rsid w:val="00F02CA0"/>
    <w:rsid w:val="00F02ED2"/>
    <w:rsid w:val="00F06FD1"/>
    <w:rsid w:val="00F1007E"/>
    <w:rsid w:val="00F10567"/>
    <w:rsid w:val="00F10DC0"/>
    <w:rsid w:val="00F10F89"/>
    <w:rsid w:val="00F11204"/>
    <w:rsid w:val="00F1172F"/>
    <w:rsid w:val="00F1325D"/>
    <w:rsid w:val="00F14985"/>
    <w:rsid w:val="00F17270"/>
    <w:rsid w:val="00F205AD"/>
    <w:rsid w:val="00F2090B"/>
    <w:rsid w:val="00F219C4"/>
    <w:rsid w:val="00F22C3C"/>
    <w:rsid w:val="00F23EAF"/>
    <w:rsid w:val="00F24458"/>
    <w:rsid w:val="00F25FBD"/>
    <w:rsid w:val="00F260E6"/>
    <w:rsid w:val="00F26E4F"/>
    <w:rsid w:val="00F30BC2"/>
    <w:rsid w:val="00F313D1"/>
    <w:rsid w:val="00F31490"/>
    <w:rsid w:val="00F32CC1"/>
    <w:rsid w:val="00F34449"/>
    <w:rsid w:val="00F35F57"/>
    <w:rsid w:val="00F368F0"/>
    <w:rsid w:val="00F40ED1"/>
    <w:rsid w:val="00F42219"/>
    <w:rsid w:val="00F428CF"/>
    <w:rsid w:val="00F4380C"/>
    <w:rsid w:val="00F43A7D"/>
    <w:rsid w:val="00F452E6"/>
    <w:rsid w:val="00F515D5"/>
    <w:rsid w:val="00F52E39"/>
    <w:rsid w:val="00F573D4"/>
    <w:rsid w:val="00F6074C"/>
    <w:rsid w:val="00F60961"/>
    <w:rsid w:val="00F60963"/>
    <w:rsid w:val="00F60F8C"/>
    <w:rsid w:val="00F6101E"/>
    <w:rsid w:val="00F610DF"/>
    <w:rsid w:val="00F63A5F"/>
    <w:rsid w:val="00F6446B"/>
    <w:rsid w:val="00F66646"/>
    <w:rsid w:val="00F677DD"/>
    <w:rsid w:val="00F67B8F"/>
    <w:rsid w:val="00F703AA"/>
    <w:rsid w:val="00F721CF"/>
    <w:rsid w:val="00F72565"/>
    <w:rsid w:val="00F7798B"/>
    <w:rsid w:val="00F80772"/>
    <w:rsid w:val="00F81544"/>
    <w:rsid w:val="00F81821"/>
    <w:rsid w:val="00F8195C"/>
    <w:rsid w:val="00F839D1"/>
    <w:rsid w:val="00F849D4"/>
    <w:rsid w:val="00F84FF5"/>
    <w:rsid w:val="00F85426"/>
    <w:rsid w:val="00F8543C"/>
    <w:rsid w:val="00F86E0E"/>
    <w:rsid w:val="00F87077"/>
    <w:rsid w:val="00F926F7"/>
    <w:rsid w:val="00F92CD6"/>
    <w:rsid w:val="00F92E2A"/>
    <w:rsid w:val="00F95337"/>
    <w:rsid w:val="00F9755E"/>
    <w:rsid w:val="00F97BFE"/>
    <w:rsid w:val="00FA1A86"/>
    <w:rsid w:val="00FA42F2"/>
    <w:rsid w:val="00FA5524"/>
    <w:rsid w:val="00FA5612"/>
    <w:rsid w:val="00FA5929"/>
    <w:rsid w:val="00FA6A19"/>
    <w:rsid w:val="00FB29A0"/>
    <w:rsid w:val="00FB348E"/>
    <w:rsid w:val="00FB5310"/>
    <w:rsid w:val="00FB6E2A"/>
    <w:rsid w:val="00FB6FAE"/>
    <w:rsid w:val="00FB7367"/>
    <w:rsid w:val="00FC02B9"/>
    <w:rsid w:val="00FC0E1F"/>
    <w:rsid w:val="00FC3988"/>
    <w:rsid w:val="00FC5E32"/>
    <w:rsid w:val="00FC6183"/>
    <w:rsid w:val="00FC67C5"/>
    <w:rsid w:val="00FC6B36"/>
    <w:rsid w:val="00FC7D90"/>
    <w:rsid w:val="00FD13E7"/>
    <w:rsid w:val="00FD2394"/>
    <w:rsid w:val="00FD23AD"/>
    <w:rsid w:val="00FD2683"/>
    <w:rsid w:val="00FD2E60"/>
    <w:rsid w:val="00FD31AE"/>
    <w:rsid w:val="00FD603D"/>
    <w:rsid w:val="00FD6172"/>
    <w:rsid w:val="00FD64A3"/>
    <w:rsid w:val="00FD675E"/>
    <w:rsid w:val="00FD7D5C"/>
    <w:rsid w:val="00FE08D2"/>
    <w:rsid w:val="00FE0BBB"/>
    <w:rsid w:val="00FE0F9A"/>
    <w:rsid w:val="00FE11BD"/>
    <w:rsid w:val="00FE2F3A"/>
    <w:rsid w:val="00FE35DF"/>
    <w:rsid w:val="00FE3B32"/>
    <w:rsid w:val="00FE4102"/>
    <w:rsid w:val="00FE49B8"/>
    <w:rsid w:val="00FE4EAB"/>
    <w:rsid w:val="00FE5F70"/>
    <w:rsid w:val="00FE6776"/>
    <w:rsid w:val="00FF0509"/>
    <w:rsid w:val="00FF364B"/>
    <w:rsid w:val="00FF6103"/>
    <w:rsid w:val="00FF7A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C0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2A7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7367"/>
    <w:rPr>
      <w:color w:val="808080"/>
    </w:rPr>
  </w:style>
  <w:style w:type="paragraph" w:styleId="a4">
    <w:name w:val="List Paragraph"/>
    <w:basedOn w:val="a"/>
    <w:uiPriority w:val="34"/>
    <w:qFormat/>
    <w:rsid w:val="00FB7367"/>
    <w:pPr>
      <w:ind w:leftChars="400" w:left="800"/>
    </w:pPr>
  </w:style>
  <w:style w:type="character" w:styleId="a5">
    <w:name w:val="annotation reference"/>
    <w:basedOn w:val="a0"/>
    <w:uiPriority w:val="99"/>
    <w:semiHidden/>
    <w:unhideWhenUsed/>
    <w:rsid w:val="00FB7367"/>
    <w:rPr>
      <w:sz w:val="18"/>
      <w:szCs w:val="18"/>
    </w:rPr>
  </w:style>
  <w:style w:type="paragraph" w:styleId="a6">
    <w:name w:val="annotation text"/>
    <w:basedOn w:val="a"/>
    <w:link w:val="Char"/>
    <w:uiPriority w:val="99"/>
    <w:unhideWhenUsed/>
    <w:rsid w:val="00FB7367"/>
    <w:pPr>
      <w:jc w:val="left"/>
    </w:pPr>
  </w:style>
  <w:style w:type="character" w:customStyle="1" w:styleId="Char">
    <w:name w:val="메모 텍스트 Char"/>
    <w:basedOn w:val="a0"/>
    <w:link w:val="a6"/>
    <w:uiPriority w:val="99"/>
    <w:rsid w:val="00FB7367"/>
  </w:style>
  <w:style w:type="paragraph" w:styleId="a7">
    <w:name w:val="annotation subject"/>
    <w:basedOn w:val="a6"/>
    <w:next w:val="a6"/>
    <w:link w:val="Char0"/>
    <w:uiPriority w:val="99"/>
    <w:semiHidden/>
    <w:unhideWhenUsed/>
    <w:rsid w:val="00FB7367"/>
    <w:rPr>
      <w:b/>
      <w:bCs/>
    </w:rPr>
  </w:style>
  <w:style w:type="character" w:customStyle="1" w:styleId="Char0">
    <w:name w:val="메모 주제 Char"/>
    <w:basedOn w:val="Char"/>
    <w:link w:val="a7"/>
    <w:uiPriority w:val="99"/>
    <w:semiHidden/>
    <w:rsid w:val="00FB7367"/>
    <w:rPr>
      <w:b/>
      <w:bCs/>
    </w:rPr>
  </w:style>
  <w:style w:type="paragraph" w:styleId="a8">
    <w:name w:val="Balloon Text"/>
    <w:basedOn w:val="a"/>
    <w:link w:val="Char1"/>
    <w:uiPriority w:val="99"/>
    <w:semiHidden/>
    <w:unhideWhenUsed/>
    <w:rsid w:val="00FB7367"/>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FB7367"/>
    <w:rPr>
      <w:rFonts w:asciiTheme="majorHAnsi" w:eastAsiaTheme="majorEastAsia" w:hAnsiTheme="majorHAnsi" w:cstheme="majorBidi"/>
      <w:sz w:val="18"/>
      <w:szCs w:val="18"/>
    </w:rPr>
  </w:style>
  <w:style w:type="paragraph" w:styleId="a9">
    <w:name w:val="header"/>
    <w:basedOn w:val="a"/>
    <w:link w:val="Char2"/>
    <w:uiPriority w:val="99"/>
    <w:unhideWhenUsed/>
    <w:rsid w:val="00FB7367"/>
    <w:pPr>
      <w:tabs>
        <w:tab w:val="center" w:pos="4513"/>
        <w:tab w:val="right" w:pos="9026"/>
      </w:tabs>
      <w:snapToGrid w:val="0"/>
    </w:pPr>
  </w:style>
  <w:style w:type="character" w:customStyle="1" w:styleId="Char2">
    <w:name w:val="머리글 Char"/>
    <w:basedOn w:val="a0"/>
    <w:link w:val="a9"/>
    <w:uiPriority w:val="99"/>
    <w:rsid w:val="00FB7367"/>
  </w:style>
  <w:style w:type="paragraph" w:styleId="aa">
    <w:name w:val="footer"/>
    <w:basedOn w:val="a"/>
    <w:link w:val="Char3"/>
    <w:uiPriority w:val="99"/>
    <w:unhideWhenUsed/>
    <w:rsid w:val="00FB7367"/>
    <w:pPr>
      <w:tabs>
        <w:tab w:val="center" w:pos="4513"/>
        <w:tab w:val="right" w:pos="9026"/>
      </w:tabs>
      <w:snapToGrid w:val="0"/>
    </w:pPr>
  </w:style>
  <w:style w:type="character" w:customStyle="1" w:styleId="Char3">
    <w:name w:val="바닥글 Char"/>
    <w:basedOn w:val="a0"/>
    <w:link w:val="aa"/>
    <w:uiPriority w:val="99"/>
    <w:rsid w:val="00FB7367"/>
  </w:style>
  <w:style w:type="table" w:styleId="ab">
    <w:name w:val="Table Grid"/>
    <w:basedOn w:val="a1"/>
    <w:uiPriority w:val="39"/>
    <w:rsid w:val="00FB7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line number"/>
    <w:basedOn w:val="a0"/>
    <w:uiPriority w:val="99"/>
    <w:semiHidden/>
    <w:unhideWhenUsed/>
    <w:rsid w:val="00FB7367"/>
  </w:style>
  <w:style w:type="character" w:styleId="ad">
    <w:name w:val="Hyperlink"/>
    <w:basedOn w:val="a0"/>
    <w:uiPriority w:val="99"/>
    <w:unhideWhenUsed/>
    <w:rsid w:val="00FB7367"/>
    <w:rPr>
      <w:color w:val="0563C1" w:themeColor="hyperlink"/>
      <w:u w:val="single"/>
    </w:rPr>
  </w:style>
  <w:style w:type="character" w:customStyle="1" w:styleId="apple-converted-space">
    <w:name w:val="apple-converted-space"/>
    <w:basedOn w:val="a0"/>
    <w:rsid w:val="00FB7367"/>
  </w:style>
  <w:style w:type="paragraph" w:styleId="3">
    <w:name w:val="Body Text Indent 3"/>
    <w:basedOn w:val="a"/>
    <w:link w:val="3Char"/>
    <w:unhideWhenUsed/>
    <w:rsid w:val="00FB7367"/>
    <w:pPr>
      <w:spacing w:after="0" w:line="240" w:lineRule="auto"/>
      <w:ind w:firstLine="800"/>
    </w:pPr>
    <w:rPr>
      <w:rFonts w:ascii="Times New Roman" w:eastAsia="바탕" w:hAnsi="Times New Roman" w:cs="Times New Roman"/>
      <w:b/>
      <w:bCs/>
      <w:sz w:val="24"/>
      <w:szCs w:val="24"/>
    </w:rPr>
  </w:style>
  <w:style w:type="character" w:customStyle="1" w:styleId="3Char">
    <w:name w:val="본문 들여쓰기 3 Char"/>
    <w:basedOn w:val="a0"/>
    <w:link w:val="3"/>
    <w:rsid w:val="00FB7367"/>
    <w:rPr>
      <w:rFonts w:ascii="Times New Roman" w:eastAsia="바탕" w:hAnsi="Times New Roman" w:cs="Times New Roman"/>
      <w:b/>
      <w:bCs/>
      <w:sz w:val="24"/>
      <w:szCs w:val="24"/>
    </w:rPr>
  </w:style>
  <w:style w:type="paragraph" w:customStyle="1" w:styleId="ABSTRACTTITLE">
    <w:name w:val="ABSTRACT TITLE"/>
    <w:rsid w:val="00FB7367"/>
    <w:pPr>
      <w:keepNext/>
      <w:keepLines/>
      <w:spacing w:after="120" w:line="320" w:lineRule="exact"/>
      <w:jc w:val="center"/>
    </w:pPr>
    <w:rPr>
      <w:rFonts w:ascii="Times" w:eastAsia="맑은 고딕" w:hAnsi="Times" w:cs="Times New Roman"/>
      <w:b/>
      <w:noProof/>
      <w:kern w:val="0"/>
      <w:sz w:val="28"/>
      <w:szCs w:val="20"/>
      <w:lang w:val="en-GB" w:eastAsia="en-US"/>
    </w:rPr>
  </w:style>
  <w:style w:type="paragraph" w:customStyle="1" w:styleId="ADDRESS">
    <w:name w:val="ADDRESS"/>
    <w:rsid w:val="00FB7367"/>
    <w:pPr>
      <w:spacing w:after="0" w:line="220" w:lineRule="exact"/>
      <w:ind w:left="284" w:hanging="284"/>
      <w:jc w:val="left"/>
    </w:pPr>
    <w:rPr>
      <w:rFonts w:ascii="Times" w:eastAsia="맑은 고딕" w:hAnsi="Times" w:cs="Times New Roman"/>
      <w:noProof/>
      <w:kern w:val="0"/>
      <w:sz w:val="18"/>
      <w:szCs w:val="20"/>
      <w:lang w:val="en-GB" w:eastAsia="en-US"/>
    </w:rPr>
  </w:style>
  <w:style w:type="table" w:customStyle="1" w:styleId="21">
    <w:name w:val="일반 표 21"/>
    <w:basedOn w:val="a1"/>
    <w:uiPriority w:val="42"/>
    <w:rsid w:val="00FB736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Revision"/>
    <w:hidden/>
    <w:uiPriority w:val="99"/>
    <w:semiHidden/>
    <w:rsid w:val="00FB7367"/>
    <w:pPr>
      <w:spacing w:after="0" w:line="240" w:lineRule="auto"/>
      <w:jc w:val="left"/>
    </w:pPr>
  </w:style>
  <w:style w:type="paragraph" w:styleId="af">
    <w:name w:val="Document Map"/>
    <w:basedOn w:val="a"/>
    <w:link w:val="Char4"/>
    <w:uiPriority w:val="99"/>
    <w:semiHidden/>
    <w:unhideWhenUsed/>
    <w:rsid w:val="00571D61"/>
    <w:pPr>
      <w:spacing w:after="0" w:line="240" w:lineRule="auto"/>
    </w:pPr>
    <w:rPr>
      <w:rFonts w:ascii="Lucida Grande" w:hAnsi="Lucida Grande" w:cs="Lucida Grande"/>
      <w:sz w:val="24"/>
      <w:szCs w:val="24"/>
    </w:rPr>
  </w:style>
  <w:style w:type="character" w:customStyle="1" w:styleId="Char4">
    <w:name w:val="문서 구조 Char"/>
    <w:basedOn w:val="a0"/>
    <w:link w:val="af"/>
    <w:uiPriority w:val="99"/>
    <w:semiHidden/>
    <w:rsid w:val="00571D61"/>
    <w:rPr>
      <w:rFonts w:ascii="Lucida Grande" w:hAnsi="Lucida Grande" w:cs="Lucida Grande"/>
      <w:sz w:val="24"/>
      <w:szCs w:val="24"/>
    </w:rPr>
  </w:style>
  <w:style w:type="character" w:customStyle="1" w:styleId="fontstyle01">
    <w:name w:val="fontstyle01"/>
    <w:basedOn w:val="a0"/>
    <w:rsid w:val="00F849D4"/>
    <w:rPr>
      <w:rFonts w:ascii="NimbusRomNo9L-Regu" w:hAnsi="NimbusRomNo9L-Regu" w:hint="default"/>
      <w:b w:val="0"/>
      <w:bCs w:val="0"/>
      <w:i w:val="0"/>
      <w:iCs w:val="0"/>
      <w:color w:val="000000"/>
      <w:sz w:val="20"/>
      <w:szCs w:val="20"/>
    </w:rPr>
  </w:style>
  <w:style w:type="character" w:customStyle="1" w:styleId="fontstyle21">
    <w:name w:val="fontstyle21"/>
    <w:basedOn w:val="a0"/>
    <w:rsid w:val="00E81028"/>
    <w:rPr>
      <w:rFonts w:ascii="TimesNewRoman" w:hAnsi="TimesNewRoman" w:hint="default"/>
      <w:b w:val="0"/>
      <w:bCs w:val="0"/>
      <w:i/>
      <w:iCs/>
      <w:color w:val="000000"/>
      <w:sz w:val="24"/>
      <w:szCs w:val="24"/>
    </w:rPr>
  </w:style>
  <w:style w:type="character" w:customStyle="1" w:styleId="fontstyle31">
    <w:name w:val="fontstyle31"/>
    <w:basedOn w:val="a0"/>
    <w:rsid w:val="00010EC1"/>
    <w:rPr>
      <w:rFonts w:ascii="CMMI10" w:hAnsi="CMMI10" w:hint="default"/>
      <w:b w:val="0"/>
      <w:bCs w:val="0"/>
      <w:i w:val="0"/>
      <w:iCs w:val="0"/>
      <w:color w:val="000000"/>
      <w:sz w:val="22"/>
      <w:szCs w:val="22"/>
    </w:rPr>
  </w:style>
  <w:style w:type="character" w:customStyle="1" w:styleId="fontstyle41">
    <w:name w:val="fontstyle41"/>
    <w:basedOn w:val="a0"/>
    <w:rsid w:val="00010EC1"/>
    <w:rPr>
      <w:rFonts w:ascii="Times-Italic" w:hAnsi="Times-Italic" w:hint="default"/>
      <w:b w:val="0"/>
      <w:bCs w:val="0"/>
      <w:i/>
      <w:iCs/>
      <w:color w:val="000000"/>
      <w:sz w:val="22"/>
      <w:szCs w:val="22"/>
    </w:rPr>
  </w:style>
  <w:style w:type="character" w:customStyle="1" w:styleId="fontstyle51">
    <w:name w:val="fontstyle51"/>
    <w:basedOn w:val="a0"/>
    <w:rsid w:val="00010EC1"/>
    <w:rPr>
      <w:rFonts w:ascii="CMMI8" w:hAnsi="CMMI8" w:hint="default"/>
      <w:b w:val="0"/>
      <w:bCs w:val="0"/>
      <w:i w:val="0"/>
      <w:iCs w:val="0"/>
      <w:color w:val="000000"/>
      <w:sz w:val="16"/>
      <w:szCs w:val="16"/>
    </w:rPr>
  </w:style>
  <w:style w:type="character" w:customStyle="1" w:styleId="fontstyle61">
    <w:name w:val="fontstyle61"/>
    <w:basedOn w:val="a0"/>
    <w:rsid w:val="00010EC1"/>
    <w:rPr>
      <w:rFonts w:ascii="CMR8" w:hAnsi="CMR8" w:hint="default"/>
      <w:b w:val="0"/>
      <w:bCs w:val="0"/>
      <w:i w:val="0"/>
      <w:iCs w:val="0"/>
      <w:color w:val="000000"/>
      <w:sz w:val="16"/>
      <w:szCs w:val="16"/>
    </w:rPr>
  </w:style>
  <w:style w:type="character" w:customStyle="1" w:styleId="fontstyle71">
    <w:name w:val="fontstyle71"/>
    <w:basedOn w:val="a0"/>
    <w:rsid w:val="008F65A3"/>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818335">
      <w:bodyDiv w:val="1"/>
      <w:marLeft w:val="0"/>
      <w:marRight w:val="0"/>
      <w:marTop w:val="0"/>
      <w:marBottom w:val="0"/>
      <w:divBdr>
        <w:top w:val="none" w:sz="0" w:space="0" w:color="auto"/>
        <w:left w:val="none" w:sz="0" w:space="0" w:color="auto"/>
        <w:bottom w:val="none" w:sz="0" w:space="0" w:color="auto"/>
        <w:right w:val="none" w:sz="0" w:space="0" w:color="auto"/>
      </w:divBdr>
      <w:divsChild>
        <w:div w:id="1166629166">
          <w:marLeft w:val="0"/>
          <w:marRight w:val="0"/>
          <w:marTop w:val="0"/>
          <w:marBottom w:val="0"/>
          <w:divBdr>
            <w:top w:val="none" w:sz="0" w:space="0" w:color="auto"/>
            <w:left w:val="none" w:sz="0" w:space="0" w:color="auto"/>
            <w:bottom w:val="none" w:sz="0" w:space="0" w:color="auto"/>
            <w:right w:val="none" w:sz="0" w:space="0" w:color="auto"/>
          </w:divBdr>
        </w:div>
      </w:divsChild>
    </w:div>
    <w:div w:id="1927572239">
      <w:bodyDiv w:val="1"/>
      <w:marLeft w:val="0"/>
      <w:marRight w:val="0"/>
      <w:marTop w:val="0"/>
      <w:marBottom w:val="0"/>
      <w:divBdr>
        <w:top w:val="none" w:sz="0" w:space="0" w:color="auto"/>
        <w:left w:val="none" w:sz="0" w:space="0" w:color="auto"/>
        <w:bottom w:val="none" w:sz="0" w:space="0" w:color="auto"/>
        <w:right w:val="none" w:sz="0" w:space="0" w:color="auto"/>
      </w:divBdr>
      <w:divsChild>
        <w:div w:id="1889102368">
          <w:marLeft w:val="0"/>
          <w:marRight w:val="0"/>
          <w:marTop w:val="0"/>
          <w:marBottom w:val="0"/>
          <w:divBdr>
            <w:top w:val="none" w:sz="0" w:space="0" w:color="auto"/>
            <w:left w:val="none" w:sz="0" w:space="0" w:color="auto"/>
            <w:bottom w:val="none" w:sz="0" w:space="0" w:color="auto"/>
            <w:right w:val="none" w:sz="0" w:space="0" w:color="auto"/>
          </w:divBdr>
        </w:div>
      </w:divsChild>
    </w:div>
    <w:div w:id="1984502341">
      <w:bodyDiv w:val="1"/>
      <w:marLeft w:val="0"/>
      <w:marRight w:val="0"/>
      <w:marTop w:val="0"/>
      <w:marBottom w:val="0"/>
      <w:divBdr>
        <w:top w:val="none" w:sz="0" w:space="0" w:color="auto"/>
        <w:left w:val="none" w:sz="0" w:space="0" w:color="auto"/>
        <w:bottom w:val="none" w:sz="0" w:space="0" w:color="auto"/>
        <w:right w:val="none" w:sz="0" w:space="0" w:color="auto"/>
      </w:divBdr>
      <w:divsChild>
        <w:div w:id="862284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0B6C84BD5EC0294EA4072809327C0FE6" ma:contentTypeVersion="4" ma:contentTypeDescription="새 문서를 만듭니다." ma:contentTypeScope="" ma:versionID="be722dd68f188d844c0faa3ddf3ab9ef">
  <xsd:schema xmlns:xsd="http://www.w3.org/2001/XMLSchema" xmlns:xs="http://www.w3.org/2001/XMLSchema" xmlns:p="http://schemas.microsoft.com/office/2006/metadata/properties" xmlns:ns2="cdc7d092-b6db-4465-bd38-6b2998a20bea" xmlns:ns3="fc18ee35-7857-46dd-80a3-05e976d0c91f" targetNamespace="http://schemas.microsoft.com/office/2006/metadata/properties" ma:root="true" ma:fieldsID="57ae1508d1a8879492b0aded6a2e5c06" ns2:_="" ns3:_="">
    <xsd:import namespace="cdc7d092-b6db-4465-bd38-6b2998a20bea"/>
    <xsd:import namespace="fc18ee35-7857-46dd-80a3-05e976d0c91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c7d092-b6db-4465-bd38-6b2998a20bea" elementFormDefault="qualified">
    <xsd:import namespace="http://schemas.microsoft.com/office/2006/documentManagement/types"/>
    <xsd:import namespace="http://schemas.microsoft.com/office/infopath/2007/PartnerControls"/>
    <xsd:element name="SharedWithUsers" ma:index="8" nillable="true" ma:displayName="공유 대상"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세부 정보 공유"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18ee35-7857-46dd-80a3-05e976d0c91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623D6-DF18-4B0E-AD8E-EDD5F91B5B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170BE8-20D7-4292-8257-4D0C93E14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c7d092-b6db-4465-bd38-6b2998a20bea"/>
    <ds:schemaRef ds:uri="fc18ee35-7857-46dd-80a3-05e976d0c9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21FCDC-E273-4DD9-9B2B-D5ABB2DCDBFC}">
  <ds:schemaRefs>
    <ds:schemaRef ds:uri="http://schemas.microsoft.com/sharepoint/v3/contenttype/forms"/>
  </ds:schemaRefs>
</ds:datastoreItem>
</file>

<file path=customXml/itemProps4.xml><?xml version="1.0" encoding="utf-8"?>
<ds:datastoreItem xmlns:ds="http://schemas.openxmlformats.org/officeDocument/2006/customXml" ds:itemID="{0752E607-8F5B-482E-AAC7-247EC289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7974</Words>
  <Characters>45457</Characters>
  <Application>Microsoft Office Word</Application>
  <DocSecurity>0</DocSecurity>
  <Lines>378</Lines>
  <Paragraphs>106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LinksUpToDate>false</LinksUpToDate>
  <CharactersWithSpaces>53325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2018-05-27T23:33:00Z</cp:lastPrinted>
  <dcterms:created xsi:type="dcterms:W3CDTF">2018-11-28T23:43:00Z</dcterms:created>
  <dcterms:modified xsi:type="dcterms:W3CDTF">2018-11-29T03:33:00Z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0x0101000B6C84BD5EC0294EA4072809327C0FE6</vt:lpwstr>
  </property>
</Properties>
</file>